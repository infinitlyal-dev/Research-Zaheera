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3B39" w14:textId="3D5D93CE" w:rsidR="008F296B" w:rsidRDefault="008F296B" w:rsidP="008F296B">
      <w:pPr>
        <w:jc w:val="both"/>
        <w:rPr>
          <w:rFonts w:ascii="Arial" w:eastAsia="Arial" w:hAnsi="Arial" w:cs="Arial"/>
          <w:bCs/>
          <w:sz w:val="22"/>
          <w:szCs w:val="22"/>
        </w:rPr>
      </w:pPr>
      <w:r>
        <w:rPr>
          <w:noProof/>
        </w:rPr>
        <mc:AlternateContent>
          <mc:Choice Requires="wps">
            <w:drawing>
              <wp:anchor distT="45720" distB="45720" distL="114300" distR="114300" simplePos="0" relativeHeight="251659264" behindDoc="0" locked="0" layoutInCell="1" allowOverlap="1" wp14:anchorId="49FC1123" wp14:editId="662A5A9B">
                <wp:simplePos x="0" y="0"/>
                <wp:positionH relativeFrom="margin">
                  <wp:posOffset>0</wp:posOffset>
                </wp:positionH>
                <wp:positionV relativeFrom="paragraph">
                  <wp:posOffset>0</wp:posOffset>
                </wp:positionV>
                <wp:extent cx="5996940" cy="9098280"/>
                <wp:effectExtent l="0" t="0" r="3810" b="7620"/>
                <wp:wrapSquare wrapText="bothSides"/>
                <wp:docPr id="13676788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9098280"/>
                        </a:xfrm>
                        <a:prstGeom prst="rect">
                          <a:avLst/>
                        </a:prstGeom>
                        <a:solidFill>
                          <a:srgbClr val="FFFFFF"/>
                        </a:solidFill>
                        <a:ln w="9525">
                          <a:solidFill>
                            <a:srgbClr val="000000"/>
                          </a:solidFill>
                          <a:miter lim="800000"/>
                          <a:headEnd/>
                          <a:tailEnd/>
                        </a:ln>
                      </wps:spPr>
                      <wps:txbx>
                        <w:txbxContent>
                          <w:p w14:paraId="395548BF" w14:textId="77777777" w:rsidR="008F296B" w:rsidRDefault="008F296B" w:rsidP="008F296B">
                            <w:pPr>
                              <w:tabs>
                                <w:tab w:val="left" w:pos="1134"/>
                              </w:tabs>
                              <w:spacing w:line="360" w:lineRule="auto"/>
                              <w:jc w:val="center"/>
                              <w:rPr>
                                <w:rFonts w:ascii="Arial" w:hAnsi="Arial" w:cs="Arial"/>
                                <w:b/>
                                <w:bCs/>
                                <w:sz w:val="22"/>
                                <w:szCs w:val="22"/>
                              </w:rPr>
                            </w:pPr>
                          </w:p>
                          <w:p w14:paraId="17D4AA12" w14:textId="77777777" w:rsidR="008F296B" w:rsidRDefault="008F296B" w:rsidP="008F296B">
                            <w:pPr>
                              <w:tabs>
                                <w:tab w:val="left" w:pos="1134"/>
                              </w:tabs>
                              <w:spacing w:line="360" w:lineRule="auto"/>
                              <w:jc w:val="center"/>
                              <w:rPr>
                                <w:rFonts w:ascii="Arial" w:hAnsi="Arial" w:cs="Arial"/>
                                <w:b/>
                                <w:bCs/>
                                <w:sz w:val="22"/>
                                <w:szCs w:val="22"/>
                              </w:rPr>
                            </w:pPr>
                          </w:p>
                          <w:p w14:paraId="2A2D43B3" w14:textId="77777777" w:rsidR="00CF02F9" w:rsidRDefault="00CF02F9" w:rsidP="008F296B">
                            <w:pPr>
                              <w:spacing w:line="360" w:lineRule="auto"/>
                              <w:jc w:val="center"/>
                              <w:rPr>
                                <w:rFonts w:ascii="Arial" w:hAnsi="Arial" w:cs="Arial"/>
                                <w:b/>
                                <w:bCs/>
                                <w:sz w:val="28"/>
                                <w:szCs w:val="28"/>
                              </w:rPr>
                            </w:pPr>
                          </w:p>
                          <w:p w14:paraId="62D36397" w14:textId="0F28C57F" w:rsidR="008F296B" w:rsidRPr="00E432C8" w:rsidRDefault="008F296B" w:rsidP="008F296B">
                            <w:pPr>
                              <w:spacing w:line="360" w:lineRule="auto"/>
                              <w:jc w:val="center"/>
                              <w:rPr>
                                <w:rFonts w:ascii="Arial" w:hAnsi="Arial" w:cs="Arial"/>
                                <w:b/>
                                <w:bCs/>
                                <w:sz w:val="28"/>
                                <w:szCs w:val="28"/>
                              </w:rPr>
                            </w:pPr>
                            <w:r w:rsidRPr="00E432C8">
                              <w:rPr>
                                <w:rFonts w:ascii="Arial" w:hAnsi="Arial" w:cs="Arial"/>
                                <w:b/>
                                <w:bCs/>
                                <w:sz w:val="28"/>
                                <w:szCs w:val="28"/>
                              </w:rPr>
                              <w:t>C</w:t>
                            </w:r>
                            <w:r>
                              <w:rPr>
                                <w:rFonts w:ascii="Arial" w:hAnsi="Arial" w:cs="Arial"/>
                                <w:b/>
                                <w:bCs/>
                                <w:sz w:val="28"/>
                                <w:szCs w:val="28"/>
                              </w:rPr>
                              <w:t>O-PRODUCTION AND COLLABORATION AGREEMENT</w:t>
                            </w:r>
                          </w:p>
                          <w:p w14:paraId="62A0950F" w14:textId="77777777" w:rsidR="008F296B" w:rsidRDefault="008F296B" w:rsidP="008F296B">
                            <w:pPr>
                              <w:spacing w:line="360" w:lineRule="auto"/>
                              <w:jc w:val="center"/>
                              <w:rPr>
                                <w:rFonts w:ascii="Arial" w:hAnsi="Arial" w:cs="Arial"/>
                                <w:sz w:val="22"/>
                                <w:szCs w:val="22"/>
                              </w:rPr>
                            </w:pPr>
                            <w:r w:rsidRPr="00801681">
                              <w:rPr>
                                <w:rFonts w:ascii="Arial" w:hAnsi="Arial" w:cs="Arial"/>
                              </w:rPr>
                              <w:t>“</w:t>
                            </w:r>
                            <w:r w:rsidRPr="000A055E">
                              <w:rPr>
                                <w:rFonts w:ascii="Arial" w:hAnsi="Arial" w:cs="Arial"/>
                                <w:b/>
                                <w:bCs/>
                                <w:i/>
                                <w:iCs/>
                              </w:rPr>
                              <w:t>Zaheera Boomgaard Documentary</w:t>
                            </w:r>
                            <w:r w:rsidRPr="00801681">
                              <w:rPr>
                                <w:rFonts w:ascii="Arial" w:hAnsi="Arial" w:cs="Arial"/>
                                <w:b/>
                                <w:bCs/>
                                <w:i/>
                                <w:iCs/>
                              </w:rPr>
                              <w:t>”</w:t>
                            </w:r>
                            <w:r w:rsidRPr="00E432C8">
                              <w:rPr>
                                <w:rFonts w:ascii="Arial" w:hAnsi="Arial" w:cs="Arial"/>
                                <w:sz w:val="22"/>
                                <w:szCs w:val="22"/>
                              </w:rPr>
                              <w:t xml:space="preserve"> </w:t>
                            </w:r>
                          </w:p>
                          <w:p w14:paraId="45834E4B" w14:textId="77777777" w:rsidR="008F296B" w:rsidRDefault="008F296B" w:rsidP="008F296B">
                            <w:pPr>
                              <w:spacing w:line="360" w:lineRule="auto"/>
                              <w:jc w:val="center"/>
                              <w:rPr>
                                <w:rFonts w:ascii="Arial" w:hAnsi="Arial" w:cs="Arial"/>
                                <w:sz w:val="22"/>
                                <w:szCs w:val="22"/>
                              </w:rPr>
                            </w:pPr>
                            <w:r w:rsidRPr="00E432C8">
                              <w:rPr>
                                <w:rFonts w:ascii="Arial" w:hAnsi="Arial" w:cs="Arial"/>
                                <w:sz w:val="22"/>
                                <w:szCs w:val="22"/>
                              </w:rPr>
                              <w:t>(</w:t>
                            </w:r>
                            <w:r w:rsidRPr="00E432C8">
                              <w:rPr>
                                <w:rFonts w:ascii="Arial" w:hAnsi="Arial" w:cs="Arial"/>
                                <w:b/>
                                <w:bCs/>
                                <w:sz w:val="22"/>
                                <w:szCs w:val="22"/>
                              </w:rPr>
                              <w:t>“Project”</w:t>
                            </w:r>
                            <w:r w:rsidRPr="00E432C8">
                              <w:rPr>
                                <w:rFonts w:ascii="Arial" w:hAnsi="Arial" w:cs="Arial"/>
                                <w:sz w:val="22"/>
                                <w:szCs w:val="22"/>
                              </w:rPr>
                              <w:t>)</w:t>
                            </w:r>
                          </w:p>
                          <w:p w14:paraId="595F7806" w14:textId="77777777" w:rsidR="008F296B" w:rsidRPr="00E432C8" w:rsidRDefault="008F296B" w:rsidP="008F296B">
                            <w:pPr>
                              <w:spacing w:line="360" w:lineRule="auto"/>
                              <w:jc w:val="center"/>
                              <w:rPr>
                                <w:rFonts w:ascii="Arial" w:hAnsi="Arial" w:cs="Arial"/>
                                <w:sz w:val="22"/>
                                <w:szCs w:val="22"/>
                              </w:rPr>
                            </w:pPr>
                          </w:p>
                          <w:p w14:paraId="3E8C63C8" w14:textId="1C4B487E" w:rsidR="008F296B" w:rsidRPr="00801681" w:rsidRDefault="008F296B" w:rsidP="008F296B">
                            <w:pPr>
                              <w:spacing w:line="360" w:lineRule="auto"/>
                              <w:jc w:val="both"/>
                              <w:rPr>
                                <w:rFonts w:ascii="Arial" w:hAnsi="Arial" w:cs="Arial"/>
                                <w:b/>
                                <w:bCs/>
                                <w:sz w:val="22"/>
                                <w:szCs w:val="22"/>
                              </w:rPr>
                            </w:pPr>
                            <w:r w:rsidRPr="00801681">
                              <w:rPr>
                                <w:rFonts w:ascii="Arial" w:hAnsi="Arial" w:cs="Arial"/>
                                <w:sz w:val="22"/>
                                <w:szCs w:val="22"/>
                              </w:rPr>
                              <w:br/>
                            </w:r>
                          </w:p>
                          <w:p w14:paraId="2ADCD530" w14:textId="290B7B31" w:rsidR="008F296B" w:rsidRPr="00801681" w:rsidRDefault="008F296B" w:rsidP="008F296B">
                            <w:pPr>
                              <w:spacing w:line="360" w:lineRule="auto"/>
                              <w:jc w:val="center"/>
                              <w:rPr>
                                <w:rFonts w:ascii="Arial" w:hAnsi="Arial" w:cs="Arial"/>
                                <w:sz w:val="22"/>
                                <w:szCs w:val="22"/>
                              </w:rPr>
                            </w:pPr>
                            <w:r w:rsidRPr="00801681">
                              <w:rPr>
                                <w:rFonts w:ascii="Arial" w:hAnsi="Arial" w:cs="Arial"/>
                                <w:b/>
                                <w:bCs/>
                                <w:sz w:val="22"/>
                                <w:szCs w:val="22"/>
                              </w:rPr>
                              <w:t xml:space="preserve">INFINITY FILMS (PTY) LTD </w:t>
                            </w:r>
                            <w:del w:id="0" w:author="Elsabe Viljoen" w:date="2025-12-11T12:47:00Z" w16du:dateUtc="2025-12-11T10:47:00Z">
                              <w:r w:rsidRPr="00801681" w:rsidDel="00547089">
                                <w:rPr>
                                  <w:rFonts w:ascii="Arial" w:hAnsi="Arial" w:cs="Arial"/>
                                  <w:b/>
                                  <w:bCs/>
                                  <w:sz w:val="22"/>
                                  <w:szCs w:val="22"/>
                                </w:rPr>
                                <w:delText>t/a TUISKOMS 2</w:delText>
                              </w:r>
                            </w:del>
                          </w:p>
                          <w:p w14:paraId="74EB4AA1"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b/>
                                <w:bCs/>
                                <w:sz w:val="22"/>
                                <w:szCs w:val="22"/>
                              </w:rPr>
                              <w:t>REGISTRATION NO. 2014/263850/07</w:t>
                            </w:r>
                          </w:p>
                          <w:p w14:paraId="019B0B89"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Address: 23 Mountain Silver Drive</w:t>
                            </w:r>
                          </w:p>
                          <w:p w14:paraId="341642CA"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Welgevonden,</w:t>
                            </w:r>
                          </w:p>
                          <w:p w14:paraId="550D05D1"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Stellenbosch</w:t>
                            </w:r>
                          </w:p>
                          <w:p w14:paraId="7A230B7F" w14:textId="77777777" w:rsidR="008F296B" w:rsidRPr="00801681" w:rsidRDefault="008F296B" w:rsidP="008F296B">
                            <w:pPr>
                              <w:spacing w:line="360" w:lineRule="auto"/>
                              <w:jc w:val="center"/>
                              <w:rPr>
                                <w:rFonts w:ascii="Arial" w:hAnsi="Arial" w:cs="Arial"/>
                                <w:sz w:val="22"/>
                                <w:szCs w:val="22"/>
                              </w:rPr>
                            </w:pPr>
                          </w:p>
                          <w:p w14:paraId="2D7CFC7A" w14:textId="77777777" w:rsidR="008F296B" w:rsidRPr="00801681" w:rsidRDefault="008F296B" w:rsidP="008F296B">
                            <w:pPr>
                              <w:spacing w:line="360" w:lineRule="auto"/>
                              <w:jc w:val="center"/>
                              <w:rPr>
                                <w:rFonts w:ascii="Arial" w:hAnsi="Arial" w:cs="Arial"/>
                                <w:b/>
                                <w:bCs/>
                                <w:sz w:val="22"/>
                                <w:szCs w:val="22"/>
                              </w:rPr>
                            </w:pPr>
                            <w:r w:rsidRPr="00801681">
                              <w:rPr>
                                <w:rFonts w:ascii="Arial" w:hAnsi="Arial" w:cs="Arial"/>
                                <w:b/>
                                <w:bCs/>
                                <w:sz w:val="22"/>
                                <w:szCs w:val="22"/>
                              </w:rPr>
                              <w:t>And</w:t>
                            </w:r>
                          </w:p>
                          <w:p w14:paraId="2EEE992E" w14:textId="77777777" w:rsidR="008F296B" w:rsidRDefault="008F296B" w:rsidP="008F296B">
                            <w:pPr>
                              <w:spacing w:line="360" w:lineRule="auto"/>
                              <w:jc w:val="center"/>
                              <w:rPr>
                                <w:rFonts w:ascii="Arial" w:hAnsi="Arial" w:cs="Arial"/>
                                <w:b/>
                                <w:bCs/>
                                <w:sz w:val="22"/>
                                <w:szCs w:val="22"/>
                              </w:rPr>
                            </w:pPr>
                            <w:r w:rsidRPr="00801681">
                              <w:rPr>
                                <w:rFonts w:ascii="Arial" w:hAnsi="Arial" w:cs="Arial"/>
                                <w:sz w:val="22"/>
                                <w:szCs w:val="22"/>
                              </w:rPr>
                              <w:br/>
                            </w:r>
                            <w:r w:rsidRPr="000A055E">
                              <w:rPr>
                                <w:rFonts w:ascii="Arial" w:hAnsi="Arial" w:cs="Arial"/>
                                <w:b/>
                                <w:bCs/>
                                <w:sz w:val="22"/>
                                <w:szCs w:val="22"/>
                              </w:rPr>
                              <w:t>IDEA</w:t>
                            </w:r>
                            <w:r>
                              <w:rPr>
                                <w:rFonts w:ascii="Arial" w:hAnsi="Arial" w:cs="Arial"/>
                                <w:b/>
                                <w:bCs/>
                                <w:sz w:val="22"/>
                                <w:szCs w:val="22"/>
                              </w:rPr>
                              <w:t xml:space="preserve"> </w:t>
                            </w:r>
                            <w:r w:rsidRPr="000A055E">
                              <w:rPr>
                                <w:rFonts w:ascii="Arial" w:hAnsi="Arial" w:cs="Arial"/>
                                <w:b/>
                                <w:bCs/>
                                <w:sz w:val="22"/>
                                <w:szCs w:val="22"/>
                              </w:rPr>
                              <w:t>CANDY (PTY) LTD</w:t>
                            </w:r>
                          </w:p>
                          <w:p w14:paraId="127750C8" w14:textId="77777777" w:rsidR="008F296B" w:rsidRPr="000A055E" w:rsidRDefault="008F296B" w:rsidP="008F296B">
                            <w:pPr>
                              <w:spacing w:line="360" w:lineRule="auto"/>
                              <w:jc w:val="center"/>
                              <w:rPr>
                                <w:rFonts w:ascii="Arial" w:hAnsi="Arial" w:cs="Arial"/>
                                <w:sz w:val="22"/>
                                <w:szCs w:val="22"/>
                              </w:rPr>
                            </w:pPr>
                            <w:r w:rsidRPr="00801681">
                              <w:rPr>
                                <w:rFonts w:ascii="Arial" w:hAnsi="Arial" w:cs="Arial"/>
                                <w:b/>
                                <w:bCs/>
                                <w:sz w:val="22"/>
                                <w:szCs w:val="22"/>
                              </w:rPr>
                              <w:t>REGISTRATION NO.</w:t>
                            </w:r>
                            <w:r>
                              <w:rPr>
                                <w:rFonts w:ascii="Arial" w:hAnsi="Arial" w:cs="Arial"/>
                                <w:b/>
                                <w:bCs/>
                                <w:sz w:val="22"/>
                                <w:szCs w:val="22"/>
                              </w:rPr>
                              <w:t xml:space="preserve"> 2015/046121/07</w:t>
                            </w:r>
                          </w:p>
                          <w:p w14:paraId="0662BEAF" w14:textId="77777777" w:rsidR="008F296B" w:rsidRPr="00E72A39" w:rsidRDefault="008F296B" w:rsidP="008F296B">
                            <w:pPr>
                              <w:spacing w:line="360" w:lineRule="auto"/>
                              <w:jc w:val="center"/>
                              <w:rPr>
                                <w:rFonts w:ascii="Arial" w:hAnsi="Arial" w:cs="Arial"/>
                                <w:sz w:val="22"/>
                                <w:szCs w:val="22"/>
                              </w:rPr>
                            </w:pPr>
                            <w:r w:rsidRPr="00E72A39">
                              <w:rPr>
                                <w:rFonts w:ascii="Arial" w:hAnsi="Arial" w:cs="Arial"/>
                                <w:sz w:val="22"/>
                                <w:szCs w:val="22"/>
                              </w:rPr>
                              <w:t>Address: Greenstone House, Stonemill Office Park</w:t>
                            </w:r>
                          </w:p>
                          <w:p w14:paraId="1539F1A1" w14:textId="77777777" w:rsidR="008F296B" w:rsidRDefault="008F296B" w:rsidP="008F296B">
                            <w:pPr>
                              <w:spacing w:line="360" w:lineRule="auto"/>
                              <w:jc w:val="center"/>
                              <w:rPr>
                                <w:rFonts w:ascii="Arial" w:hAnsi="Arial" w:cs="Arial"/>
                                <w:sz w:val="22"/>
                                <w:szCs w:val="22"/>
                              </w:rPr>
                            </w:pPr>
                            <w:r w:rsidRPr="00E72A39">
                              <w:rPr>
                                <w:rFonts w:ascii="Arial" w:hAnsi="Arial" w:cs="Arial"/>
                                <w:sz w:val="22"/>
                                <w:szCs w:val="22"/>
                              </w:rPr>
                              <w:t>300 Acacia Avenue, Randburg</w:t>
                            </w:r>
                          </w:p>
                          <w:p w14:paraId="548D307B" w14:textId="77777777" w:rsidR="008F296B" w:rsidRDefault="008F296B" w:rsidP="008F296B">
                            <w:pPr>
                              <w:tabs>
                                <w:tab w:val="left" w:pos="1134"/>
                              </w:tabs>
                              <w:spacing w:line="360" w:lineRule="auto"/>
                              <w:jc w:val="center"/>
                              <w:rPr>
                                <w:rFonts w:ascii="Arial" w:hAnsi="Arial" w:cs="Arial"/>
                                <w:b/>
                                <w:bCs/>
                                <w:sz w:val="22"/>
                                <w:szCs w:val="22"/>
                              </w:rPr>
                            </w:pPr>
                          </w:p>
                          <w:p w14:paraId="4789C483" w14:textId="77777777" w:rsidR="008F296B" w:rsidRDefault="008F296B" w:rsidP="008F296B">
                            <w:pPr>
                              <w:tabs>
                                <w:tab w:val="left" w:pos="1134"/>
                              </w:tabs>
                              <w:spacing w:line="360" w:lineRule="auto"/>
                              <w:jc w:val="center"/>
                              <w:rPr>
                                <w:rFonts w:ascii="Arial" w:hAnsi="Arial" w:cs="Arial"/>
                                <w:b/>
                                <w:bC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FC1123" id="_x0000_t202" coordsize="21600,21600" o:spt="202" path="m,l,21600r21600,l21600,xe">
                <v:stroke joinstyle="miter"/>
                <v:path gradientshapeok="t" o:connecttype="rect"/>
              </v:shapetype>
              <v:shape id="Text Box 1" o:spid="_x0000_s1026" type="#_x0000_t202" style="position:absolute;left:0;text-align:left;margin-left:0;margin-top:0;width:472.2pt;height:716.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">
                <v:textbox>
                  <w:txbxContent>
                    <w:p w14:paraId="395548BF" w14:textId="77777777" w:rsidR="008F296B" w:rsidRDefault="008F296B" w:rsidP="008F296B">
                      <w:pPr>
                        <w:tabs>
                          <w:tab w:val="left" w:pos="1134"/>
                        </w:tabs>
                        <w:spacing w:line="360" w:lineRule="auto"/>
                        <w:jc w:val="center"/>
                        <w:rPr>
                          <w:rFonts w:ascii="Arial" w:hAnsi="Arial" w:cs="Arial"/>
                          <w:b/>
                          <w:bCs/>
                          <w:sz w:val="22"/>
                          <w:szCs w:val="22"/>
                        </w:rPr>
                      </w:pPr>
                    </w:p>
                    <w:p w14:paraId="17D4AA12" w14:textId="77777777" w:rsidR="008F296B" w:rsidRDefault="008F296B" w:rsidP="008F296B">
                      <w:pPr>
                        <w:tabs>
                          <w:tab w:val="left" w:pos="1134"/>
                        </w:tabs>
                        <w:spacing w:line="360" w:lineRule="auto"/>
                        <w:jc w:val="center"/>
                        <w:rPr>
                          <w:rFonts w:ascii="Arial" w:hAnsi="Arial" w:cs="Arial"/>
                          <w:b/>
                          <w:bCs/>
                          <w:sz w:val="22"/>
                          <w:szCs w:val="22"/>
                        </w:rPr>
                      </w:pPr>
                    </w:p>
                    <w:p w14:paraId="2A2D43B3" w14:textId="77777777" w:rsidR="00CF02F9" w:rsidRDefault="00CF02F9" w:rsidP="008F296B">
                      <w:pPr>
                        <w:spacing w:line="360" w:lineRule="auto"/>
                        <w:jc w:val="center"/>
                        <w:rPr>
                          <w:rFonts w:ascii="Arial" w:hAnsi="Arial" w:cs="Arial"/>
                          <w:b/>
                          <w:bCs/>
                          <w:sz w:val="28"/>
                          <w:szCs w:val="28"/>
                        </w:rPr>
                      </w:pPr>
                    </w:p>
                    <w:p w14:paraId="62D36397" w14:textId="0F28C57F" w:rsidR="008F296B" w:rsidRPr="00E432C8" w:rsidRDefault="008F296B" w:rsidP="008F296B">
                      <w:pPr>
                        <w:spacing w:line="360" w:lineRule="auto"/>
                        <w:jc w:val="center"/>
                        <w:rPr>
                          <w:rFonts w:ascii="Arial" w:hAnsi="Arial" w:cs="Arial"/>
                          <w:b/>
                          <w:bCs/>
                          <w:sz w:val="28"/>
                          <w:szCs w:val="28"/>
                        </w:rPr>
                      </w:pPr>
                      <w:r w:rsidRPr="00E432C8">
                        <w:rPr>
                          <w:rFonts w:ascii="Arial" w:hAnsi="Arial" w:cs="Arial"/>
                          <w:b/>
                          <w:bCs/>
                          <w:sz w:val="28"/>
                          <w:szCs w:val="28"/>
                        </w:rPr>
                        <w:t>C</w:t>
                      </w:r>
                      <w:r>
                        <w:rPr>
                          <w:rFonts w:ascii="Arial" w:hAnsi="Arial" w:cs="Arial"/>
                          <w:b/>
                          <w:bCs/>
                          <w:sz w:val="28"/>
                          <w:szCs w:val="28"/>
                        </w:rPr>
                        <w:t>O-PRODUCTION AND COLLABORATION AGREEMENT</w:t>
                      </w:r>
                    </w:p>
                    <w:p w14:paraId="62A0950F" w14:textId="77777777" w:rsidR="008F296B" w:rsidRDefault="008F296B" w:rsidP="008F296B">
                      <w:pPr>
                        <w:spacing w:line="360" w:lineRule="auto"/>
                        <w:jc w:val="center"/>
                        <w:rPr>
                          <w:rFonts w:ascii="Arial" w:hAnsi="Arial" w:cs="Arial"/>
                          <w:sz w:val="22"/>
                          <w:szCs w:val="22"/>
                        </w:rPr>
                      </w:pPr>
                      <w:r w:rsidRPr="00801681">
                        <w:rPr>
                          <w:rFonts w:ascii="Arial" w:hAnsi="Arial" w:cs="Arial"/>
                        </w:rPr>
                        <w:t>“</w:t>
                      </w:r>
                      <w:r w:rsidRPr="000A055E">
                        <w:rPr>
                          <w:rFonts w:ascii="Arial" w:hAnsi="Arial" w:cs="Arial"/>
                          <w:b/>
                          <w:bCs/>
                          <w:i/>
                          <w:iCs/>
                        </w:rPr>
                        <w:t>Zaheera Boomgaard Documentary</w:t>
                      </w:r>
                      <w:r w:rsidRPr="00801681">
                        <w:rPr>
                          <w:rFonts w:ascii="Arial" w:hAnsi="Arial" w:cs="Arial"/>
                          <w:b/>
                          <w:bCs/>
                          <w:i/>
                          <w:iCs/>
                        </w:rPr>
                        <w:t>”</w:t>
                      </w:r>
                      <w:r w:rsidRPr="00E432C8">
                        <w:rPr>
                          <w:rFonts w:ascii="Arial" w:hAnsi="Arial" w:cs="Arial"/>
                          <w:sz w:val="22"/>
                          <w:szCs w:val="22"/>
                        </w:rPr>
                        <w:t xml:space="preserve"> </w:t>
                      </w:r>
                    </w:p>
                    <w:p w14:paraId="45834E4B" w14:textId="77777777" w:rsidR="008F296B" w:rsidRDefault="008F296B" w:rsidP="008F296B">
                      <w:pPr>
                        <w:spacing w:line="360" w:lineRule="auto"/>
                        <w:jc w:val="center"/>
                        <w:rPr>
                          <w:rFonts w:ascii="Arial" w:hAnsi="Arial" w:cs="Arial"/>
                          <w:sz w:val="22"/>
                          <w:szCs w:val="22"/>
                        </w:rPr>
                      </w:pPr>
                      <w:r w:rsidRPr="00E432C8">
                        <w:rPr>
                          <w:rFonts w:ascii="Arial" w:hAnsi="Arial" w:cs="Arial"/>
                          <w:sz w:val="22"/>
                          <w:szCs w:val="22"/>
                        </w:rPr>
                        <w:t>(</w:t>
                      </w:r>
                      <w:r w:rsidRPr="00E432C8">
                        <w:rPr>
                          <w:rFonts w:ascii="Arial" w:hAnsi="Arial" w:cs="Arial"/>
                          <w:b/>
                          <w:bCs/>
                          <w:sz w:val="22"/>
                          <w:szCs w:val="22"/>
                        </w:rPr>
                        <w:t>“Project”</w:t>
                      </w:r>
                      <w:r w:rsidRPr="00E432C8">
                        <w:rPr>
                          <w:rFonts w:ascii="Arial" w:hAnsi="Arial" w:cs="Arial"/>
                          <w:sz w:val="22"/>
                          <w:szCs w:val="22"/>
                        </w:rPr>
                        <w:t>)</w:t>
                      </w:r>
                    </w:p>
                    <w:p w14:paraId="595F7806" w14:textId="77777777" w:rsidR="008F296B" w:rsidRPr="00E432C8" w:rsidRDefault="008F296B" w:rsidP="008F296B">
                      <w:pPr>
                        <w:spacing w:line="360" w:lineRule="auto"/>
                        <w:jc w:val="center"/>
                        <w:rPr>
                          <w:rFonts w:ascii="Arial" w:hAnsi="Arial" w:cs="Arial"/>
                          <w:sz w:val="22"/>
                          <w:szCs w:val="22"/>
                        </w:rPr>
                      </w:pPr>
                    </w:p>
                    <w:p w14:paraId="3E8C63C8" w14:textId="1C4B487E" w:rsidR="008F296B" w:rsidRPr="00801681" w:rsidRDefault="008F296B" w:rsidP="008F296B">
                      <w:pPr>
                        <w:spacing w:line="360" w:lineRule="auto"/>
                        <w:jc w:val="both"/>
                        <w:rPr>
                          <w:rFonts w:ascii="Arial" w:hAnsi="Arial" w:cs="Arial"/>
                          <w:b/>
                          <w:bCs/>
                          <w:sz w:val="22"/>
                          <w:szCs w:val="22"/>
                        </w:rPr>
                      </w:pPr>
                      <w:r w:rsidRPr="00801681">
                        <w:rPr>
                          <w:rFonts w:ascii="Arial" w:hAnsi="Arial" w:cs="Arial"/>
                          <w:sz w:val="22"/>
                          <w:szCs w:val="22"/>
                        </w:rPr>
                        <w:br/>
                      </w:r>
                    </w:p>
                    <w:p w14:paraId="2ADCD530" w14:textId="290B7B31" w:rsidR="008F296B" w:rsidRPr="00801681" w:rsidRDefault="008F296B" w:rsidP="008F296B">
                      <w:pPr>
                        <w:spacing w:line="360" w:lineRule="auto"/>
                        <w:jc w:val="center"/>
                        <w:rPr>
                          <w:rFonts w:ascii="Arial" w:hAnsi="Arial" w:cs="Arial"/>
                          <w:sz w:val="22"/>
                          <w:szCs w:val="22"/>
                        </w:rPr>
                      </w:pPr>
                      <w:r w:rsidRPr="00801681">
                        <w:rPr>
                          <w:rFonts w:ascii="Arial" w:hAnsi="Arial" w:cs="Arial"/>
                          <w:b/>
                          <w:bCs/>
                          <w:sz w:val="22"/>
                          <w:szCs w:val="22"/>
                        </w:rPr>
                        <w:t xml:space="preserve">INFINITY FILMS (PTY) LTD </w:t>
                      </w:r>
                      <w:del w:id="1" w:author="Elsabe Viljoen" w:date="2025-12-11T12:47:00Z" w16du:dateUtc="2025-12-11T10:47:00Z">
                        <w:r w:rsidRPr="00801681" w:rsidDel="00547089">
                          <w:rPr>
                            <w:rFonts w:ascii="Arial" w:hAnsi="Arial" w:cs="Arial"/>
                            <w:b/>
                            <w:bCs/>
                            <w:sz w:val="22"/>
                            <w:szCs w:val="22"/>
                          </w:rPr>
                          <w:delText>t/a TUISKOMS 2</w:delText>
                        </w:r>
                      </w:del>
                    </w:p>
                    <w:p w14:paraId="74EB4AA1"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b/>
                          <w:bCs/>
                          <w:sz w:val="22"/>
                          <w:szCs w:val="22"/>
                        </w:rPr>
                        <w:t>REGISTRATION NO. 2014/263850/07</w:t>
                      </w:r>
                    </w:p>
                    <w:p w14:paraId="019B0B89"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Address: 23 Mountain Silver Drive</w:t>
                      </w:r>
                    </w:p>
                    <w:p w14:paraId="341642CA"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Welgevonden,</w:t>
                      </w:r>
                    </w:p>
                    <w:p w14:paraId="550D05D1" w14:textId="77777777" w:rsidR="008F296B" w:rsidRPr="00801681" w:rsidRDefault="008F296B" w:rsidP="008F296B">
                      <w:pPr>
                        <w:spacing w:line="360" w:lineRule="auto"/>
                        <w:jc w:val="center"/>
                        <w:rPr>
                          <w:rFonts w:ascii="Arial" w:hAnsi="Arial" w:cs="Arial"/>
                          <w:sz w:val="22"/>
                          <w:szCs w:val="22"/>
                        </w:rPr>
                      </w:pPr>
                      <w:r w:rsidRPr="00801681">
                        <w:rPr>
                          <w:rFonts w:ascii="Arial" w:hAnsi="Arial" w:cs="Arial"/>
                          <w:sz w:val="22"/>
                          <w:szCs w:val="22"/>
                        </w:rPr>
                        <w:t>Stellenbosch</w:t>
                      </w:r>
                    </w:p>
                    <w:p w14:paraId="7A230B7F" w14:textId="77777777" w:rsidR="008F296B" w:rsidRPr="00801681" w:rsidRDefault="008F296B" w:rsidP="008F296B">
                      <w:pPr>
                        <w:spacing w:line="360" w:lineRule="auto"/>
                        <w:jc w:val="center"/>
                        <w:rPr>
                          <w:rFonts w:ascii="Arial" w:hAnsi="Arial" w:cs="Arial"/>
                          <w:sz w:val="22"/>
                          <w:szCs w:val="22"/>
                        </w:rPr>
                      </w:pPr>
                    </w:p>
                    <w:p w14:paraId="2D7CFC7A" w14:textId="77777777" w:rsidR="008F296B" w:rsidRPr="00801681" w:rsidRDefault="008F296B" w:rsidP="008F296B">
                      <w:pPr>
                        <w:spacing w:line="360" w:lineRule="auto"/>
                        <w:jc w:val="center"/>
                        <w:rPr>
                          <w:rFonts w:ascii="Arial" w:hAnsi="Arial" w:cs="Arial"/>
                          <w:b/>
                          <w:bCs/>
                          <w:sz w:val="22"/>
                          <w:szCs w:val="22"/>
                        </w:rPr>
                      </w:pPr>
                      <w:r w:rsidRPr="00801681">
                        <w:rPr>
                          <w:rFonts w:ascii="Arial" w:hAnsi="Arial" w:cs="Arial"/>
                          <w:b/>
                          <w:bCs/>
                          <w:sz w:val="22"/>
                          <w:szCs w:val="22"/>
                        </w:rPr>
                        <w:t>And</w:t>
                      </w:r>
                    </w:p>
                    <w:p w14:paraId="2EEE992E" w14:textId="77777777" w:rsidR="008F296B" w:rsidRDefault="008F296B" w:rsidP="008F296B">
                      <w:pPr>
                        <w:spacing w:line="360" w:lineRule="auto"/>
                        <w:jc w:val="center"/>
                        <w:rPr>
                          <w:rFonts w:ascii="Arial" w:hAnsi="Arial" w:cs="Arial"/>
                          <w:b/>
                          <w:bCs/>
                          <w:sz w:val="22"/>
                          <w:szCs w:val="22"/>
                        </w:rPr>
                      </w:pPr>
                      <w:r w:rsidRPr="00801681">
                        <w:rPr>
                          <w:rFonts w:ascii="Arial" w:hAnsi="Arial" w:cs="Arial"/>
                          <w:sz w:val="22"/>
                          <w:szCs w:val="22"/>
                        </w:rPr>
                        <w:br/>
                      </w:r>
                      <w:r w:rsidRPr="000A055E">
                        <w:rPr>
                          <w:rFonts w:ascii="Arial" w:hAnsi="Arial" w:cs="Arial"/>
                          <w:b/>
                          <w:bCs/>
                          <w:sz w:val="22"/>
                          <w:szCs w:val="22"/>
                        </w:rPr>
                        <w:t>IDEA</w:t>
                      </w:r>
                      <w:r>
                        <w:rPr>
                          <w:rFonts w:ascii="Arial" w:hAnsi="Arial" w:cs="Arial"/>
                          <w:b/>
                          <w:bCs/>
                          <w:sz w:val="22"/>
                          <w:szCs w:val="22"/>
                        </w:rPr>
                        <w:t xml:space="preserve"> </w:t>
                      </w:r>
                      <w:r w:rsidRPr="000A055E">
                        <w:rPr>
                          <w:rFonts w:ascii="Arial" w:hAnsi="Arial" w:cs="Arial"/>
                          <w:b/>
                          <w:bCs/>
                          <w:sz w:val="22"/>
                          <w:szCs w:val="22"/>
                        </w:rPr>
                        <w:t>CANDY (PTY) LTD</w:t>
                      </w:r>
                    </w:p>
                    <w:p w14:paraId="127750C8" w14:textId="77777777" w:rsidR="008F296B" w:rsidRPr="000A055E" w:rsidRDefault="008F296B" w:rsidP="008F296B">
                      <w:pPr>
                        <w:spacing w:line="360" w:lineRule="auto"/>
                        <w:jc w:val="center"/>
                        <w:rPr>
                          <w:rFonts w:ascii="Arial" w:hAnsi="Arial" w:cs="Arial"/>
                          <w:sz w:val="22"/>
                          <w:szCs w:val="22"/>
                        </w:rPr>
                      </w:pPr>
                      <w:r w:rsidRPr="00801681">
                        <w:rPr>
                          <w:rFonts w:ascii="Arial" w:hAnsi="Arial" w:cs="Arial"/>
                          <w:b/>
                          <w:bCs/>
                          <w:sz w:val="22"/>
                          <w:szCs w:val="22"/>
                        </w:rPr>
                        <w:t>REGISTRATION NO.</w:t>
                      </w:r>
                      <w:r>
                        <w:rPr>
                          <w:rFonts w:ascii="Arial" w:hAnsi="Arial" w:cs="Arial"/>
                          <w:b/>
                          <w:bCs/>
                          <w:sz w:val="22"/>
                          <w:szCs w:val="22"/>
                        </w:rPr>
                        <w:t xml:space="preserve"> 2015/046121/07</w:t>
                      </w:r>
                    </w:p>
                    <w:p w14:paraId="0662BEAF" w14:textId="77777777" w:rsidR="008F296B" w:rsidRPr="00E72A39" w:rsidRDefault="008F296B" w:rsidP="008F296B">
                      <w:pPr>
                        <w:spacing w:line="360" w:lineRule="auto"/>
                        <w:jc w:val="center"/>
                        <w:rPr>
                          <w:rFonts w:ascii="Arial" w:hAnsi="Arial" w:cs="Arial"/>
                          <w:sz w:val="22"/>
                          <w:szCs w:val="22"/>
                        </w:rPr>
                      </w:pPr>
                      <w:r w:rsidRPr="00E72A39">
                        <w:rPr>
                          <w:rFonts w:ascii="Arial" w:hAnsi="Arial" w:cs="Arial"/>
                          <w:sz w:val="22"/>
                          <w:szCs w:val="22"/>
                        </w:rPr>
                        <w:t>Address: Greenstone House, Stonemill Office Park</w:t>
                      </w:r>
                    </w:p>
                    <w:p w14:paraId="1539F1A1" w14:textId="77777777" w:rsidR="008F296B" w:rsidRDefault="008F296B" w:rsidP="008F296B">
                      <w:pPr>
                        <w:spacing w:line="360" w:lineRule="auto"/>
                        <w:jc w:val="center"/>
                        <w:rPr>
                          <w:rFonts w:ascii="Arial" w:hAnsi="Arial" w:cs="Arial"/>
                          <w:sz w:val="22"/>
                          <w:szCs w:val="22"/>
                        </w:rPr>
                      </w:pPr>
                      <w:r w:rsidRPr="00E72A39">
                        <w:rPr>
                          <w:rFonts w:ascii="Arial" w:hAnsi="Arial" w:cs="Arial"/>
                          <w:sz w:val="22"/>
                          <w:szCs w:val="22"/>
                        </w:rPr>
                        <w:t>300 Acacia Avenue, Randburg</w:t>
                      </w:r>
                    </w:p>
                    <w:p w14:paraId="548D307B" w14:textId="77777777" w:rsidR="008F296B" w:rsidRDefault="008F296B" w:rsidP="008F296B">
                      <w:pPr>
                        <w:tabs>
                          <w:tab w:val="left" w:pos="1134"/>
                        </w:tabs>
                        <w:spacing w:line="360" w:lineRule="auto"/>
                        <w:jc w:val="center"/>
                        <w:rPr>
                          <w:rFonts w:ascii="Arial" w:hAnsi="Arial" w:cs="Arial"/>
                          <w:b/>
                          <w:bCs/>
                          <w:sz w:val="22"/>
                          <w:szCs w:val="22"/>
                        </w:rPr>
                      </w:pPr>
                    </w:p>
                    <w:p w14:paraId="4789C483" w14:textId="77777777" w:rsidR="008F296B" w:rsidRDefault="008F296B" w:rsidP="008F296B">
                      <w:pPr>
                        <w:tabs>
                          <w:tab w:val="left" w:pos="1134"/>
                        </w:tabs>
                        <w:spacing w:line="360" w:lineRule="auto"/>
                        <w:jc w:val="center"/>
                        <w:rPr>
                          <w:rFonts w:ascii="Arial" w:hAnsi="Arial" w:cs="Arial"/>
                          <w:b/>
                          <w:bCs/>
                          <w:sz w:val="22"/>
                          <w:szCs w:val="22"/>
                        </w:rPr>
                      </w:pPr>
                    </w:p>
                  </w:txbxContent>
                </v:textbox>
                <w10:wrap type="square" anchorx="margin"/>
              </v:shape>
            </w:pict>
          </mc:Fallback>
        </mc:AlternateContent>
      </w:r>
    </w:p>
    <w:p w14:paraId="2317FAA1" w14:textId="2EE2FEFB" w:rsidR="008F296B" w:rsidRPr="00CF02F9" w:rsidRDefault="008F296B" w:rsidP="008F296B">
      <w:pPr>
        <w:jc w:val="both"/>
        <w:rPr>
          <w:rFonts w:ascii="Arial" w:eastAsia="Arial" w:hAnsi="Arial" w:cs="Arial"/>
          <w:bCs/>
          <w:sz w:val="22"/>
          <w:szCs w:val="22"/>
        </w:rPr>
      </w:pPr>
      <w:r w:rsidRPr="00702FF9">
        <w:rPr>
          <w:rFonts w:ascii="Arial" w:eastAsia="Arial" w:hAnsi="Arial" w:cs="Arial"/>
          <w:b/>
          <w:sz w:val="22"/>
          <w:szCs w:val="22"/>
        </w:rPr>
        <w:lastRenderedPageBreak/>
        <w:t>INDEX</w:t>
      </w:r>
    </w:p>
    <w:p w14:paraId="69F6BA6B" w14:textId="77777777" w:rsidR="008F296B" w:rsidRPr="00702FF9" w:rsidRDefault="008F296B" w:rsidP="008F296B">
      <w:pPr>
        <w:jc w:val="both"/>
        <w:rPr>
          <w:rFonts w:ascii="Arial" w:eastAsia="Arial" w:hAnsi="Arial" w:cs="Arial"/>
          <w:b/>
          <w:sz w:val="22"/>
          <w:szCs w:val="22"/>
        </w:rPr>
      </w:pPr>
    </w:p>
    <w:p w14:paraId="395A8319" w14:textId="77777777" w:rsidR="008F296B" w:rsidRPr="008176D3" w:rsidRDefault="008F296B" w:rsidP="00771AF0">
      <w:pPr>
        <w:ind w:left="709" w:hanging="709"/>
        <w:rPr>
          <w:rFonts w:ascii="Arial" w:eastAsia="Arial" w:hAnsi="Arial" w:cs="Arial"/>
          <w:b/>
          <w:sz w:val="20"/>
          <w:szCs w:val="20"/>
        </w:rPr>
      </w:pPr>
      <w:r w:rsidRPr="008176D3">
        <w:rPr>
          <w:rFonts w:ascii="Arial" w:eastAsia="Arial" w:hAnsi="Arial" w:cs="Arial"/>
          <w:b/>
          <w:sz w:val="20"/>
          <w:szCs w:val="20"/>
        </w:rPr>
        <w:t>No.</w:t>
      </w:r>
      <w:r w:rsidRPr="008176D3">
        <w:rPr>
          <w:rFonts w:ascii="Arial" w:eastAsia="Arial" w:hAnsi="Arial" w:cs="Arial"/>
          <w:b/>
          <w:sz w:val="20"/>
          <w:szCs w:val="20"/>
        </w:rPr>
        <w:tab/>
        <w:t>Description</w:t>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r>
      <w:r w:rsidRPr="008176D3">
        <w:rPr>
          <w:rFonts w:ascii="Arial" w:eastAsia="Arial" w:hAnsi="Arial" w:cs="Arial"/>
          <w:b/>
          <w:sz w:val="20"/>
          <w:szCs w:val="20"/>
        </w:rPr>
        <w:tab/>
        <w:t>Page</w:t>
      </w:r>
    </w:p>
    <w:p w14:paraId="606422F5" w14:textId="77777777" w:rsidR="008F296B" w:rsidRPr="008176D3" w:rsidRDefault="008F296B" w:rsidP="00771AF0">
      <w:pPr>
        <w:spacing w:line="360" w:lineRule="auto"/>
        <w:ind w:left="709" w:hanging="709"/>
        <w:rPr>
          <w:rFonts w:ascii="Arial" w:eastAsia="Arial" w:hAnsi="Arial" w:cs="Arial"/>
          <w:b/>
          <w:sz w:val="20"/>
          <w:szCs w:val="20"/>
        </w:rPr>
      </w:pPr>
    </w:p>
    <w:p w14:paraId="7C9DF8C7" w14:textId="45D0630E" w:rsidR="008F296B" w:rsidRPr="008176D3" w:rsidRDefault="00CF02F9" w:rsidP="00771AF0">
      <w:pPr>
        <w:numPr>
          <w:ilvl w:val="0"/>
          <w:numId w:val="20"/>
        </w:numPr>
        <w:tabs>
          <w:tab w:val="clear" w:pos="720"/>
          <w:tab w:val="num" w:pos="1134"/>
        </w:tabs>
        <w:spacing w:line="360" w:lineRule="auto"/>
        <w:ind w:left="709" w:hanging="709"/>
        <w:jc w:val="both"/>
        <w:rPr>
          <w:rFonts w:ascii="Arial" w:eastAsia="Arial" w:hAnsi="Arial" w:cs="Arial"/>
          <w:bCs/>
          <w:sz w:val="20"/>
          <w:szCs w:val="20"/>
        </w:rPr>
      </w:pPr>
      <w:r w:rsidRPr="008176D3">
        <w:rPr>
          <w:rFonts w:ascii="Arial" w:hAnsi="Arial" w:cs="Arial"/>
          <w:sz w:val="20"/>
          <w:szCs w:val="20"/>
        </w:rPr>
        <w:t>Preamble, parties, context and purpose of agreement</w:t>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176D3">
        <w:rPr>
          <w:rFonts w:ascii="Arial" w:eastAsia="Times New Roman" w:hAnsi="Arial" w:cs="Arial"/>
          <w:kern w:val="0"/>
          <w:sz w:val="20"/>
          <w:szCs w:val="20"/>
          <w:lang w:eastAsia="en-GB" w:bidi="ar-SA"/>
          <w14:ligatures w14:val="none"/>
        </w:rPr>
        <w:tab/>
      </w:r>
      <w:r w:rsidR="005B1A98" w:rsidRPr="008176D3">
        <w:rPr>
          <w:rFonts w:ascii="Arial" w:eastAsia="Times New Roman" w:hAnsi="Arial" w:cs="Arial"/>
          <w:kern w:val="0"/>
          <w:sz w:val="20"/>
          <w:szCs w:val="20"/>
          <w:lang w:eastAsia="en-GB" w:bidi="ar-SA"/>
          <w14:ligatures w14:val="none"/>
        </w:rPr>
        <w:t>2</w:t>
      </w:r>
      <w:r w:rsidR="008F296B" w:rsidRPr="008176D3">
        <w:rPr>
          <w:rFonts w:ascii="Arial" w:eastAsia="Times New Roman" w:hAnsi="Arial" w:cs="Arial"/>
          <w:kern w:val="0"/>
          <w:sz w:val="20"/>
          <w:szCs w:val="20"/>
          <w:lang w:eastAsia="en-GB" w:bidi="ar-SA"/>
          <w14:ligatures w14:val="none"/>
        </w:rPr>
        <w:tab/>
      </w:r>
    </w:p>
    <w:p w14:paraId="535DDA16" w14:textId="00A2D67F" w:rsidR="008F296B" w:rsidRPr="008176D3" w:rsidRDefault="005B1A98" w:rsidP="00771AF0">
      <w:pPr>
        <w:numPr>
          <w:ilvl w:val="0"/>
          <w:numId w:val="20"/>
        </w:numPr>
        <w:spacing w:line="360" w:lineRule="auto"/>
        <w:ind w:left="709" w:hanging="709"/>
        <w:rPr>
          <w:rFonts w:ascii="Arial" w:eastAsia="Times New Roman" w:hAnsi="Arial" w:cs="Arial"/>
          <w:kern w:val="0"/>
          <w:sz w:val="20"/>
          <w:szCs w:val="20"/>
          <w:lang w:eastAsia="en-GB" w:bidi="ar-SA"/>
          <w14:ligatures w14:val="none"/>
        </w:rPr>
      </w:pPr>
      <w:r w:rsidRPr="008176D3">
        <w:rPr>
          <w:rFonts w:ascii="Arial" w:hAnsi="Arial" w:cs="Arial"/>
          <w:sz w:val="20"/>
          <w:szCs w:val="20"/>
        </w:rPr>
        <w:t>Definitions and Interpretation</w:t>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r w:rsidR="008F296B" w:rsidRPr="008176D3">
        <w:rPr>
          <w:rFonts w:ascii="Arial" w:eastAsia="Times New Roman" w:hAnsi="Arial" w:cs="Arial"/>
          <w:kern w:val="0"/>
          <w:sz w:val="20"/>
          <w:szCs w:val="20"/>
          <w:lang w:eastAsia="en-GB" w:bidi="ar-SA"/>
          <w14:ligatures w14:val="none"/>
        </w:rPr>
        <w:tab/>
      </w:r>
      <w:ins w:id="2" w:author="Elsabe Viljoen" w:date="2025-11-24T12:27:00Z" w16du:dateUtc="2025-11-24T10:27:00Z">
        <w:r w:rsidR="00E65534">
          <w:rPr>
            <w:rFonts w:ascii="Arial" w:eastAsia="Times New Roman" w:hAnsi="Arial" w:cs="Arial"/>
            <w:kern w:val="0"/>
            <w:sz w:val="20"/>
            <w:szCs w:val="20"/>
            <w:lang w:eastAsia="en-GB" w:bidi="ar-SA"/>
            <w14:ligatures w14:val="none"/>
          </w:rPr>
          <w:t>6</w:t>
        </w:r>
      </w:ins>
      <w:del w:id="3" w:author="Elsabe Viljoen" w:date="2025-11-24T12:27:00Z" w16du:dateUtc="2025-11-24T10:27:00Z">
        <w:r w:rsidR="003B48E7" w:rsidDel="00E65534">
          <w:rPr>
            <w:rFonts w:ascii="Arial" w:eastAsia="Times New Roman" w:hAnsi="Arial" w:cs="Arial"/>
            <w:kern w:val="0"/>
            <w:sz w:val="20"/>
            <w:szCs w:val="20"/>
            <w:lang w:eastAsia="en-GB" w:bidi="ar-SA"/>
            <w14:ligatures w14:val="none"/>
          </w:rPr>
          <w:delText>7</w:delText>
        </w:r>
      </w:del>
    </w:p>
    <w:p w14:paraId="1FA5E335" w14:textId="150860E9" w:rsidR="005B1A98" w:rsidRPr="008176D3" w:rsidDel="00E65534" w:rsidRDefault="005B1A98" w:rsidP="00771AF0">
      <w:pPr>
        <w:numPr>
          <w:ilvl w:val="0"/>
          <w:numId w:val="20"/>
        </w:numPr>
        <w:spacing w:line="360" w:lineRule="auto"/>
        <w:ind w:left="709" w:hanging="709"/>
        <w:rPr>
          <w:del w:id="4" w:author="Elsabe Viljoen" w:date="2025-11-24T12:27:00Z" w16du:dateUtc="2025-11-24T10:27:00Z"/>
          <w:rFonts w:ascii="Arial" w:eastAsia="Times New Roman" w:hAnsi="Arial" w:cs="Arial"/>
          <w:kern w:val="0"/>
          <w:sz w:val="20"/>
          <w:szCs w:val="20"/>
          <w:lang w:eastAsia="en-GB" w:bidi="ar-SA"/>
          <w14:ligatures w14:val="none"/>
        </w:rPr>
      </w:pPr>
      <w:del w:id="5" w:author="Elsabe Viljoen" w:date="2025-11-24T12:27:00Z" w16du:dateUtc="2025-11-24T10:27:00Z">
        <w:r w:rsidRPr="008176D3" w:rsidDel="00E65534">
          <w:rPr>
            <w:rFonts w:ascii="Arial" w:hAnsi="Arial" w:cs="Arial"/>
            <w:sz w:val="20"/>
            <w:szCs w:val="20"/>
          </w:rPr>
          <w:delText xml:space="preserve">Project Description, Editorial Concept, Logline, Tone, World, Narrative </w:delText>
        </w:r>
      </w:del>
    </w:p>
    <w:p w14:paraId="52845821" w14:textId="03C9D941" w:rsidR="008F296B" w:rsidRPr="008176D3" w:rsidDel="00E65534" w:rsidRDefault="005B1A98" w:rsidP="00771AF0">
      <w:pPr>
        <w:spacing w:line="360" w:lineRule="auto"/>
        <w:ind w:firstLine="709"/>
        <w:rPr>
          <w:del w:id="6" w:author="Elsabe Viljoen" w:date="2025-11-24T12:27:00Z" w16du:dateUtc="2025-11-24T10:27:00Z"/>
          <w:rFonts w:ascii="Arial" w:eastAsia="Times New Roman" w:hAnsi="Arial" w:cs="Arial"/>
          <w:kern w:val="0"/>
          <w:sz w:val="20"/>
          <w:szCs w:val="20"/>
          <w:lang w:eastAsia="en-GB" w:bidi="ar-SA"/>
          <w14:ligatures w14:val="none"/>
        </w:rPr>
      </w:pPr>
      <w:del w:id="7" w:author="Elsabe Viljoen" w:date="2025-11-24T12:27:00Z" w16du:dateUtc="2025-11-24T10:27:00Z">
        <w:r w:rsidRPr="008176D3" w:rsidDel="00E65534">
          <w:rPr>
            <w:rFonts w:ascii="Arial" w:hAnsi="Arial" w:cs="Arial"/>
            <w:sz w:val="20"/>
            <w:szCs w:val="20"/>
          </w:rPr>
          <w:delText>Approach and Episodic Framework</w:delText>
        </w:r>
        <w:r w:rsidRPr="008176D3" w:rsidDel="00E65534">
          <w:rPr>
            <w:rFonts w:ascii="Arial" w:eastAsia="Times New Roman" w:hAnsi="Arial" w:cs="Arial"/>
            <w:kern w:val="0"/>
            <w:sz w:val="20"/>
            <w:szCs w:val="20"/>
            <w:lang w:eastAsia="en-GB" w:bidi="ar-SA"/>
            <w14:ligatures w14:val="none"/>
          </w:rPr>
          <w:delText xml:space="preserve"> R</w:delText>
        </w:r>
        <w:r w:rsidR="008F296B" w:rsidRPr="008176D3" w:rsidDel="00E65534">
          <w:rPr>
            <w:rFonts w:ascii="Arial" w:eastAsia="Times New Roman" w:hAnsi="Arial" w:cs="Arial"/>
            <w:kern w:val="0"/>
            <w:sz w:val="20"/>
            <w:szCs w:val="20"/>
            <w:lang w:eastAsia="en-GB" w:bidi="ar-SA"/>
            <w14:ligatures w14:val="none"/>
          </w:rPr>
          <w:delText>elationship of the Parties</w:delText>
        </w:r>
        <w:r w:rsidR="008F296B" w:rsidRPr="008176D3" w:rsidDel="00E65534">
          <w:rPr>
            <w:rFonts w:ascii="Arial" w:eastAsia="Times New Roman" w:hAnsi="Arial" w:cs="Arial"/>
            <w:kern w:val="0"/>
            <w:sz w:val="20"/>
            <w:szCs w:val="20"/>
            <w:lang w:eastAsia="en-GB" w:bidi="ar-SA"/>
            <w14:ligatures w14:val="none"/>
          </w:rPr>
          <w:tab/>
        </w:r>
        <w:r w:rsidRPr="008176D3" w:rsidDel="00E65534">
          <w:rPr>
            <w:rFonts w:ascii="Arial" w:eastAsia="Times New Roman" w:hAnsi="Arial" w:cs="Arial"/>
            <w:kern w:val="0"/>
            <w:sz w:val="20"/>
            <w:szCs w:val="20"/>
            <w:lang w:eastAsia="en-GB" w:bidi="ar-SA"/>
            <w14:ligatures w14:val="none"/>
          </w:rPr>
          <w:tab/>
        </w:r>
        <w:r w:rsidR="008176D3" w:rsidDel="00E65534">
          <w:rPr>
            <w:rFonts w:ascii="Arial" w:eastAsia="Times New Roman" w:hAnsi="Arial" w:cs="Arial"/>
            <w:kern w:val="0"/>
            <w:sz w:val="20"/>
            <w:szCs w:val="20"/>
            <w:lang w:eastAsia="en-GB" w:bidi="ar-SA"/>
            <w14:ligatures w14:val="none"/>
          </w:rPr>
          <w:tab/>
        </w:r>
        <w:r w:rsidRPr="008176D3" w:rsidDel="00E65534">
          <w:rPr>
            <w:rFonts w:ascii="Arial" w:eastAsia="Times New Roman" w:hAnsi="Arial" w:cs="Arial"/>
            <w:kern w:val="0"/>
            <w:sz w:val="20"/>
            <w:szCs w:val="20"/>
            <w:lang w:eastAsia="en-GB" w:bidi="ar-SA"/>
            <w14:ligatures w14:val="none"/>
          </w:rPr>
          <w:delText>1</w:delText>
        </w:r>
        <w:r w:rsidR="00C91AFF" w:rsidRPr="008176D3" w:rsidDel="00E65534">
          <w:rPr>
            <w:rFonts w:ascii="Arial" w:eastAsia="Times New Roman" w:hAnsi="Arial" w:cs="Arial"/>
            <w:kern w:val="0"/>
            <w:sz w:val="20"/>
            <w:szCs w:val="20"/>
            <w:lang w:eastAsia="en-GB" w:bidi="ar-SA"/>
            <w14:ligatures w14:val="none"/>
          </w:rPr>
          <w:delText>2</w:delText>
        </w:r>
      </w:del>
    </w:p>
    <w:p w14:paraId="6701F161" w14:textId="4081C05E" w:rsidR="00771AF0" w:rsidRPr="008176D3" w:rsidRDefault="00771AF0" w:rsidP="00771AF0">
      <w:pPr>
        <w:pStyle w:val="ListParagraph"/>
        <w:numPr>
          <w:ilvl w:val="0"/>
          <w:numId w:val="20"/>
        </w:numPr>
        <w:spacing w:line="360" w:lineRule="auto"/>
        <w:ind w:left="709" w:hanging="709"/>
        <w:rPr>
          <w:rFonts w:ascii="Arial" w:hAnsi="Arial" w:cs="Arial"/>
          <w:sz w:val="20"/>
          <w:szCs w:val="20"/>
        </w:rPr>
      </w:pPr>
      <w:r w:rsidRPr="008176D3">
        <w:rPr>
          <w:rFonts w:ascii="Arial" w:hAnsi="Arial" w:cs="Arial"/>
          <w:sz w:val="20"/>
          <w:szCs w:val="20"/>
        </w:rPr>
        <w:t>Roles, Responsibilities and Creative/Editorial Authority</w:t>
      </w:r>
      <w:r w:rsidR="00C91AFF" w:rsidRPr="008176D3">
        <w:rPr>
          <w:rFonts w:ascii="Arial" w:hAnsi="Arial" w:cs="Arial"/>
          <w:sz w:val="20"/>
          <w:szCs w:val="20"/>
        </w:rPr>
        <w:tab/>
      </w:r>
      <w:r w:rsidR="00C91AFF" w:rsidRPr="008176D3">
        <w:rPr>
          <w:rFonts w:ascii="Arial" w:hAnsi="Arial" w:cs="Arial"/>
          <w:sz w:val="20"/>
          <w:szCs w:val="20"/>
        </w:rPr>
        <w:tab/>
      </w:r>
      <w:r w:rsidR="00C91AFF" w:rsidRPr="008176D3">
        <w:rPr>
          <w:rFonts w:ascii="Arial" w:hAnsi="Arial" w:cs="Arial"/>
          <w:sz w:val="20"/>
          <w:szCs w:val="20"/>
        </w:rPr>
        <w:tab/>
      </w:r>
      <w:r w:rsidR="008176D3">
        <w:rPr>
          <w:rFonts w:ascii="Arial" w:hAnsi="Arial" w:cs="Arial"/>
          <w:sz w:val="20"/>
          <w:szCs w:val="20"/>
        </w:rPr>
        <w:tab/>
      </w:r>
      <w:ins w:id="8" w:author="Elsabe Viljoen" w:date="2025-12-11T13:02:00Z" w16du:dateUtc="2025-12-11T11:02:00Z">
        <w:r w:rsidR="00F27471">
          <w:rPr>
            <w:rFonts w:ascii="Arial" w:hAnsi="Arial" w:cs="Arial"/>
            <w:sz w:val="20"/>
            <w:szCs w:val="20"/>
          </w:rPr>
          <w:t>10</w:t>
        </w:r>
      </w:ins>
      <w:del w:id="9" w:author="Elsabe Viljoen" w:date="2025-11-24T12:27:00Z" w16du:dateUtc="2025-11-24T10:27:00Z">
        <w:r w:rsidR="00C91AFF" w:rsidRPr="008176D3" w:rsidDel="00E65534">
          <w:rPr>
            <w:rFonts w:ascii="Arial" w:hAnsi="Arial" w:cs="Arial"/>
            <w:sz w:val="20"/>
            <w:szCs w:val="20"/>
          </w:rPr>
          <w:delText>1</w:delText>
        </w:r>
        <w:r w:rsidR="003B48E7" w:rsidDel="00E65534">
          <w:rPr>
            <w:rFonts w:ascii="Arial" w:hAnsi="Arial" w:cs="Arial"/>
            <w:sz w:val="20"/>
            <w:szCs w:val="20"/>
          </w:rPr>
          <w:delText>7</w:delText>
        </w:r>
      </w:del>
    </w:p>
    <w:p w14:paraId="2092E473" w14:textId="77777777" w:rsidR="00C91AFF" w:rsidRPr="008176D3" w:rsidRDefault="00C91AFF" w:rsidP="00771AF0">
      <w:pPr>
        <w:pStyle w:val="ListParagraph"/>
        <w:numPr>
          <w:ilvl w:val="0"/>
          <w:numId w:val="20"/>
        </w:numPr>
        <w:spacing w:line="360" w:lineRule="auto"/>
        <w:ind w:left="709" w:hanging="709"/>
        <w:rPr>
          <w:rFonts w:ascii="Arial" w:hAnsi="Arial" w:cs="Arial"/>
          <w:sz w:val="20"/>
          <w:szCs w:val="20"/>
        </w:rPr>
      </w:pPr>
      <w:r w:rsidRPr="008176D3">
        <w:rPr>
          <w:rFonts w:ascii="Arial" w:hAnsi="Arial" w:cs="Arial"/>
          <w:sz w:val="20"/>
          <w:szCs w:val="20"/>
        </w:rPr>
        <w:t xml:space="preserve">Netflix Requirements, Approval Rights, Legal Compliance, Risk </w:t>
      </w:r>
    </w:p>
    <w:p w14:paraId="1A4495D8" w14:textId="549513C5" w:rsidR="00C91AFF" w:rsidRPr="0074145B" w:rsidRDefault="00C91AFF" w:rsidP="00C91AFF">
      <w:pPr>
        <w:pStyle w:val="ListParagraph"/>
        <w:spacing w:line="360" w:lineRule="auto"/>
        <w:ind w:left="709"/>
        <w:rPr>
          <w:rFonts w:ascii="Arial" w:hAnsi="Arial" w:cs="Arial"/>
          <w:sz w:val="20"/>
          <w:szCs w:val="20"/>
        </w:rPr>
      </w:pPr>
      <w:r w:rsidRPr="008176D3">
        <w:rPr>
          <w:rFonts w:ascii="Arial" w:hAnsi="Arial" w:cs="Arial"/>
          <w:sz w:val="20"/>
          <w:szCs w:val="20"/>
        </w:rPr>
        <w:t>Management</w:t>
      </w:r>
      <w:r w:rsidRPr="0074145B">
        <w:rPr>
          <w:rFonts w:ascii="Arial" w:hAnsi="Arial" w:cs="Arial"/>
          <w:sz w:val="20"/>
          <w:szCs w:val="20"/>
        </w:rPr>
        <w:t>, Ethical Standards and Security Obligations</w:t>
      </w:r>
      <w:r w:rsidR="008176D3" w:rsidRPr="0074145B">
        <w:rPr>
          <w:rFonts w:ascii="Arial" w:hAnsi="Arial" w:cs="Arial"/>
          <w:sz w:val="20"/>
          <w:szCs w:val="20"/>
        </w:rPr>
        <w:tab/>
      </w:r>
      <w:r w:rsidR="008176D3" w:rsidRPr="0074145B">
        <w:rPr>
          <w:rFonts w:ascii="Arial" w:hAnsi="Arial" w:cs="Arial"/>
          <w:sz w:val="20"/>
          <w:szCs w:val="20"/>
        </w:rPr>
        <w:tab/>
      </w:r>
      <w:r w:rsidR="008176D3" w:rsidRPr="0074145B">
        <w:rPr>
          <w:rFonts w:ascii="Arial" w:hAnsi="Arial" w:cs="Arial"/>
          <w:sz w:val="20"/>
          <w:szCs w:val="20"/>
        </w:rPr>
        <w:tab/>
      </w:r>
      <w:ins w:id="10" w:author="Elsabe Viljoen" w:date="2025-11-24T12:28:00Z" w16du:dateUtc="2025-11-24T10:28:00Z">
        <w:r w:rsidR="00E65534">
          <w:rPr>
            <w:rFonts w:ascii="Arial" w:hAnsi="Arial" w:cs="Arial"/>
            <w:sz w:val="20"/>
            <w:szCs w:val="20"/>
          </w:rPr>
          <w:t>14</w:t>
        </w:r>
      </w:ins>
      <w:del w:id="11" w:author="Elsabe Viljoen" w:date="2025-11-24T12:28:00Z" w16du:dateUtc="2025-11-24T10:28:00Z">
        <w:r w:rsidR="008176D3" w:rsidRPr="0074145B" w:rsidDel="00E65534">
          <w:rPr>
            <w:rFonts w:ascii="Arial" w:hAnsi="Arial" w:cs="Arial"/>
            <w:sz w:val="20"/>
            <w:szCs w:val="20"/>
          </w:rPr>
          <w:delText>2</w:delText>
        </w:r>
        <w:r w:rsidR="003B48E7" w:rsidDel="00E65534">
          <w:rPr>
            <w:rFonts w:ascii="Arial" w:hAnsi="Arial" w:cs="Arial"/>
            <w:sz w:val="20"/>
            <w:szCs w:val="20"/>
          </w:rPr>
          <w:delText>8</w:delText>
        </w:r>
      </w:del>
    </w:p>
    <w:p w14:paraId="291321AC" w14:textId="414CE77C" w:rsidR="00C91AFF" w:rsidRPr="00D94C27" w:rsidRDefault="00C91AFF" w:rsidP="008176D3">
      <w:pPr>
        <w:pStyle w:val="ListParagraph"/>
        <w:numPr>
          <w:ilvl w:val="0"/>
          <w:numId w:val="20"/>
        </w:numPr>
        <w:spacing w:line="360" w:lineRule="auto"/>
        <w:ind w:hanging="720"/>
        <w:rPr>
          <w:rFonts w:ascii="Arial" w:hAnsi="Arial" w:cs="Arial"/>
          <w:sz w:val="20"/>
          <w:szCs w:val="20"/>
        </w:rPr>
      </w:pPr>
      <w:r w:rsidRPr="0074145B">
        <w:rPr>
          <w:rFonts w:ascii="Arial" w:hAnsi="Arial" w:cs="Arial"/>
          <w:sz w:val="20"/>
          <w:szCs w:val="20"/>
        </w:rPr>
        <w:t xml:space="preserve">Contributor </w:t>
      </w:r>
      <w:ins w:id="12" w:author="Elsabe Viljoen" w:date="2025-11-24T12:28:00Z" w16du:dateUtc="2025-11-24T10:28:00Z">
        <w:r w:rsidR="00E65534">
          <w:rPr>
            <w:rFonts w:ascii="Arial" w:hAnsi="Arial" w:cs="Arial"/>
            <w:sz w:val="20"/>
            <w:szCs w:val="20"/>
          </w:rPr>
          <w:t>M</w:t>
        </w:r>
      </w:ins>
      <w:del w:id="13" w:author="Elsabe Viljoen" w:date="2025-11-24T12:28:00Z" w16du:dateUtc="2025-11-24T10:28:00Z">
        <w:r w:rsidRPr="00D94C27" w:rsidDel="00E65534">
          <w:rPr>
            <w:rFonts w:ascii="Arial" w:hAnsi="Arial" w:cs="Arial"/>
            <w:sz w:val="20"/>
            <w:szCs w:val="20"/>
          </w:rPr>
          <w:delText>m</w:delText>
        </w:r>
      </w:del>
      <w:r w:rsidRPr="00D94C27">
        <w:rPr>
          <w:rFonts w:ascii="Arial" w:hAnsi="Arial" w:cs="Arial"/>
          <w:sz w:val="20"/>
          <w:szCs w:val="20"/>
        </w:rPr>
        <w:t>anagement, Access, Consents, Releases and Duty of Care</w:t>
      </w:r>
      <w:r w:rsidR="008176D3" w:rsidRPr="00D94C27">
        <w:rPr>
          <w:rFonts w:ascii="Arial" w:hAnsi="Arial" w:cs="Arial"/>
          <w:sz w:val="20"/>
          <w:szCs w:val="20"/>
        </w:rPr>
        <w:tab/>
      </w:r>
      <w:r w:rsidR="008176D3" w:rsidRPr="00D94C27">
        <w:rPr>
          <w:rFonts w:ascii="Arial" w:hAnsi="Arial" w:cs="Arial"/>
          <w:sz w:val="20"/>
          <w:szCs w:val="20"/>
        </w:rPr>
        <w:tab/>
      </w:r>
      <w:ins w:id="14" w:author="Elsabe Viljoen" w:date="2025-11-24T12:28:00Z" w16du:dateUtc="2025-11-24T10:28:00Z">
        <w:r w:rsidR="00E65534">
          <w:rPr>
            <w:rFonts w:ascii="Arial" w:hAnsi="Arial" w:cs="Arial"/>
            <w:sz w:val="20"/>
            <w:szCs w:val="20"/>
          </w:rPr>
          <w:t>1</w:t>
        </w:r>
      </w:ins>
      <w:ins w:id="15" w:author="Elsabe Viljoen" w:date="2025-12-11T13:02:00Z" w16du:dateUtc="2025-12-11T11:02:00Z">
        <w:r w:rsidR="00F27471">
          <w:rPr>
            <w:rFonts w:ascii="Arial" w:hAnsi="Arial" w:cs="Arial"/>
            <w:sz w:val="20"/>
            <w:szCs w:val="20"/>
          </w:rPr>
          <w:t>8</w:t>
        </w:r>
      </w:ins>
      <w:del w:id="16" w:author="Elsabe Viljoen" w:date="2025-11-24T12:28:00Z" w16du:dateUtc="2025-11-24T10:28:00Z">
        <w:r w:rsidR="008176D3" w:rsidRPr="00D94C27" w:rsidDel="00E65534">
          <w:rPr>
            <w:rFonts w:ascii="Arial" w:hAnsi="Arial" w:cs="Arial"/>
            <w:sz w:val="20"/>
            <w:szCs w:val="20"/>
          </w:rPr>
          <w:delText>31</w:delText>
        </w:r>
      </w:del>
    </w:p>
    <w:p w14:paraId="685C46D1" w14:textId="3571114C" w:rsidR="008176D3" w:rsidRPr="00D94C27" w:rsidRDefault="008176D3" w:rsidP="008176D3">
      <w:pPr>
        <w:pStyle w:val="ListParagraph"/>
        <w:numPr>
          <w:ilvl w:val="0"/>
          <w:numId w:val="20"/>
        </w:numPr>
        <w:spacing w:line="360" w:lineRule="auto"/>
        <w:ind w:hanging="720"/>
        <w:rPr>
          <w:rFonts w:ascii="Arial" w:hAnsi="Arial" w:cs="Arial"/>
          <w:sz w:val="20"/>
          <w:szCs w:val="20"/>
        </w:rPr>
      </w:pPr>
      <w:r w:rsidRPr="00D94C27">
        <w:rPr>
          <w:rFonts w:ascii="Arial" w:hAnsi="Arial" w:cs="Arial"/>
          <w:sz w:val="20"/>
          <w:szCs w:val="20"/>
        </w:rPr>
        <w:t>Intellectual Property, Rights Ownership, Archival Licensing and Chain of Title</w:t>
      </w:r>
      <w:r w:rsidRPr="00D94C27">
        <w:rPr>
          <w:rFonts w:ascii="Arial" w:hAnsi="Arial" w:cs="Arial"/>
          <w:sz w:val="20"/>
          <w:szCs w:val="20"/>
        </w:rPr>
        <w:tab/>
      </w:r>
      <w:ins w:id="17" w:author="Elsabe Viljoen" w:date="2025-11-24T12:28:00Z" w16du:dateUtc="2025-11-24T10:28:00Z">
        <w:r w:rsidR="00E65534">
          <w:rPr>
            <w:rFonts w:ascii="Arial" w:hAnsi="Arial" w:cs="Arial"/>
            <w:sz w:val="20"/>
            <w:szCs w:val="20"/>
          </w:rPr>
          <w:t>2</w:t>
        </w:r>
      </w:ins>
      <w:ins w:id="18" w:author="Elsabe Viljoen" w:date="2025-12-11T13:02:00Z" w16du:dateUtc="2025-12-11T11:02:00Z">
        <w:r w:rsidR="00F27471">
          <w:rPr>
            <w:rFonts w:ascii="Arial" w:hAnsi="Arial" w:cs="Arial"/>
            <w:sz w:val="20"/>
            <w:szCs w:val="20"/>
          </w:rPr>
          <w:t>3</w:t>
        </w:r>
      </w:ins>
      <w:del w:id="19" w:author="Elsabe Viljoen" w:date="2025-11-24T12:28:00Z" w16du:dateUtc="2025-11-24T10:28:00Z">
        <w:r w:rsidRPr="00D94C27" w:rsidDel="00E65534">
          <w:rPr>
            <w:rFonts w:ascii="Arial" w:hAnsi="Arial" w:cs="Arial"/>
            <w:sz w:val="20"/>
            <w:szCs w:val="20"/>
          </w:rPr>
          <w:delText>3</w:delText>
        </w:r>
        <w:r w:rsidR="003B48E7" w:rsidDel="00E65534">
          <w:rPr>
            <w:rFonts w:ascii="Arial" w:hAnsi="Arial" w:cs="Arial"/>
            <w:sz w:val="20"/>
            <w:szCs w:val="20"/>
          </w:rPr>
          <w:delText>8</w:delText>
        </w:r>
      </w:del>
    </w:p>
    <w:p w14:paraId="0280E76C" w14:textId="21C5C48C" w:rsidR="0074145B" w:rsidRPr="00D94C27" w:rsidRDefault="0074145B" w:rsidP="0074145B">
      <w:pPr>
        <w:pStyle w:val="ListParagraph"/>
        <w:numPr>
          <w:ilvl w:val="0"/>
          <w:numId w:val="20"/>
        </w:numPr>
        <w:spacing w:line="360" w:lineRule="auto"/>
        <w:ind w:hanging="720"/>
        <w:rPr>
          <w:rFonts w:ascii="Arial" w:hAnsi="Arial" w:cs="Arial"/>
          <w:sz w:val="20"/>
          <w:szCs w:val="20"/>
        </w:rPr>
      </w:pPr>
      <w:r w:rsidRPr="00D94C27">
        <w:rPr>
          <w:rFonts w:ascii="Arial" w:hAnsi="Arial" w:cs="Arial"/>
          <w:sz w:val="20"/>
          <w:szCs w:val="20"/>
        </w:rPr>
        <w:t>Financial Structure, Budgets, Payment Terms, 50/50 Producer-fee</w:t>
      </w:r>
    </w:p>
    <w:p w14:paraId="760663DD" w14:textId="7C647759" w:rsidR="0074145B" w:rsidRPr="00D94C27" w:rsidRDefault="0074145B" w:rsidP="0074145B">
      <w:pPr>
        <w:pStyle w:val="ListParagraph"/>
        <w:spacing w:line="360" w:lineRule="auto"/>
        <w:rPr>
          <w:rFonts w:ascii="Arial" w:hAnsi="Arial" w:cs="Arial"/>
          <w:sz w:val="20"/>
          <w:szCs w:val="20"/>
        </w:rPr>
      </w:pPr>
      <w:r w:rsidRPr="00D94C27">
        <w:rPr>
          <w:rFonts w:ascii="Arial" w:hAnsi="Arial" w:cs="Arial"/>
          <w:sz w:val="20"/>
          <w:szCs w:val="20"/>
        </w:rPr>
        <w:t>Sharing, SPV Governance and Accounting</w:t>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ins w:id="20" w:author="Elsabe Viljoen" w:date="2025-11-24T12:29:00Z" w16du:dateUtc="2025-11-24T10:29:00Z">
        <w:r w:rsidR="00E65534">
          <w:rPr>
            <w:rFonts w:ascii="Arial" w:hAnsi="Arial" w:cs="Arial"/>
            <w:sz w:val="20"/>
            <w:szCs w:val="20"/>
          </w:rPr>
          <w:t>2</w:t>
        </w:r>
      </w:ins>
      <w:ins w:id="21" w:author="Elsabe Viljoen" w:date="2025-12-11T13:03:00Z" w16du:dateUtc="2025-12-11T11:03:00Z">
        <w:r w:rsidR="00F27471">
          <w:rPr>
            <w:rFonts w:ascii="Arial" w:hAnsi="Arial" w:cs="Arial"/>
            <w:sz w:val="20"/>
            <w:szCs w:val="20"/>
          </w:rPr>
          <w:t>8</w:t>
        </w:r>
      </w:ins>
      <w:del w:id="22" w:author="Elsabe Viljoen" w:date="2025-11-24T12:29:00Z" w16du:dateUtc="2025-11-24T10:29:00Z">
        <w:r w:rsidRPr="00D94C27" w:rsidDel="00E65534">
          <w:rPr>
            <w:rFonts w:ascii="Arial" w:hAnsi="Arial" w:cs="Arial"/>
            <w:sz w:val="20"/>
            <w:szCs w:val="20"/>
          </w:rPr>
          <w:delText>4</w:delText>
        </w:r>
        <w:r w:rsidR="003B48E7" w:rsidDel="00E65534">
          <w:rPr>
            <w:rFonts w:ascii="Arial" w:hAnsi="Arial" w:cs="Arial"/>
            <w:sz w:val="20"/>
            <w:szCs w:val="20"/>
          </w:rPr>
          <w:delText>3</w:delText>
        </w:r>
      </w:del>
    </w:p>
    <w:p w14:paraId="1E279B8B" w14:textId="0A49C258" w:rsidR="00C91AFF" w:rsidRPr="00D94C27" w:rsidRDefault="0074145B" w:rsidP="00C91AFF">
      <w:pPr>
        <w:pStyle w:val="ListParagraph"/>
        <w:numPr>
          <w:ilvl w:val="0"/>
          <w:numId w:val="20"/>
        </w:numPr>
        <w:spacing w:line="360" w:lineRule="auto"/>
        <w:ind w:hanging="720"/>
        <w:rPr>
          <w:rFonts w:ascii="Arial" w:hAnsi="Arial" w:cs="Arial"/>
          <w:sz w:val="20"/>
          <w:szCs w:val="20"/>
        </w:rPr>
      </w:pPr>
      <w:r w:rsidRPr="00D94C27">
        <w:rPr>
          <w:rFonts w:ascii="Arial" w:hAnsi="Arial" w:cs="Arial"/>
          <w:sz w:val="20"/>
          <w:szCs w:val="20"/>
        </w:rPr>
        <w:t>Liability, Warranties, Indemnities, Insurance and Risk Allocation</w:t>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ins w:id="23" w:author="Elsabe Viljoen" w:date="2025-11-24T12:29:00Z" w16du:dateUtc="2025-11-24T10:29:00Z">
        <w:r w:rsidR="00E65534">
          <w:rPr>
            <w:rFonts w:ascii="Arial" w:hAnsi="Arial" w:cs="Arial"/>
            <w:sz w:val="20"/>
            <w:szCs w:val="20"/>
          </w:rPr>
          <w:t>3</w:t>
        </w:r>
      </w:ins>
      <w:ins w:id="24" w:author="Elsabe Viljoen" w:date="2025-12-11T13:03:00Z" w16du:dateUtc="2025-12-11T11:03:00Z">
        <w:r w:rsidR="00F27471">
          <w:rPr>
            <w:rFonts w:ascii="Arial" w:hAnsi="Arial" w:cs="Arial"/>
            <w:sz w:val="20"/>
            <w:szCs w:val="20"/>
          </w:rPr>
          <w:t>3</w:t>
        </w:r>
      </w:ins>
      <w:del w:id="25" w:author="Elsabe Viljoen" w:date="2025-11-24T12:29:00Z" w16du:dateUtc="2025-11-24T10:29:00Z">
        <w:r w:rsidRPr="00D94C27" w:rsidDel="00E65534">
          <w:rPr>
            <w:rFonts w:ascii="Arial" w:hAnsi="Arial" w:cs="Arial"/>
            <w:sz w:val="20"/>
            <w:szCs w:val="20"/>
          </w:rPr>
          <w:delText>4</w:delText>
        </w:r>
        <w:r w:rsidR="003B48E7" w:rsidDel="00E65534">
          <w:rPr>
            <w:rFonts w:ascii="Arial" w:hAnsi="Arial" w:cs="Arial"/>
            <w:sz w:val="20"/>
            <w:szCs w:val="20"/>
          </w:rPr>
          <w:delText>7</w:delText>
        </w:r>
      </w:del>
    </w:p>
    <w:p w14:paraId="6BD395EE" w14:textId="77777777" w:rsidR="00D94C27" w:rsidRPr="00D94C27" w:rsidRDefault="00D94C27" w:rsidP="00D94C27">
      <w:pPr>
        <w:pStyle w:val="ListParagraph"/>
        <w:numPr>
          <w:ilvl w:val="0"/>
          <w:numId w:val="20"/>
        </w:numPr>
        <w:spacing w:line="360" w:lineRule="auto"/>
        <w:ind w:hanging="720"/>
        <w:rPr>
          <w:rFonts w:ascii="Arial" w:hAnsi="Arial" w:cs="Arial"/>
          <w:sz w:val="20"/>
          <w:szCs w:val="20"/>
        </w:rPr>
      </w:pPr>
      <w:r w:rsidRPr="00D94C27">
        <w:rPr>
          <w:rFonts w:ascii="Arial" w:hAnsi="Arial" w:cs="Arial"/>
          <w:sz w:val="20"/>
          <w:szCs w:val="20"/>
        </w:rPr>
        <w:t xml:space="preserve">Confidentiality, Data Protection, Investigation Security and Handling of </w:t>
      </w:r>
    </w:p>
    <w:p w14:paraId="44B55463" w14:textId="57F07652" w:rsidR="00D94C27" w:rsidRPr="00D94C27" w:rsidRDefault="00D94C27" w:rsidP="00D94C27">
      <w:pPr>
        <w:pStyle w:val="ListParagraph"/>
        <w:tabs>
          <w:tab w:val="num" w:pos="720"/>
        </w:tabs>
        <w:spacing w:line="360" w:lineRule="auto"/>
        <w:ind w:hanging="720"/>
        <w:rPr>
          <w:rFonts w:ascii="Arial" w:hAnsi="Arial" w:cs="Arial"/>
          <w:sz w:val="20"/>
          <w:szCs w:val="20"/>
        </w:rPr>
      </w:pPr>
      <w:r>
        <w:rPr>
          <w:rFonts w:ascii="Arial" w:hAnsi="Arial" w:cs="Arial"/>
          <w:sz w:val="20"/>
          <w:szCs w:val="20"/>
        </w:rPr>
        <w:tab/>
      </w:r>
      <w:r w:rsidRPr="00D94C27">
        <w:rPr>
          <w:rFonts w:ascii="Arial" w:hAnsi="Arial" w:cs="Arial"/>
          <w:sz w:val="20"/>
          <w:szCs w:val="20"/>
        </w:rPr>
        <w:t>Sensitive Material</w:t>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r w:rsidRPr="00D94C27">
        <w:rPr>
          <w:rFonts w:ascii="Arial" w:hAnsi="Arial" w:cs="Arial"/>
          <w:sz w:val="20"/>
          <w:szCs w:val="20"/>
        </w:rPr>
        <w:tab/>
      </w:r>
      <w:ins w:id="26" w:author="Elsabe Viljoen" w:date="2025-11-24T12:29:00Z" w16du:dateUtc="2025-11-24T10:29:00Z">
        <w:r w:rsidR="008812AF">
          <w:rPr>
            <w:rFonts w:ascii="Arial" w:hAnsi="Arial" w:cs="Arial"/>
            <w:sz w:val="20"/>
            <w:szCs w:val="20"/>
          </w:rPr>
          <w:t>3</w:t>
        </w:r>
      </w:ins>
      <w:ins w:id="27" w:author="Elsabe Viljoen" w:date="2025-12-11T13:03:00Z" w16du:dateUtc="2025-12-11T11:03:00Z">
        <w:r w:rsidR="00F27471">
          <w:rPr>
            <w:rFonts w:ascii="Arial" w:hAnsi="Arial" w:cs="Arial"/>
            <w:sz w:val="20"/>
            <w:szCs w:val="20"/>
          </w:rPr>
          <w:t>8</w:t>
        </w:r>
      </w:ins>
      <w:del w:id="28" w:author="Elsabe Viljoen" w:date="2025-11-24T12:29:00Z" w16du:dateUtc="2025-11-24T10:29:00Z">
        <w:r w:rsidR="00482EA2" w:rsidDel="008812AF">
          <w:rPr>
            <w:rFonts w:ascii="Arial" w:hAnsi="Arial" w:cs="Arial"/>
            <w:sz w:val="20"/>
            <w:szCs w:val="20"/>
          </w:rPr>
          <w:delText>5</w:delText>
        </w:r>
        <w:r w:rsidR="003B48E7" w:rsidDel="008812AF">
          <w:rPr>
            <w:rFonts w:ascii="Arial" w:hAnsi="Arial" w:cs="Arial"/>
            <w:sz w:val="20"/>
            <w:szCs w:val="20"/>
          </w:rPr>
          <w:delText>2</w:delText>
        </w:r>
      </w:del>
    </w:p>
    <w:p w14:paraId="7308C423" w14:textId="68E04AD3" w:rsidR="00D94C27" w:rsidRPr="00D94C27" w:rsidDel="008812AF" w:rsidRDefault="00D94C27" w:rsidP="00D94C27">
      <w:pPr>
        <w:pStyle w:val="ListParagraph"/>
        <w:numPr>
          <w:ilvl w:val="0"/>
          <w:numId w:val="20"/>
        </w:numPr>
        <w:spacing w:line="360" w:lineRule="auto"/>
        <w:ind w:hanging="720"/>
        <w:rPr>
          <w:del w:id="29" w:author="Elsabe Viljoen" w:date="2025-11-24T12:30:00Z" w16du:dateUtc="2025-11-24T10:30:00Z"/>
          <w:rFonts w:ascii="Arial" w:hAnsi="Arial" w:cs="Arial"/>
          <w:sz w:val="20"/>
          <w:szCs w:val="20"/>
        </w:rPr>
      </w:pPr>
      <w:del w:id="30" w:author="Elsabe Viljoen" w:date="2025-11-24T12:30:00Z" w16du:dateUtc="2025-11-24T10:30:00Z">
        <w:r w:rsidRPr="00D94C27" w:rsidDel="008812AF">
          <w:rPr>
            <w:rFonts w:ascii="Arial" w:hAnsi="Arial" w:cs="Arial"/>
            <w:sz w:val="20"/>
            <w:szCs w:val="20"/>
          </w:rPr>
          <w:delText xml:space="preserve">Editorial Control, creative decision-making, structure, episodic development </w:delText>
        </w:r>
      </w:del>
    </w:p>
    <w:p w14:paraId="0FA7B2D6" w14:textId="1E460D1A" w:rsidR="00D94C27" w:rsidRPr="00D94C27" w:rsidDel="008812AF" w:rsidRDefault="00D94C27" w:rsidP="00D94C27">
      <w:pPr>
        <w:pStyle w:val="ListParagraph"/>
        <w:spacing w:line="360" w:lineRule="auto"/>
        <w:rPr>
          <w:del w:id="31" w:author="Elsabe Viljoen" w:date="2025-11-24T12:30:00Z" w16du:dateUtc="2025-11-24T10:30:00Z"/>
          <w:rFonts w:ascii="Arial" w:hAnsi="Arial" w:cs="Arial"/>
          <w:sz w:val="20"/>
          <w:szCs w:val="20"/>
        </w:rPr>
      </w:pPr>
      <w:del w:id="32" w:author="Elsabe Viljoen" w:date="2025-11-24T12:30:00Z" w16du:dateUtc="2025-11-24T10:30:00Z">
        <w:r w:rsidRPr="00D94C27" w:rsidDel="008812AF">
          <w:rPr>
            <w:rFonts w:ascii="Arial" w:hAnsi="Arial" w:cs="Arial"/>
            <w:sz w:val="20"/>
            <w:szCs w:val="20"/>
          </w:rPr>
          <w:delText>and non-linear story execution</w:delText>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delText>5</w:delText>
        </w:r>
        <w:r w:rsidR="003B48E7" w:rsidDel="008812AF">
          <w:rPr>
            <w:rFonts w:ascii="Arial" w:hAnsi="Arial" w:cs="Arial"/>
            <w:sz w:val="20"/>
            <w:szCs w:val="20"/>
          </w:rPr>
          <w:delText>6</w:delText>
        </w:r>
      </w:del>
    </w:p>
    <w:p w14:paraId="57976E6A" w14:textId="64BC2D1C" w:rsidR="00D94C27" w:rsidDel="008812AF" w:rsidRDefault="00D94C27" w:rsidP="00D94C27">
      <w:pPr>
        <w:numPr>
          <w:ilvl w:val="0"/>
          <w:numId w:val="20"/>
        </w:numPr>
        <w:spacing w:line="360" w:lineRule="auto"/>
        <w:ind w:hanging="720"/>
        <w:rPr>
          <w:del w:id="33" w:author="Elsabe Viljoen" w:date="2025-11-24T12:30:00Z" w16du:dateUtc="2025-11-24T10:30:00Z"/>
          <w:rFonts w:ascii="Arial" w:hAnsi="Arial" w:cs="Arial"/>
          <w:sz w:val="20"/>
          <w:szCs w:val="20"/>
        </w:rPr>
      </w:pPr>
      <w:del w:id="34" w:author="Elsabe Viljoen" w:date="2025-11-24T12:30:00Z" w16du:dateUtc="2025-11-24T10:30:00Z">
        <w:r w:rsidDel="008812AF">
          <w:rPr>
            <w:rFonts w:ascii="Arial" w:hAnsi="Arial" w:cs="Arial"/>
            <w:sz w:val="20"/>
            <w:szCs w:val="20"/>
          </w:rPr>
          <w:delText>D</w:delText>
        </w:r>
        <w:r w:rsidRPr="00D94C27" w:rsidDel="008812AF">
          <w:rPr>
            <w:rFonts w:ascii="Arial" w:hAnsi="Arial" w:cs="Arial"/>
            <w:sz w:val="20"/>
            <w:szCs w:val="20"/>
          </w:rPr>
          <w:delText xml:space="preserve">irector, </w:delText>
        </w:r>
        <w:r w:rsidDel="008812AF">
          <w:rPr>
            <w:rFonts w:ascii="Arial" w:hAnsi="Arial" w:cs="Arial"/>
            <w:sz w:val="20"/>
            <w:szCs w:val="20"/>
          </w:rPr>
          <w:delText>W</w:delText>
        </w:r>
        <w:r w:rsidRPr="00D94C27" w:rsidDel="008812AF">
          <w:rPr>
            <w:rFonts w:ascii="Arial" w:hAnsi="Arial" w:cs="Arial"/>
            <w:sz w:val="20"/>
            <w:szCs w:val="20"/>
          </w:rPr>
          <w:delText xml:space="preserve">riters, </w:delText>
        </w:r>
        <w:r w:rsidDel="008812AF">
          <w:rPr>
            <w:rFonts w:ascii="Arial" w:hAnsi="Arial" w:cs="Arial"/>
            <w:sz w:val="20"/>
            <w:szCs w:val="20"/>
          </w:rPr>
          <w:delText>H</w:delText>
        </w:r>
        <w:r w:rsidRPr="00D94C27" w:rsidDel="008812AF">
          <w:rPr>
            <w:rFonts w:ascii="Arial" w:hAnsi="Arial" w:cs="Arial"/>
            <w:sz w:val="20"/>
            <w:szCs w:val="20"/>
          </w:rPr>
          <w:delText xml:space="preserve">eads of </w:delText>
        </w:r>
        <w:r w:rsidDel="008812AF">
          <w:rPr>
            <w:rFonts w:ascii="Arial" w:hAnsi="Arial" w:cs="Arial"/>
            <w:sz w:val="20"/>
            <w:szCs w:val="20"/>
          </w:rPr>
          <w:delText>D</w:delText>
        </w:r>
        <w:r w:rsidRPr="00D94C27" w:rsidDel="008812AF">
          <w:rPr>
            <w:rFonts w:ascii="Arial" w:hAnsi="Arial" w:cs="Arial"/>
            <w:sz w:val="20"/>
            <w:szCs w:val="20"/>
          </w:rPr>
          <w:delText xml:space="preserve">epartment, </w:delText>
        </w:r>
        <w:r w:rsidDel="008812AF">
          <w:rPr>
            <w:rFonts w:ascii="Arial" w:hAnsi="Arial" w:cs="Arial"/>
            <w:sz w:val="20"/>
            <w:szCs w:val="20"/>
          </w:rPr>
          <w:delText>E</w:delText>
        </w:r>
        <w:r w:rsidRPr="00D94C27" w:rsidDel="008812AF">
          <w:rPr>
            <w:rFonts w:ascii="Arial" w:hAnsi="Arial" w:cs="Arial"/>
            <w:sz w:val="20"/>
            <w:szCs w:val="20"/>
          </w:rPr>
          <w:delText xml:space="preserve">ditors, </w:delText>
        </w:r>
        <w:r w:rsidDel="008812AF">
          <w:rPr>
            <w:rFonts w:ascii="Arial" w:hAnsi="Arial" w:cs="Arial"/>
            <w:sz w:val="20"/>
            <w:szCs w:val="20"/>
          </w:rPr>
          <w:delText>R</w:delText>
        </w:r>
        <w:r w:rsidRPr="00D94C27" w:rsidDel="008812AF">
          <w:rPr>
            <w:rFonts w:ascii="Arial" w:hAnsi="Arial" w:cs="Arial"/>
            <w:sz w:val="20"/>
            <w:szCs w:val="20"/>
          </w:rPr>
          <w:delText xml:space="preserve">esearchers, </w:delText>
        </w:r>
        <w:r w:rsidDel="008812AF">
          <w:rPr>
            <w:rFonts w:ascii="Arial" w:hAnsi="Arial" w:cs="Arial"/>
            <w:sz w:val="20"/>
            <w:szCs w:val="20"/>
          </w:rPr>
          <w:delText>C</w:delText>
        </w:r>
        <w:r w:rsidRPr="00D94C27" w:rsidDel="008812AF">
          <w:rPr>
            <w:rFonts w:ascii="Arial" w:hAnsi="Arial" w:cs="Arial"/>
            <w:sz w:val="20"/>
            <w:szCs w:val="20"/>
          </w:rPr>
          <w:delText xml:space="preserve">onsultants </w:delText>
        </w:r>
      </w:del>
    </w:p>
    <w:p w14:paraId="2ADDDC63" w14:textId="6FBF5C72" w:rsidR="00D94C27" w:rsidRPr="00F559D8" w:rsidDel="008812AF" w:rsidRDefault="00D94C27" w:rsidP="00D94C27">
      <w:pPr>
        <w:spacing w:line="360" w:lineRule="auto"/>
        <w:ind w:left="720"/>
        <w:rPr>
          <w:del w:id="35" w:author="Elsabe Viljoen" w:date="2025-11-24T12:30:00Z" w16du:dateUtc="2025-11-24T10:30:00Z"/>
          <w:rFonts w:ascii="Arial" w:hAnsi="Arial" w:cs="Arial"/>
          <w:sz w:val="20"/>
          <w:szCs w:val="20"/>
        </w:rPr>
      </w:pPr>
      <w:del w:id="36" w:author="Elsabe Viljoen" w:date="2025-11-24T12:30:00Z" w16du:dateUtc="2025-11-24T10:30:00Z">
        <w:r w:rsidRPr="00D94C27" w:rsidDel="008812AF">
          <w:rPr>
            <w:rFonts w:ascii="Arial" w:hAnsi="Arial" w:cs="Arial"/>
            <w:sz w:val="20"/>
            <w:szCs w:val="20"/>
          </w:rPr>
          <w:delText>and Creative Team Appointment and Obligations</w:delText>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Pr="00D94C27" w:rsidDel="008812AF">
          <w:rPr>
            <w:rFonts w:ascii="Arial" w:hAnsi="Arial" w:cs="Arial"/>
            <w:sz w:val="20"/>
            <w:szCs w:val="20"/>
          </w:rPr>
          <w:tab/>
        </w:r>
        <w:r w:rsidR="003B48E7" w:rsidDel="008812AF">
          <w:rPr>
            <w:rFonts w:ascii="Arial" w:hAnsi="Arial" w:cs="Arial"/>
            <w:sz w:val="20"/>
            <w:szCs w:val="20"/>
          </w:rPr>
          <w:delText>62</w:delText>
        </w:r>
      </w:del>
    </w:p>
    <w:p w14:paraId="6AC84EFA" w14:textId="74E9A818" w:rsidR="00D94C27" w:rsidDel="008812AF" w:rsidRDefault="00D94C27" w:rsidP="00D94C27">
      <w:pPr>
        <w:pStyle w:val="ListParagraph"/>
        <w:numPr>
          <w:ilvl w:val="0"/>
          <w:numId w:val="20"/>
        </w:numPr>
        <w:spacing w:line="360" w:lineRule="auto"/>
        <w:ind w:hanging="720"/>
        <w:rPr>
          <w:del w:id="37" w:author="Elsabe Viljoen" w:date="2025-11-24T12:30:00Z" w16du:dateUtc="2025-11-24T10:30:00Z"/>
          <w:rFonts w:ascii="Arial" w:hAnsi="Arial" w:cs="Arial"/>
          <w:sz w:val="20"/>
          <w:szCs w:val="20"/>
        </w:rPr>
      </w:pPr>
      <w:del w:id="38" w:author="Elsabe Viljoen" w:date="2025-11-24T12:30:00Z" w16du:dateUtc="2025-11-24T10:30:00Z">
        <w:r w:rsidDel="008812AF">
          <w:rPr>
            <w:rFonts w:ascii="Arial" w:hAnsi="Arial" w:cs="Arial"/>
            <w:sz w:val="20"/>
            <w:szCs w:val="20"/>
          </w:rPr>
          <w:delText>I</w:delText>
        </w:r>
        <w:r w:rsidRPr="00D94C27" w:rsidDel="008812AF">
          <w:rPr>
            <w:rFonts w:ascii="Arial" w:hAnsi="Arial" w:cs="Arial"/>
            <w:sz w:val="20"/>
            <w:szCs w:val="20"/>
          </w:rPr>
          <w:delText xml:space="preserve">nterview </w:delText>
        </w:r>
        <w:r w:rsidDel="008812AF">
          <w:rPr>
            <w:rFonts w:ascii="Arial" w:hAnsi="Arial" w:cs="Arial"/>
            <w:sz w:val="20"/>
            <w:szCs w:val="20"/>
          </w:rPr>
          <w:delText>P</w:delText>
        </w:r>
        <w:r w:rsidRPr="00D94C27" w:rsidDel="008812AF">
          <w:rPr>
            <w:rFonts w:ascii="Arial" w:hAnsi="Arial" w:cs="Arial"/>
            <w:sz w:val="20"/>
            <w:szCs w:val="20"/>
          </w:rPr>
          <w:delText xml:space="preserve">rotocols, </w:delText>
        </w:r>
        <w:r w:rsidDel="008812AF">
          <w:rPr>
            <w:rFonts w:ascii="Arial" w:hAnsi="Arial" w:cs="Arial"/>
            <w:sz w:val="20"/>
            <w:szCs w:val="20"/>
          </w:rPr>
          <w:delText>F</w:delText>
        </w:r>
        <w:r w:rsidRPr="00D94C27" w:rsidDel="008812AF">
          <w:rPr>
            <w:rFonts w:ascii="Arial" w:hAnsi="Arial" w:cs="Arial"/>
            <w:sz w:val="20"/>
            <w:szCs w:val="20"/>
          </w:rPr>
          <w:delText xml:space="preserve">ilming </w:delText>
        </w:r>
        <w:r w:rsidDel="008812AF">
          <w:rPr>
            <w:rFonts w:ascii="Arial" w:hAnsi="Arial" w:cs="Arial"/>
            <w:sz w:val="20"/>
            <w:szCs w:val="20"/>
          </w:rPr>
          <w:delText>M</w:delText>
        </w:r>
        <w:r w:rsidRPr="00D94C27" w:rsidDel="008812AF">
          <w:rPr>
            <w:rFonts w:ascii="Arial" w:hAnsi="Arial" w:cs="Arial"/>
            <w:sz w:val="20"/>
            <w:szCs w:val="20"/>
          </w:rPr>
          <w:delText xml:space="preserve">ethodology, </w:delText>
        </w:r>
        <w:r w:rsidDel="008812AF">
          <w:rPr>
            <w:rFonts w:ascii="Arial" w:hAnsi="Arial" w:cs="Arial"/>
            <w:sz w:val="20"/>
            <w:szCs w:val="20"/>
          </w:rPr>
          <w:delText>L</w:delText>
        </w:r>
        <w:r w:rsidRPr="00D94C27" w:rsidDel="008812AF">
          <w:rPr>
            <w:rFonts w:ascii="Arial" w:hAnsi="Arial" w:cs="Arial"/>
            <w:sz w:val="20"/>
            <w:szCs w:val="20"/>
          </w:rPr>
          <w:delText xml:space="preserve">ocation </w:delText>
        </w:r>
        <w:r w:rsidDel="008812AF">
          <w:rPr>
            <w:rFonts w:ascii="Arial" w:hAnsi="Arial" w:cs="Arial"/>
            <w:sz w:val="20"/>
            <w:szCs w:val="20"/>
          </w:rPr>
          <w:delText>A</w:delText>
        </w:r>
        <w:r w:rsidRPr="00D94C27" w:rsidDel="008812AF">
          <w:rPr>
            <w:rFonts w:ascii="Arial" w:hAnsi="Arial" w:cs="Arial"/>
            <w:sz w:val="20"/>
            <w:szCs w:val="20"/>
          </w:rPr>
          <w:delText xml:space="preserve">ccess, </w:delText>
        </w:r>
        <w:r w:rsidDel="008812AF">
          <w:rPr>
            <w:rFonts w:ascii="Arial" w:hAnsi="Arial" w:cs="Arial"/>
            <w:sz w:val="20"/>
            <w:szCs w:val="20"/>
          </w:rPr>
          <w:delText>A</w:delText>
        </w:r>
        <w:r w:rsidRPr="00D94C27" w:rsidDel="008812AF">
          <w:rPr>
            <w:rFonts w:ascii="Arial" w:hAnsi="Arial" w:cs="Arial"/>
            <w:sz w:val="20"/>
            <w:szCs w:val="20"/>
          </w:rPr>
          <w:delText xml:space="preserve">rchival </w:delText>
        </w:r>
      </w:del>
    </w:p>
    <w:p w14:paraId="157113AF" w14:textId="16267BAD" w:rsidR="00D94C27" w:rsidRPr="00D94C27" w:rsidDel="008812AF" w:rsidRDefault="00D94C27" w:rsidP="00D94C27">
      <w:pPr>
        <w:pStyle w:val="ListParagraph"/>
        <w:spacing w:line="360" w:lineRule="auto"/>
        <w:rPr>
          <w:del w:id="39" w:author="Elsabe Viljoen" w:date="2025-11-24T12:30:00Z" w16du:dateUtc="2025-11-24T10:30:00Z"/>
          <w:rFonts w:ascii="Arial" w:hAnsi="Arial" w:cs="Arial"/>
          <w:sz w:val="20"/>
          <w:szCs w:val="20"/>
        </w:rPr>
      </w:pPr>
      <w:del w:id="40" w:author="Elsabe Viljoen" w:date="2025-11-24T12:30:00Z" w16du:dateUtc="2025-11-24T10:30:00Z">
        <w:r w:rsidDel="008812AF">
          <w:rPr>
            <w:rFonts w:ascii="Arial" w:hAnsi="Arial" w:cs="Arial"/>
            <w:sz w:val="20"/>
            <w:szCs w:val="20"/>
          </w:rPr>
          <w:delText>I</w:delText>
        </w:r>
        <w:r w:rsidRPr="00D94C27" w:rsidDel="008812AF">
          <w:rPr>
            <w:rFonts w:ascii="Arial" w:hAnsi="Arial" w:cs="Arial"/>
            <w:sz w:val="20"/>
            <w:szCs w:val="20"/>
          </w:rPr>
          <w:delText xml:space="preserve">ntegration and </w:delText>
        </w:r>
        <w:r w:rsidDel="008812AF">
          <w:rPr>
            <w:rFonts w:ascii="Arial" w:hAnsi="Arial" w:cs="Arial"/>
            <w:sz w:val="20"/>
            <w:szCs w:val="20"/>
          </w:rPr>
          <w:delText>E</w:delText>
        </w:r>
        <w:r w:rsidRPr="00D94C27" w:rsidDel="008812AF">
          <w:rPr>
            <w:rFonts w:ascii="Arial" w:hAnsi="Arial" w:cs="Arial"/>
            <w:sz w:val="20"/>
            <w:szCs w:val="20"/>
          </w:rPr>
          <w:delText>vidence-</w:delText>
        </w:r>
        <w:r w:rsidDel="008812AF">
          <w:rPr>
            <w:rFonts w:ascii="Arial" w:hAnsi="Arial" w:cs="Arial"/>
            <w:sz w:val="20"/>
            <w:szCs w:val="20"/>
          </w:rPr>
          <w:delText>H</w:delText>
        </w:r>
        <w:r w:rsidRPr="00D94C27" w:rsidDel="008812AF">
          <w:rPr>
            <w:rFonts w:ascii="Arial" w:hAnsi="Arial" w:cs="Arial"/>
            <w:sz w:val="20"/>
            <w:szCs w:val="20"/>
          </w:rPr>
          <w:delText xml:space="preserve">andling </w:delText>
        </w:r>
        <w:r w:rsidDel="008812AF">
          <w:rPr>
            <w:rFonts w:ascii="Arial" w:hAnsi="Arial" w:cs="Arial"/>
            <w:sz w:val="20"/>
            <w:szCs w:val="20"/>
          </w:rPr>
          <w:delText>P</w:delText>
        </w:r>
        <w:r w:rsidRPr="00D94C27" w:rsidDel="008812AF">
          <w:rPr>
            <w:rFonts w:ascii="Arial" w:hAnsi="Arial" w:cs="Arial"/>
            <w:sz w:val="20"/>
            <w:szCs w:val="20"/>
          </w:rPr>
          <w:delText>rocedures</w:delText>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delText>6</w:delText>
        </w:r>
        <w:r w:rsidR="003B48E7" w:rsidDel="008812AF">
          <w:rPr>
            <w:rFonts w:ascii="Arial" w:hAnsi="Arial" w:cs="Arial"/>
            <w:sz w:val="20"/>
            <w:szCs w:val="20"/>
          </w:rPr>
          <w:delText>7</w:delText>
        </w:r>
      </w:del>
    </w:p>
    <w:p w14:paraId="372A44BA" w14:textId="58E74C01" w:rsidR="00032541" w:rsidDel="008812AF" w:rsidRDefault="00032541" w:rsidP="00032541">
      <w:pPr>
        <w:pStyle w:val="ListParagraph"/>
        <w:numPr>
          <w:ilvl w:val="0"/>
          <w:numId w:val="20"/>
        </w:numPr>
        <w:spacing w:line="360" w:lineRule="auto"/>
        <w:ind w:hanging="720"/>
        <w:rPr>
          <w:del w:id="41" w:author="Elsabe Viljoen" w:date="2025-11-24T12:30:00Z" w16du:dateUtc="2025-11-24T10:30:00Z"/>
          <w:rFonts w:ascii="Arial" w:hAnsi="Arial" w:cs="Arial"/>
          <w:sz w:val="20"/>
          <w:szCs w:val="20"/>
        </w:rPr>
      </w:pPr>
      <w:del w:id="42" w:author="Elsabe Viljoen" w:date="2025-11-24T12:30:00Z" w16du:dateUtc="2025-11-24T10:30:00Z">
        <w:r w:rsidDel="008812AF">
          <w:rPr>
            <w:rFonts w:ascii="Arial" w:hAnsi="Arial" w:cs="Arial"/>
            <w:sz w:val="20"/>
            <w:szCs w:val="20"/>
          </w:rPr>
          <w:delText>M</w:delText>
        </w:r>
        <w:r w:rsidRPr="00032541" w:rsidDel="008812AF">
          <w:rPr>
            <w:rFonts w:ascii="Arial" w:hAnsi="Arial" w:cs="Arial"/>
            <w:sz w:val="20"/>
            <w:szCs w:val="20"/>
          </w:rPr>
          <w:delText xml:space="preserve">usic, </w:delText>
        </w:r>
        <w:r w:rsidDel="008812AF">
          <w:rPr>
            <w:rFonts w:ascii="Arial" w:hAnsi="Arial" w:cs="Arial"/>
            <w:sz w:val="20"/>
            <w:szCs w:val="20"/>
          </w:rPr>
          <w:delText>G</w:delText>
        </w:r>
        <w:r w:rsidRPr="00032541" w:rsidDel="008812AF">
          <w:rPr>
            <w:rFonts w:ascii="Arial" w:hAnsi="Arial" w:cs="Arial"/>
            <w:sz w:val="20"/>
            <w:szCs w:val="20"/>
          </w:rPr>
          <w:delText xml:space="preserve">raphics, </w:delText>
        </w:r>
        <w:r w:rsidDel="008812AF">
          <w:rPr>
            <w:rFonts w:ascii="Arial" w:hAnsi="Arial" w:cs="Arial"/>
            <w:sz w:val="20"/>
            <w:szCs w:val="20"/>
          </w:rPr>
          <w:delText>T</w:delText>
        </w:r>
        <w:r w:rsidRPr="00032541" w:rsidDel="008812AF">
          <w:rPr>
            <w:rFonts w:ascii="Arial" w:hAnsi="Arial" w:cs="Arial"/>
            <w:sz w:val="20"/>
            <w:szCs w:val="20"/>
          </w:rPr>
          <w:delText xml:space="preserve">itle </w:delText>
        </w:r>
        <w:r w:rsidDel="008812AF">
          <w:rPr>
            <w:rFonts w:ascii="Arial" w:hAnsi="Arial" w:cs="Arial"/>
            <w:sz w:val="20"/>
            <w:szCs w:val="20"/>
          </w:rPr>
          <w:delText>D</w:delText>
        </w:r>
        <w:r w:rsidRPr="00032541" w:rsidDel="008812AF">
          <w:rPr>
            <w:rFonts w:ascii="Arial" w:hAnsi="Arial" w:cs="Arial"/>
            <w:sz w:val="20"/>
            <w:szCs w:val="20"/>
          </w:rPr>
          <w:delText xml:space="preserve">esign, </w:delText>
        </w:r>
        <w:r w:rsidDel="008812AF">
          <w:rPr>
            <w:rFonts w:ascii="Arial" w:hAnsi="Arial" w:cs="Arial"/>
            <w:sz w:val="20"/>
            <w:szCs w:val="20"/>
          </w:rPr>
          <w:delText>P</w:delText>
        </w:r>
        <w:r w:rsidRPr="00032541" w:rsidDel="008812AF">
          <w:rPr>
            <w:rFonts w:ascii="Arial" w:hAnsi="Arial" w:cs="Arial"/>
            <w:sz w:val="20"/>
            <w:szCs w:val="20"/>
          </w:rPr>
          <w:delText>ost-</w:delText>
        </w:r>
        <w:r w:rsidDel="008812AF">
          <w:rPr>
            <w:rFonts w:ascii="Arial" w:hAnsi="Arial" w:cs="Arial"/>
            <w:sz w:val="20"/>
            <w:szCs w:val="20"/>
          </w:rPr>
          <w:delText>P</w:delText>
        </w:r>
        <w:r w:rsidRPr="00032541" w:rsidDel="008812AF">
          <w:rPr>
            <w:rFonts w:ascii="Arial" w:hAnsi="Arial" w:cs="Arial"/>
            <w:sz w:val="20"/>
            <w:szCs w:val="20"/>
          </w:rPr>
          <w:delText xml:space="preserve">roduction </w:delText>
        </w:r>
        <w:r w:rsidDel="008812AF">
          <w:rPr>
            <w:rFonts w:ascii="Arial" w:hAnsi="Arial" w:cs="Arial"/>
            <w:sz w:val="20"/>
            <w:szCs w:val="20"/>
          </w:rPr>
          <w:delText>W</w:delText>
        </w:r>
        <w:r w:rsidRPr="00032541" w:rsidDel="008812AF">
          <w:rPr>
            <w:rFonts w:ascii="Arial" w:hAnsi="Arial" w:cs="Arial"/>
            <w:sz w:val="20"/>
            <w:szCs w:val="20"/>
          </w:rPr>
          <w:delText xml:space="preserve">orkflow, </w:delText>
        </w:r>
        <w:r w:rsidDel="008812AF">
          <w:rPr>
            <w:rFonts w:ascii="Arial" w:hAnsi="Arial" w:cs="Arial"/>
            <w:sz w:val="20"/>
            <w:szCs w:val="20"/>
          </w:rPr>
          <w:delText>Q</w:delText>
        </w:r>
        <w:r w:rsidRPr="00032541" w:rsidDel="008812AF">
          <w:rPr>
            <w:rFonts w:ascii="Arial" w:hAnsi="Arial" w:cs="Arial"/>
            <w:sz w:val="20"/>
            <w:szCs w:val="20"/>
          </w:rPr>
          <w:delText xml:space="preserve">uality </w:delText>
        </w:r>
        <w:r w:rsidDel="008812AF">
          <w:rPr>
            <w:rFonts w:ascii="Arial" w:hAnsi="Arial" w:cs="Arial"/>
            <w:sz w:val="20"/>
            <w:szCs w:val="20"/>
          </w:rPr>
          <w:delText>C</w:delText>
        </w:r>
        <w:r w:rsidRPr="00032541" w:rsidDel="008812AF">
          <w:rPr>
            <w:rFonts w:ascii="Arial" w:hAnsi="Arial" w:cs="Arial"/>
            <w:sz w:val="20"/>
            <w:szCs w:val="20"/>
          </w:rPr>
          <w:delText xml:space="preserve">ontrol and </w:delText>
        </w:r>
      </w:del>
    </w:p>
    <w:p w14:paraId="70989B24" w14:textId="1D10AC23" w:rsidR="00032541" w:rsidRPr="00032541" w:rsidDel="008812AF" w:rsidRDefault="00032541" w:rsidP="00032541">
      <w:pPr>
        <w:pStyle w:val="ListParagraph"/>
        <w:spacing w:line="360" w:lineRule="auto"/>
        <w:rPr>
          <w:del w:id="43" w:author="Elsabe Viljoen" w:date="2025-11-24T12:30:00Z" w16du:dateUtc="2025-11-24T10:30:00Z"/>
          <w:rFonts w:ascii="Arial" w:hAnsi="Arial" w:cs="Arial"/>
          <w:sz w:val="20"/>
          <w:szCs w:val="20"/>
        </w:rPr>
      </w:pPr>
      <w:del w:id="44" w:author="Elsabe Viljoen" w:date="2025-11-24T12:30:00Z" w16du:dateUtc="2025-11-24T10:30:00Z">
        <w:r w:rsidDel="008812AF">
          <w:rPr>
            <w:rFonts w:ascii="Arial" w:hAnsi="Arial" w:cs="Arial"/>
            <w:sz w:val="20"/>
            <w:szCs w:val="20"/>
          </w:rPr>
          <w:delText>D</w:delText>
        </w:r>
        <w:r w:rsidRPr="00032541" w:rsidDel="008812AF">
          <w:rPr>
            <w:rFonts w:ascii="Arial" w:hAnsi="Arial" w:cs="Arial"/>
            <w:sz w:val="20"/>
            <w:szCs w:val="20"/>
          </w:rPr>
          <w:delText xml:space="preserve">elivery </w:delText>
        </w:r>
        <w:r w:rsidDel="008812AF">
          <w:rPr>
            <w:rFonts w:ascii="Arial" w:hAnsi="Arial" w:cs="Arial"/>
            <w:sz w:val="20"/>
            <w:szCs w:val="20"/>
          </w:rPr>
          <w:delText>S</w:delText>
        </w:r>
        <w:r w:rsidRPr="00032541" w:rsidDel="008812AF">
          <w:rPr>
            <w:rFonts w:ascii="Arial" w:hAnsi="Arial" w:cs="Arial"/>
            <w:sz w:val="20"/>
            <w:szCs w:val="20"/>
          </w:rPr>
          <w:delText>tandards</w:delText>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Del="008812AF">
          <w:rPr>
            <w:rFonts w:ascii="Arial" w:hAnsi="Arial" w:cs="Arial"/>
            <w:sz w:val="20"/>
            <w:szCs w:val="20"/>
          </w:rPr>
          <w:tab/>
        </w:r>
        <w:r w:rsidR="003B48E7" w:rsidDel="008812AF">
          <w:rPr>
            <w:rFonts w:ascii="Arial" w:hAnsi="Arial" w:cs="Arial"/>
            <w:sz w:val="20"/>
            <w:szCs w:val="20"/>
          </w:rPr>
          <w:delText>71</w:delText>
        </w:r>
        <w:r w:rsidRPr="00032541" w:rsidDel="008812AF">
          <w:rPr>
            <w:rFonts w:ascii="Arial" w:hAnsi="Arial" w:cs="Arial"/>
            <w:sz w:val="20"/>
            <w:szCs w:val="20"/>
          </w:rPr>
          <w:delText xml:space="preserve"> </w:delText>
        </w:r>
      </w:del>
    </w:p>
    <w:p w14:paraId="16C5A6B0" w14:textId="77777777" w:rsidR="00032541" w:rsidRDefault="00032541" w:rsidP="00032541">
      <w:pPr>
        <w:pStyle w:val="ListParagraph"/>
        <w:numPr>
          <w:ilvl w:val="0"/>
          <w:numId w:val="20"/>
        </w:numPr>
        <w:tabs>
          <w:tab w:val="left" w:pos="851"/>
        </w:tabs>
        <w:spacing w:line="360" w:lineRule="auto"/>
        <w:ind w:hanging="720"/>
        <w:rPr>
          <w:rFonts w:ascii="Arial" w:hAnsi="Arial" w:cs="Arial"/>
          <w:sz w:val="20"/>
          <w:szCs w:val="20"/>
        </w:rPr>
      </w:pPr>
      <w:r>
        <w:rPr>
          <w:rFonts w:ascii="Arial" w:hAnsi="Arial" w:cs="Arial"/>
          <w:sz w:val="20"/>
          <w:szCs w:val="20"/>
        </w:rPr>
        <w:t>N</w:t>
      </w:r>
      <w:r w:rsidRPr="00032541">
        <w:rPr>
          <w:rFonts w:ascii="Arial" w:hAnsi="Arial" w:cs="Arial"/>
          <w:sz w:val="20"/>
          <w:szCs w:val="20"/>
        </w:rPr>
        <w:t xml:space="preserve">etflix </w:t>
      </w:r>
      <w:r>
        <w:rPr>
          <w:rFonts w:ascii="Arial" w:hAnsi="Arial" w:cs="Arial"/>
          <w:sz w:val="20"/>
          <w:szCs w:val="20"/>
        </w:rPr>
        <w:t>D</w:t>
      </w:r>
      <w:r w:rsidRPr="00032541">
        <w:rPr>
          <w:rFonts w:ascii="Arial" w:hAnsi="Arial" w:cs="Arial"/>
          <w:sz w:val="20"/>
          <w:szCs w:val="20"/>
        </w:rPr>
        <w:t xml:space="preserve">eliverables, </w:t>
      </w:r>
      <w:r>
        <w:rPr>
          <w:rFonts w:ascii="Arial" w:hAnsi="Arial" w:cs="Arial"/>
          <w:sz w:val="20"/>
          <w:szCs w:val="20"/>
        </w:rPr>
        <w:t>D</w:t>
      </w:r>
      <w:r w:rsidRPr="00032541">
        <w:rPr>
          <w:rFonts w:ascii="Arial" w:hAnsi="Arial" w:cs="Arial"/>
          <w:sz w:val="20"/>
          <w:szCs w:val="20"/>
        </w:rPr>
        <w:t xml:space="preserve">evelopment </w:t>
      </w:r>
      <w:r>
        <w:rPr>
          <w:rFonts w:ascii="Arial" w:hAnsi="Arial" w:cs="Arial"/>
          <w:sz w:val="20"/>
          <w:szCs w:val="20"/>
        </w:rPr>
        <w:t>D</w:t>
      </w:r>
      <w:r w:rsidRPr="00032541">
        <w:rPr>
          <w:rFonts w:ascii="Arial" w:hAnsi="Arial" w:cs="Arial"/>
          <w:sz w:val="20"/>
          <w:szCs w:val="20"/>
        </w:rPr>
        <w:t xml:space="preserve">eliverables, </w:t>
      </w:r>
      <w:r>
        <w:rPr>
          <w:rFonts w:ascii="Arial" w:hAnsi="Arial" w:cs="Arial"/>
          <w:sz w:val="20"/>
          <w:szCs w:val="20"/>
        </w:rPr>
        <w:t>R</w:t>
      </w:r>
      <w:r w:rsidRPr="00032541">
        <w:rPr>
          <w:rFonts w:ascii="Arial" w:hAnsi="Arial" w:cs="Arial"/>
          <w:sz w:val="20"/>
          <w:szCs w:val="20"/>
        </w:rPr>
        <w:t xml:space="preserve">eporting </w:t>
      </w:r>
      <w:r>
        <w:rPr>
          <w:rFonts w:ascii="Arial" w:hAnsi="Arial" w:cs="Arial"/>
          <w:sz w:val="20"/>
          <w:szCs w:val="20"/>
        </w:rPr>
        <w:t>O</w:t>
      </w:r>
      <w:r w:rsidRPr="00032541">
        <w:rPr>
          <w:rFonts w:ascii="Arial" w:hAnsi="Arial" w:cs="Arial"/>
          <w:sz w:val="20"/>
          <w:szCs w:val="20"/>
        </w:rPr>
        <w:t xml:space="preserve">bligations and </w:t>
      </w:r>
    </w:p>
    <w:p w14:paraId="0F493576" w14:textId="1A82B55C" w:rsidR="00032541" w:rsidRPr="00032541" w:rsidRDefault="00032541" w:rsidP="00032541">
      <w:pPr>
        <w:pStyle w:val="ListParagraph"/>
        <w:tabs>
          <w:tab w:val="left" w:pos="851"/>
        </w:tabs>
        <w:spacing w:line="360" w:lineRule="auto"/>
        <w:rPr>
          <w:rFonts w:ascii="Arial" w:hAnsi="Arial" w:cs="Arial"/>
          <w:sz w:val="20"/>
          <w:szCs w:val="20"/>
        </w:rPr>
      </w:pPr>
      <w:r>
        <w:rPr>
          <w:rFonts w:ascii="Arial" w:hAnsi="Arial" w:cs="Arial"/>
          <w:sz w:val="20"/>
          <w:szCs w:val="20"/>
        </w:rPr>
        <w:t>C</w:t>
      </w:r>
      <w:r w:rsidRPr="00032541">
        <w:rPr>
          <w:rFonts w:ascii="Arial" w:hAnsi="Arial" w:cs="Arial"/>
          <w:sz w:val="20"/>
          <w:szCs w:val="20"/>
        </w:rPr>
        <w:t>reative/</w:t>
      </w:r>
      <w:r>
        <w:rPr>
          <w:rFonts w:ascii="Arial" w:hAnsi="Arial" w:cs="Arial"/>
          <w:sz w:val="20"/>
          <w:szCs w:val="20"/>
        </w:rPr>
        <w:t>L</w:t>
      </w:r>
      <w:r w:rsidRPr="00032541">
        <w:rPr>
          <w:rFonts w:ascii="Arial" w:hAnsi="Arial" w:cs="Arial"/>
          <w:sz w:val="20"/>
          <w:szCs w:val="20"/>
        </w:rPr>
        <w:t xml:space="preserve">egal </w:t>
      </w:r>
      <w:r>
        <w:rPr>
          <w:rFonts w:ascii="Arial" w:hAnsi="Arial" w:cs="Arial"/>
          <w:sz w:val="20"/>
          <w:szCs w:val="20"/>
        </w:rPr>
        <w:t>S</w:t>
      </w:r>
      <w:r w:rsidRPr="00032541">
        <w:rPr>
          <w:rFonts w:ascii="Arial" w:hAnsi="Arial" w:cs="Arial"/>
          <w:sz w:val="20"/>
          <w:szCs w:val="20"/>
        </w:rPr>
        <w:t>ign-</w:t>
      </w:r>
      <w:r>
        <w:rPr>
          <w:rFonts w:ascii="Arial" w:hAnsi="Arial" w:cs="Arial"/>
          <w:sz w:val="20"/>
          <w:szCs w:val="20"/>
        </w:rPr>
        <w:t>O</w:t>
      </w:r>
      <w:r w:rsidRPr="00032541">
        <w:rPr>
          <w:rFonts w:ascii="Arial" w:hAnsi="Arial" w:cs="Arial"/>
          <w:sz w:val="20"/>
          <w:szCs w:val="20"/>
        </w:rPr>
        <w:t xml:space="preserve">ff </w:t>
      </w:r>
      <w:r>
        <w:rPr>
          <w:rFonts w:ascii="Arial" w:hAnsi="Arial" w:cs="Arial"/>
          <w:sz w:val="20"/>
          <w:szCs w:val="20"/>
        </w:rPr>
        <w:t>P</w:t>
      </w:r>
      <w:r w:rsidRPr="00032541">
        <w:rPr>
          <w:rFonts w:ascii="Arial" w:hAnsi="Arial" w:cs="Arial"/>
          <w:sz w:val="20"/>
          <w:szCs w:val="20"/>
        </w:rPr>
        <w:t>rocedures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45" w:author="Elsabe Viljoen" w:date="2025-11-24T12:30:00Z" w16du:dateUtc="2025-11-24T10:30:00Z">
        <w:r w:rsidR="008812AF">
          <w:rPr>
            <w:rFonts w:ascii="Arial" w:hAnsi="Arial" w:cs="Arial"/>
            <w:sz w:val="20"/>
            <w:szCs w:val="20"/>
          </w:rPr>
          <w:t>4</w:t>
        </w:r>
      </w:ins>
      <w:ins w:id="46" w:author="Elsabe Viljoen" w:date="2025-12-11T13:03:00Z" w16du:dateUtc="2025-12-11T11:03:00Z">
        <w:r w:rsidR="00F27471">
          <w:rPr>
            <w:rFonts w:ascii="Arial" w:hAnsi="Arial" w:cs="Arial"/>
            <w:sz w:val="20"/>
            <w:szCs w:val="20"/>
          </w:rPr>
          <w:t>2</w:t>
        </w:r>
      </w:ins>
      <w:del w:id="47" w:author="Elsabe Viljoen" w:date="2025-11-24T12:30:00Z" w16du:dateUtc="2025-11-24T10:30:00Z">
        <w:r w:rsidDel="008812AF">
          <w:rPr>
            <w:rFonts w:ascii="Arial" w:hAnsi="Arial" w:cs="Arial"/>
            <w:sz w:val="20"/>
            <w:szCs w:val="20"/>
          </w:rPr>
          <w:delText>7</w:delText>
        </w:r>
        <w:r w:rsidR="003B48E7" w:rsidDel="008812AF">
          <w:rPr>
            <w:rFonts w:ascii="Arial" w:hAnsi="Arial" w:cs="Arial"/>
            <w:sz w:val="20"/>
            <w:szCs w:val="20"/>
          </w:rPr>
          <w:delText>7</w:delText>
        </w:r>
      </w:del>
    </w:p>
    <w:p w14:paraId="3D0C032B" w14:textId="77777777" w:rsidR="00032541" w:rsidRDefault="00032541" w:rsidP="00032541">
      <w:pPr>
        <w:numPr>
          <w:ilvl w:val="0"/>
          <w:numId w:val="20"/>
        </w:numPr>
        <w:tabs>
          <w:tab w:val="clear" w:pos="720"/>
        </w:tabs>
        <w:spacing w:line="360" w:lineRule="auto"/>
        <w:ind w:hanging="720"/>
        <w:rPr>
          <w:rFonts w:ascii="Arial" w:hAnsi="Arial" w:cs="Arial"/>
          <w:sz w:val="20"/>
          <w:szCs w:val="20"/>
        </w:rPr>
      </w:pPr>
      <w:r>
        <w:rPr>
          <w:rFonts w:ascii="Arial" w:hAnsi="Arial" w:cs="Arial"/>
          <w:sz w:val="20"/>
          <w:szCs w:val="20"/>
        </w:rPr>
        <w:t>C</w:t>
      </w:r>
      <w:r w:rsidRPr="00F559D8">
        <w:rPr>
          <w:rFonts w:ascii="Arial" w:hAnsi="Arial" w:cs="Arial"/>
          <w:sz w:val="20"/>
          <w:szCs w:val="20"/>
        </w:rPr>
        <w:t xml:space="preserve">omprehensive </w:t>
      </w:r>
      <w:r>
        <w:rPr>
          <w:rFonts w:ascii="Arial" w:hAnsi="Arial" w:cs="Arial"/>
          <w:sz w:val="20"/>
          <w:szCs w:val="20"/>
        </w:rPr>
        <w:t>R</w:t>
      </w:r>
      <w:r w:rsidRPr="00F559D8">
        <w:rPr>
          <w:rFonts w:ascii="Arial" w:hAnsi="Arial" w:cs="Arial"/>
          <w:sz w:val="20"/>
          <w:szCs w:val="20"/>
        </w:rPr>
        <w:t xml:space="preserve">isk </w:t>
      </w:r>
      <w:r>
        <w:rPr>
          <w:rFonts w:ascii="Arial" w:hAnsi="Arial" w:cs="Arial"/>
          <w:sz w:val="20"/>
          <w:szCs w:val="20"/>
        </w:rPr>
        <w:t>M</w:t>
      </w:r>
      <w:r w:rsidRPr="00F559D8">
        <w:rPr>
          <w:rFonts w:ascii="Arial" w:hAnsi="Arial" w:cs="Arial"/>
          <w:sz w:val="20"/>
          <w:szCs w:val="20"/>
        </w:rPr>
        <w:t xml:space="preserve">anagement </w:t>
      </w:r>
      <w:r>
        <w:rPr>
          <w:rFonts w:ascii="Arial" w:hAnsi="Arial" w:cs="Arial"/>
          <w:sz w:val="20"/>
          <w:szCs w:val="20"/>
        </w:rPr>
        <w:t>F</w:t>
      </w:r>
      <w:r w:rsidRPr="00F559D8">
        <w:rPr>
          <w:rFonts w:ascii="Arial" w:hAnsi="Arial" w:cs="Arial"/>
          <w:sz w:val="20"/>
          <w:szCs w:val="20"/>
        </w:rPr>
        <w:t xml:space="preserve">ramework, </w:t>
      </w:r>
      <w:r>
        <w:rPr>
          <w:rFonts w:ascii="Arial" w:hAnsi="Arial" w:cs="Arial"/>
          <w:sz w:val="20"/>
          <w:szCs w:val="20"/>
        </w:rPr>
        <w:t>L</w:t>
      </w:r>
      <w:r w:rsidRPr="00F559D8">
        <w:rPr>
          <w:rFonts w:ascii="Arial" w:hAnsi="Arial" w:cs="Arial"/>
          <w:sz w:val="20"/>
          <w:szCs w:val="20"/>
        </w:rPr>
        <w:t xml:space="preserve">egal </w:t>
      </w:r>
      <w:r>
        <w:rPr>
          <w:rFonts w:ascii="Arial" w:hAnsi="Arial" w:cs="Arial"/>
          <w:sz w:val="20"/>
          <w:szCs w:val="20"/>
        </w:rPr>
        <w:t>R</w:t>
      </w:r>
      <w:r w:rsidRPr="00F559D8">
        <w:rPr>
          <w:rFonts w:ascii="Arial" w:hAnsi="Arial" w:cs="Arial"/>
          <w:sz w:val="20"/>
          <w:szCs w:val="20"/>
        </w:rPr>
        <w:t xml:space="preserve">isk </w:t>
      </w:r>
      <w:r>
        <w:rPr>
          <w:rFonts w:ascii="Arial" w:hAnsi="Arial" w:cs="Arial"/>
          <w:sz w:val="20"/>
          <w:szCs w:val="20"/>
        </w:rPr>
        <w:t>M</w:t>
      </w:r>
      <w:r w:rsidRPr="00F559D8">
        <w:rPr>
          <w:rFonts w:ascii="Arial" w:hAnsi="Arial" w:cs="Arial"/>
          <w:sz w:val="20"/>
          <w:szCs w:val="20"/>
        </w:rPr>
        <w:t xml:space="preserve">itigation and </w:t>
      </w:r>
    </w:p>
    <w:p w14:paraId="76D41A13" w14:textId="3A3451BD" w:rsidR="00032541" w:rsidRPr="00F559D8" w:rsidRDefault="00032541" w:rsidP="00032541">
      <w:pPr>
        <w:spacing w:line="360" w:lineRule="auto"/>
        <w:ind w:left="720"/>
        <w:rPr>
          <w:rFonts w:ascii="Arial" w:hAnsi="Arial" w:cs="Arial"/>
          <w:sz w:val="20"/>
          <w:szCs w:val="20"/>
        </w:rPr>
      </w:pPr>
      <w:r>
        <w:rPr>
          <w:rFonts w:ascii="Arial" w:hAnsi="Arial" w:cs="Arial"/>
          <w:sz w:val="20"/>
          <w:szCs w:val="20"/>
        </w:rPr>
        <w:t>E</w:t>
      </w:r>
      <w:r w:rsidRPr="00F559D8">
        <w:rPr>
          <w:rFonts w:ascii="Arial" w:hAnsi="Arial" w:cs="Arial"/>
          <w:sz w:val="20"/>
          <w:szCs w:val="20"/>
        </w:rPr>
        <w:t xml:space="preserve">thical </w:t>
      </w:r>
      <w:r>
        <w:rPr>
          <w:rFonts w:ascii="Arial" w:hAnsi="Arial" w:cs="Arial"/>
          <w:sz w:val="20"/>
          <w:szCs w:val="20"/>
        </w:rPr>
        <w:t>C</w:t>
      </w:r>
      <w:r w:rsidRPr="00F559D8">
        <w:rPr>
          <w:rFonts w:ascii="Arial" w:hAnsi="Arial" w:cs="Arial"/>
          <w:sz w:val="20"/>
          <w:szCs w:val="20"/>
        </w:rPr>
        <w:t>ompliance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48" w:author="Elsabe Viljoen" w:date="2025-11-24T12:30:00Z" w16du:dateUtc="2025-11-24T10:30:00Z">
        <w:r w:rsidR="008812AF">
          <w:rPr>
            <w:rFonts w:ascii="Arial" w:hAnsi="Arial" w:cs="Arial"/>
            <w:sz w:val="20"/>
            <w:szCs w:val="20"/>
          </w:rPr>
          <w:t>4</w:t>
        </w:r>
      </w:ins>
      <w:ins w:id="49" w:author="Elsabe Viljoen" w:date="2025-12-11T13:03:00Z" w16du:dateUtc="2025-12-11T11:03:00Z">
        <w:r w:rsidR="00F27471">
          <w:rPr>
            <w:rFonts w:ascii="Arial" w:hAnsi="Arial" w:cs="Arial"/>
            <w:sz w:val="20"/>
            <w:szCs w:val="20"/>
          </w:rPr>
          <w:t>7</w:t>
        </w:r>
      </w:ins>
      <w:del w:id="50" w:author="Elsabe Viljoen" w:date="2025-11-24T12:30:00Z" w16du:dateUtc="2025-11-24T10:30:00Z">
        <w:r w:rsidR="003B48E7" w:rsidDel="008812AF">
          <w:rPr>
            <w:rFonts w:ascii="Arial" w:hAnsi="Arial" w:cs="Arial"/>
            <w:sz w:val="20"/>
            <w:szCs w:val="20"/>
          </w:rPr>
          <w:delText>82</w:delText>
        </w:r>
      </w:del>
    </w:p>
    <w:p w14:paraId="4374469E" w14:textId="6C75894B" w:rsidR="00032541" w:rsidRPr="00F559D8" w:rsidRDefault="00345469" w:rsidP="00345469">
      <w:pPr>
        <w:numPr>
          <w:ilvl w:val="0"/>
          <w:numId w:val="20"/>
        </w:numPr>
        <w:tabs>
          <w:tab w:val="clear" w:pos="720"/>
        </w:tabs>
        <w:spacing w:line="360" w:lineRule="auto"/>
        <w:ind w:hanging="720"/>
        <w:rPr>
          <w:rFonts w:ascii="Arial" w:hAnsi="Arial" w:cs="Arial"/>
          <w:sz w:val="20"/>
          <w:szCs w:val="20"/>
        </w:rPr>
      </w:pPr>
      <w:r>
        <w:rPr>
          <w:rFonts w:ascii="Arial" w:hAnsi="Arial" w:cs="Arial"/>
          <w:sz w:val="20"/>
          <w:szCs w:val="20"/>
        </w:rPr>
        <w:t>T</w:t>
      </w:r>
      <w:r w:rsidRPr="00F559D8">
        <w:rPr>
          <w:rFonts w:ascii="Arial" w:hAnsi="Arial" w:cs="Arial"/>
          <w:sz w:val="20"/>
          <w:szCs w:val="20"/>
        </w:rPr>
        <w:t xml:space="preserve">erm, </w:t>
      </w:r>
      <w:r>
        <w:rPr>
          <w:rFonts w:ascii="Arial" w:hAnsi="Arial" w:cs="Arial"/>
          <w:sz w:val="20"/>
          <w:szCs w:val="20"/>
        </w:rPr>
        <w:t>S</w:t>
      </w:r>
      <w:r w:rsidRPr="00F559D8">
        <w:rPr>
          <w:rFonts w:ascii="Arial" w:hAnsi="Arial" w:cs="Arial"/>
          <w:sz w:val="20"/>
          <w:szCs w:val="20"/>
        </w:rPr>
        <w:t xml:space="preserve">uspension and </w:t>
      </w:r>
      <w:r>
        <w:rPr>
          <w:rFonts w:ascii="Arial" w:hAnsi="Arial" w:cs="Arial"/>
          <w:sz w:val="20"/>
          <w:szCs w:val="20"/>
        </w:rPr>
        <w:t>T</w:t>
      </w:r>
      <w:r w:rsidRPr="00F559D8">
        <w:rPr>
          <w:rFonts w:ascii="Arial" w:hAnsi="Arial" w:cs="Arial"/>
          <w:sz w:val="20"/>
          <w:szCs w:val="20"/>
        </w:rPr>
        <w:t>ermination</w:t>
      </w:r>
      <w:r w:rsidRPr="00345469">
        <w:rPr>
          <w:rFonts w:ascii="Arial" w:hAnsi="Arial" w:cs="Arial"/>
          <w:sz w:val="20"/>
          <w:szCs w:val="20"/>
        </w:rPr>
        <w:tab/>
      </w:r>
      <w:r w:rsidRPr="00345469">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51" w:author="Elsabe Viljoen" w:date="2025-12-11T13:03:00Z" w16du:dateUtc="2025-12-11T11:03:00Z">
        <w:r w:rsidR="00F27471">
          <w:rPr>
            <w:rFonts w:ascii="Arial" w:hAnsi="Arial" w:cs="Arial"/>
            <w:sz w:val="20"/>
            <w:szCs w:val="20"/>
          </w:rPr>
          <w:t>51</w:t>
        </w:r>
      </w:ins>
      <w:del w:id="52" w:author="Elsabe Viljoen" w:date="2025-11-24T12:30:00Z" w16du:dateUtc="2025-11-24T10:30:00Z">
        <w:r w:rsidRPr="00345469" w:rsidDel="008812AF">
          <w:rPr>
            <w:rFonts w:ascii="Arial" w:hAnsi="Arial" w:cs="Arial"/>
            <w:sz w:val="20"/>
            <w:szCs w:val="20"/>
          </w:rPr>
          <w:delText>8</w:delText>
        </w:r>
        <w:r w:rsidR="003B48E7" w:rsidDel="008812AF">
          <w:rPr>
            <w:rFonts w:ascii="Arial" w:hAnsi="Arial" w:cs="Arial"/>
            <w:sz w:val="20"/>
            <w:szCs w:val="20"/>
          </w:rPr>
          <w:delText>6</w:delText>
        </w:r>
      </w:del>
    </w:p>
    <w:p w14:paraId="7DB9CB40" w14:textId="28B3295D" w:rsidR="00032541" w:rsidRPr="00F559D8" w:rsidRDefault="00345469" w:rsidP="00345469">
      <w:pPr>
        <w:numPr>
          <w:ilvl w:val="0"/>
          <w:numId w:val="20"/>
        </w:numPr>
        <w:spacing w:line="360" w:lineRule="auto"/>
        <w:ind w:hanging="720"/>
        <w:rPr>
          <w:rFonts w:ascii="Arial" w:hAnsi="Arial" w:cs="Arial"/>
          <w:sz w:val="20"/>
          <w:szCs w:val="20"/>
        </w:rPr>
      </w:pPr>
      <w:r>
        <w:rPr>
          <w:rFonts w:ascii="Arial" w:hAnsi="Arial" w:cs="Arial"/>
          <w:sz w:val="20"/>
          <w:szCs w:val="20"/>
        </w:rPr>
        <w:t>B</w:t>
      </w:r>
      <w:r w:rsidRPr="00F559D8">
        <w:rPr>
          <w:rFonts w:ascii="Arial" w:hAnsi="Arial" w:cs="Arial"/>
          <w:sz w:val="20"/>
          <w:szCs w:val="20"/>
        </w:rPr>
        <w:t xml:space="preserve">reach, </w:t>
      </w:r>
      <w:r>
        <w:rPr>
          <w:rFonts w:ascii="Arial" w:hAnsi="Arial" w:cs="Arial"/>
          <w:sz w:val="20"/>
          <w:szCs w:val="20"/>
        </w:rPr>
        <w:t>R</w:t>
      </w:r>
      <w:r w:rsidRPr="00F559D8">
        <w:rPr>
          <w:rFonts w:ascii="Arial" w:hAnsi="Arial" w:cs="Arial"/>
          <w:sz w:val="20"/>
          <w:szCs w:val="20"/>
        </w:rPr>
        <w:t xml:space="preserve">emedies and </w:t>
      </w:r>
      <w:r>
        <w:rPr>
          <w:rFonts w:ascii="Arial" w:hAnsi="Arial" w:cs="Arial"/>
          <w:sz w:val="20"/>
          <w:szCs w:val="20"/>
        </w:rPr>
        <w:t>S</w:t>
      </w:r>
      <w:r w:rsidRPr="00F559D8">
        <w:rPr>
          <w:rFonts w:ascii="Arial" w:hAnsi="Arial" w:cs="Arial"/>
          <w:sz w:val="20"/>
          <w:szCs w:val="20"/>
        </w:rPr>
        <w:t xml:space="preserve">pecific </w:t>
      </w:r>
      <w:proofErr w:type="gramStart"/>
      <w:r>
        <w:rPr>
          <w:rFonts w:ascii="Arial" w:hAnsi="Arial" w:cs="Arial"/>
          <w:sz w:val="20"/>
          <w:szCs w:val="20"/>
        </w:rPr>
        <w:t>P</w:t>
      </w:r>
      <w:r w:rsidRPr="00F559D8">
        <w:rPr>
          <w:rFonts w:ascii="Arial" w:hAnsi="Arial" w:cs="Arial"/>
          <w:sz w:val="20"/>
          <w:szCs w:val="20"/>
        </w:rPr>
        <w:t>erformance</w:t>
      </w:r>
      <w:r w:rsidRPr="00345469">
        <w:rPr>
          <w:rFonts w:ascii="Arial" w:hAnsi="Arial" w:cs="Arial"/>
          <w:sz w:val="20"/>
          <w:szCs w:val="20"/>
        </w:rPr>
        <w:t xml:space="preserve">  </w:t>
      </w:r>
      <w:r>
        <w:rPr>
          <w:rFonts w:ascii="Arial" w:hAnsi="Arial" w:cs="Arial"/>
          <w:sz w:val="20"/>
          <w:szCs w:val="20"/>
        </w:rPr>
        <w:tab/>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53" w:author="Elsabe Viljoen" w:date="2025-11-24T12:30:00Z" w16du:dateUtc="2025-11-24T10:30:00Z">
        <w:r w:rsidR="008812AF">
          <w:rPr>
            <w:rFonts w:ascii="Arial" w:hAnsi="Arial" w:cs="Arial"/>
            <w:sz w:val="20"/>
            <w:szCs w:val="20"/>
          </w:rPr>
          <w:t>5</w:t>
        </w:r>
      </w:ins>
      <w:ins w:id="54" w:author="Elsabe Viljoen" w:date="2025-12-11T13:03:00Z" w16du:dateUtc="2025-12-11T11:03:00Z">
        <w:r w:rsidR="00F27471">
          <w:rPr>
            <w:rFonts w:ascii="Arial" w:hAnsi="Arial" w:cs="Arial"/>
            <w:sz w:val="20"/>
            <w:szCs w:val="20"/>
          </w:rPr>
          <w:t>3</w:t>
        </w:r>
      </w:ins>
      <w:del w:id="55" w:author="Elsabe Viljoen" w:date="2025-11-24T12:30:00Z" w16du:dateUtc="2025-11-24T10:30:00Z">
        <w:r w:rsidRPr="00345469" w:rsidDel="008812AF">
          <w:rPr>
            <w:rFonts w:ascii="Arial" w:hAnsi="Arial" w:cs="Arial"/>
            <w:sz w:val="20"/>
            <w:szCs w:val="20"/>
          </w:rPr>
          <w:delText>8</w:delText>
        </w:r>
        <w:r w:rsidR="003B48E7" w:rsidDel="008812AF">
          <w:rPr>
            <w:rFonts w:ascii="Arial" w:hAnsi="Arial" w:cs="Arial"/>
            <w:sz w:val="20"/>
            <w:szCs w:val="20"/>
          </w:rPr>
          <w:delText>8</w:delText>
        </w:r>
      </w:del>
    </w:p>
    <w:p w14:paraId="13606256" w14:textId="6267B1FB" w:rsidR="00345469" w:rsidRPr="00F559D8" w:rsidRDefault="00345469" w:rsidP="00345469">
      <w:pPr>
        <w:numPr>
          <w:ilvl w:val="0"/>
          <w:numId w:val="20"/>
        </w:numPr>
        <w:tabs>
          <w:tab w:val="clear" w:pos="720"/>
        </w:tabs>
        <w:spacing w:line="360" w:lineRule="auto"/>
        <w:ind w:hanging="720"/>
        <w:rPr>
          <w:rFonts w:ascii="Arial" w:hAnsi="Arial" w:cs="Arial"/>
          <w:sz w:val="20"/>
          <w:szCs w:val="20"/>
        </w:rPr>
      </w:pPr>
      <w:r>
        <w:rPr>
          <w:rFonts w:ascii="Arial" w:hAnsi="Arial" w:cs="Arial"/>
          <w:sz w:val="20"/>
          <w:szCs w:val="20"/>
        </w:rPr>
        <w:t>F</w:t>
      </w:r>
      <w:r w:rsidRPr="00F559D8">
        <w:rPr>
          <w:rFonts w:ascii="Arial" w:hAnsi="Arial" w:cs="Arial"/>
          <w:sz w:val="20"/>
          <w:szCs w:val="20"/>
        </w:rPr>
        <w:t xml:space="preserve">orce </w:t>
      </w:r>
      <w:r>
        <w:rPr>
          <w:rFonts w:ascii="Arial" w:hAnsi="Arial" w:cs="Arial"/>
          <w:sz w:val="20"/>
          <w:szCs w:val="20"/>
        </w:rPr>
        <w:t>M</w:t>
      </w:r>
      <w:r w:rsidRPr="00F559D8">
        <w:rPr>
          <w:rFonts w:ascii="Arial" w:hAnsi="Arial" w:cs="Arial"/>
          <w:sz w:val="20"/>
          <w:szCs w:val="20"/>
        </w:rPr>
        <w:t>ajeure</w:t>
      </w:r>
      <w:r w:rsidRPr="00345469">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56" w:author="Elsabe Viljoen" w:date="2025-11-24T12:31:00Z" w16du:dateUtc="2025-11-24T10:31:00Z">
        <w:r w:rsidR="008812AF">
          <w:rPr>
            <w:rFonts w:ascii="Arial" w:hAnsi="Arial" w:cs="Arial"/>
            <w:sz w:val="20"/>
            <w:szCs w:val="20"/>
          </w:rPr>
          <w:t>5</w:t>
        </w:r>
      </w:ins>
      <w:ins w:id="57" w:author="Elsabe Viljoen" w:date="2025-12-11T13:03:00Z" w16du:dateUtc="2025-12-11T11:03:00Z">
        <w:r w:rsidR="00F27471">
          <w:rPr>
            <w:rFonts w:ascii="Arial" w:hAnsi="Arial" w:cs="Arial"/>
            <w:sz w:val="20"/>
            <w:szCs w:val="20"/>
          </w:rPr>
          <w:t>3</w:t>
        </w:r>
      </w:ins>
      <w:del w:id="58" w:author="Elsabe Viljoen" w:date="2025-11-24T12:31:00Z" w16du:dateUtc="2025-11-24T10:31:00Z">
        <w:r w:rsidRPr="00345469" w:rsidDel="008812AF">
          <w:rPr>
            <w:rFonts w:ascii="Arial" w:hAnsi="Arial" w:cs="Arial"/>
            <w:sz w:val="20"/>
            <w:szCs w:val="20"/>
          </w:rPr>
          <w:delText>8</w:delText>
        </w:r>
        <w:r w:rsidR="003B48E7" w:rsidDel="008812AF">
          <w:rPr>
            <w:rFonts w:ascii="Arial" w:hAnsi="Arial" w:cs="Arial"/>
            <w:sz w:val="20"/>
            <w:szCs w:val="20"/>
          </w:rPr>
          <w:delText>9</w:delText>
        </w:r>
      </w:del>
    </w:p>
    <w:p w14:paraId="2F797359" w14:textId="3D249548" w:rsidR="00345469" w:rsidRPr="00F559D8" w:rsidRDefault="00345469" w:rsidP="00345469">
      <w:pPr>
        <w:numPr>
          <w:ilvl w:val="0"/>
          <w:numId w:val="20"/>
        </w:numPr>
        <w:tabs>
          <w:tab w:val="clear" w:pos="720"/>
        </w:tabs>
        <w:spacing w:line="360" w:lineRule="auto"/>
        <w:ind w:hanging="720"/>
        <w:rPr>
          <w:rFonts w:ascii="Arial" w:hAnsi="Arial" w:cs="Arial"/>
          <w:sz w:val="20"/>
          <w:szCs w:val="20"/>
        </w:rPr>
      </w:pPr>
      <w:r>
        <w:rPr>
          <w:rFonts w:ascii="Arial" w:hAnsi="Arial" w:cs="Arial"/>
          <w:sz w:val="20"/>
          <w:szCs w:val="20"/>
        </w:rPr>
        <w:t>D</w:t>
      </w:r>
      <w:r w:rsidRPr="00F559D8">
        <w:rPr>
          <w:rFonts w:ascii="Arial" w:hAnsi="Arial" w:cs="Arial"/>
          <w:sz w:val="20"/>
          <w:szCs w:val="20"/>
        </w:rPr>
        <w:t xml:space="preserve">ispute </w:t>
      </w:r>
      <w:r>
        <w:rPr>
          <w:rFonts w:ascii="Arial" w:hAnsi="Arial" w:cs="Arial"/>
          <w:sz w:val="20"/>
          <w:szCs w:val="20"/>
        </w:rPr>
        <w:t>R</w:t>
      </w:r>
      <w:r w:rsidRPr="00F559D8">
        <w:rPr>
          <w:rFonts w:ascii="Arial" w:hAnsi="Arial" w:cs="Arial"/>
          <w:sz w:val="20"/>
          <w:szCs w:val="20"/>
        </w:rPr>
        <w:t xml:space="preserve">esolution, </w:t>
      </w:r>
      <w:r>
        <w:rPr>
          <w:rFonts w:ascii="Arial" w:hAnsi="Arial" w:cs="Arial"/>
          <w:sz w:val="20"/>
          <w:szCs w:val="20"/>
        </w:rPr>
        <w:t>G</w:t>
      </w:r>
      <w:r w:rsidRPr="00F559D8">
        <w:rPr>
          <w:rFonts w:ascii="Arial" w:hAnsi="Arial" w:cs="Arial"/>
          <w:sz w:val="20"/>
          <w:szCs w:val="20"/>
        </w:rPr>
        <w:t xml:space="preserve">overning </w:t>
      </w:r>
      <w:r>
        <w:rPr>
          <w:rFonts w:ascii="Arial" w:hAnsi="Arial" w:cs="Arial"/>
          <w:sz w:val="20"/>
          <w:szCs w:val="20"/>
        </w:rPr>
        <w:t>L</w:t>
      </w:r>
      <w:r w:rsidRPr="00F559D8">
        <w:rPr>
          <w:rFonts w:ascii="Arial" w:hAnsi="Arial" w:cs="Arial"/>
          <w:sz w:val="20"/>
          <w:szCs w:val="20"/>
        </w:rPr>
        <w:t xml:space="preserve">aw and </w:t>
      </w:r>
      <w:r>
        <w:rPr>
          <w:rFonts w:ascii="Arial" w:hAnsi="Arial" w:cs="Arial"/>
          <w:sz w:val="20"/>
          <w:szCs w:val="20"/>
        </w:rPr>
        <w:t>J</w:t>
      </w:r>
      <w:r w:rsidRPr="00F559D8">
        <w:rPr>
          <w:rFonts w:ascii="Arial" w:hAnsi="Arial" w:cs="Arial"/>
          <w:sz w:val="20"/>
          <w:szCs w:val="20"/>
        </w:rPr>
        <w:t>urisdiction</w:t>
      </w:r>
      <w:r w:rsidRPr="00345469">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59" w:author="Elsabe Viljoen" w:date="2025-11-24T12:31:00Z" w16du:dateUtc="2025-11-24T10:31:00Z">
        <w:r w:rsidR="008812AF">
          <w:rPr>
            <w:rFonts w:ascii="Arial" w:hAnsi="Arial" w:cs="Arial"/>
            <w:sz w:val="20"/>
            <w:szCs w:val="20"/>
          </w:rPr>
          <w:t>5</w:t>
        </w:r>
      </w:ins>
      <w:ins w:id="60" w:author="Elsabe Viljoen" w:date="2025-12-11T13:03:00Z" w16du:dateUtc="2025-12-11T11:03:00Z">
        <w:r w:rsidR="00F27471">
          <w:rPr>
            <w:rFonts w:ascii="Arial" w:hAnsi="Arial" w:cs="Arial"/>
            <w:sz w:val="20"/>
            <w:szCs w:val="20"/>
          </w:rPr>
          <w:t>4</w:t>
        </w:r>
      </w:ins>
      <w:del w:id="61" w:author="Elsabe Viljoen" w:date="2025-11-24T12:31:00Z" w16du:dateUtc="2025-11-24T10:31:00Z">
        <w:r w:rsidRPr="00345469" w:rsidDel="008812AF">
          <w:rPr>
            <w:rFonts w:ascii="Arial" w:hAnsi="Arial" w:cs="Arial"/>
            <w:sz w:val="20"/>
            <w:szCs w:val="20"/>
          </w:rPr>
          <w:delText>8</w:delText>
        </w:r>
        <w:r w:rsidR="003B48E7" w:rsidDel="008812AF">
          <w:rPr>
            <w:rFonts w:ascii="Arial" w:hAnsi="Arial" w:cs="Arial"/>
            <w:sz w:val="20"/>
            <w:szCs w:val="20"/>
          </w:rPr>
          <w:delText>9</w:delText>
        </w:r>
      </w:del>
    </w:p>
    <w:p w14:paraId="1A5F0A89" w14:textId="23B06E8C" w:rsidR="00345469" w:rsidRPr="00F559D8" w:rsidRDefault="00345469" w:rsidP="00345469">
      <w:pPr>
        <w:numPr>
          <w:ilvl w:val="0"/>
          <w:numId w:val="20"/>
        </w:numPr>
        <w:tabs>
          <w:tab w:val="clear" w:pos="720"/>
          <w:tab w:val="left" w:pos="851"/>
        </w:tabs>
        <w:spacing w:line="360" w:lineRule="auto"/>
        <w:ind w:hanging="720"/>
        <w:rPr>
          <w:rFonts w:ascii="Arial" w:hAnsi="Arial" w:cs="Arial"/>
          <w:sz w:val="20"/>
          <w:szCs w:val="20"/>
        </w:rPr>
      </w:pPr>
      <w:r>
        <w:rPr>
          <w:rFonts w:ascii="Arial" w:hAnsi="Arial" w:cs="Arial"/>
          <w:sz w:val="20"/>
          <w:szCs w:val="20"/>
        </w:rPr>
        <w:t>N</w:t>
      </w:r>
      <w:r w:rsidRPr="00F559D8">
        <w:rPr>
          <w:rFonts w:ascii="Arial" w:hAnsi="Arial" w:cs="Arial"/>
          <w:sz w:val="20"/>
          <w:szCs w:val="20"/>
        </w:rPr>
        <w:t xml:space="preserve">otices and </w:t>
      </w:r>
      <w:proofErr w:type="spellStart"/>
      <w:r>
        <w:rPr>
          <w:rFonts w:ascii="Arial" w:hAnsi="Arial" w:cs="Arial"/>
          <w:sz w:val="20"/>
          <w:szCs w:val="20"/>
        </w:rPr>
        <w:t>D</w:t>
      </w:r>
      <w:r w:rsidRPr="00F559D8">
        <w:rPr>
          <w:rFonts w:ascii="Arial" w:hAnsi="Arial" w:cs="Arial"/>
          <w:sz w:val="20"/>
          <w:szCs w:val="20"/>
        </w:rPr>
        <w:t>omicilia</w:t>
      </w:r>
      <w:proofErr w:type="spellEnd"/>
      <w:r w:rsidRPr="00345469">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62" w:author="Elsabe Viljoen" w:date="2025-11-24T12:31:00Z" w16du:dateUtc="2025-11-24T10:31:00Z">
        <w:r w:rsidR="008812AF">
          <w:rPr>
            <w:rFonts w:ascii="Arial" w:hAnsi="Arial" w:cs="Arial"/>
            <w:sz w:val="20"/>
            <w:szCs w:val="20"/>
          </w:rPr>
          <w:t>5</w:t>
        </w:r>
      </w:ins>
      <w:ins w:id="63" w:author="Elsabe Viljoen" w:date="2025-12-11T13:04:00Z" w16du:dateUtc="2025-12-11T11:04:00Z">
        <w:r w:rsidR="00F27471">
          <w:rPr>
            <w:rFonts w:ascii="Arial" w:hAnsi="Arial" w:cs="Arial"/>
            <w:sz w:val="20"/>
            <w:szCs w:val="20"/>
          </w:rPr>
          <w:t>5</w:t>
        </w:r>
      </w:ins>
      <w:del w:id="64" w:author="Elsabe Viljoen" w:date="2025-11-24T12:31:00Z" w16du:dateUtc="2025-11-24T10:31:00Z">
        <w:r w:rsidR="00D92E79" w:rsidDel="008812AF">
          <w:rPr>
            <w:rFonts w:ascii="Arial" w:hAnsi="Arial" w:cs="Arial"/>
            <w:sz w:val="20"/>
            <w:szCs w:val="20"/>
          </w:rPr>
          <w:delText>90</w:delText>
        </w:r>
      </w:del>
    </w:p>
    <w:p w14:paraId="027725C8" w14:textId="7D5F47BE" w:rsidR="00345469" w:rsidRPr="00F559D8" w:rsidRDefault="00345469" w:rsidP="00345469">
      <w:pPr>
        <w:numPr>
          <w:ilvl w:val="0"/>
          <w:numId w:val="20"/>
        </w:numPr>
        <w:tabs>
          <w:tab w:val="left" w:pos="851"/>
        </w:tabs>
        <w:spacing w:line="360" w:lineRule="auto"/>
        <w:ind w:hanging="720"/>
        <w:rPr>
          <w:rFonts w:ascii="Arial" w:hAnsi="Arial" w:cs="Arial"/>
          <w:sz w:val="20"/>
          <w:szCs w:val="20"/>
        </w:rPr>
      </w:pPr>
      <w:r>
        <w:rPr>
          <w:rFonts w:ascii="Arial" w:hAnsi="Arial" w:cs="Arial"/>
          <w:sz w:val="20"/>
          <w:szCs w:val="20"/>
        </w:rPr>
        <w:t>Ce</w:t>
      </w:r>
      <w:r w:rsidRPr="00F559D8">
        <w:rPr>
          <w:rFonts w:ascii="Arial" w:hAnsi="Arial" w:cs="Arial"/>
          <w:sz w:val="20"/>
          <w:szCs w:val="20"/>
        </w:rPr>
        <w:t xml:space="preserve">ssion, </w:t>
      </w:r>
      <w:r>
        <w:rPr>
          <w:rFonts w:ascii="Arial" w:hAnsi="Arial" w:cs="Arial"/>
          <w:sz w:val="20"/>
          <w:szCs w:val="20"/>
        </w:rPr>
        <w:t>A</w:t>
      </w:r>
      <w:r w:rsidRPr="00F559D8">
        <w:rPr>
          <w:rFonts w:ascii="Arial" w:hAnsi="Arial" w:cs="Arial"/>
          <w:sz w:val="20"/>
          <w:szCs w:val="20"/>
        </w:rPr>
        <w:t xml:space="preserve">ssignment and </w:t>
      </w:r>
      <w:proofErr w:type="gramStart"/>
      <w:r>
        <w:rPr>
          <w:rFonts w:ascii="Arial" w:hAnsi="Arial" w:cs="Arial"/>
          <w:sz w:val="20"/>
          <w:szCs w:val="20"/>
        </w:rPr>
        <w:t>D</w:t>
      </w:r>
      <w:r w:rsidRPr="00F559D8">
        <w:rPr>
          <w:rFonts w:ascii="Arial" w:hAnsi="Arial" w:cs="Arial"/>
          <w:sz w:val="20"/>
          <w:szCs w:val="20"/>
        </w:rPr>
        <w:t>elegation</w:t>
      </w:r>
      <w:r w:rsidRPr="00345469">
        <w:rPr>
          <w:rFonts w:ascii="Arial" w:hAnsi="Arial" w:cs="Arial"/>
          <w:sz w:val="20"/>
          <w:szCs w:val="20"/>
        </w:rPr>
        <w:t xml:space="preserve">  </w:t>
      </w:r>
      <w:r>
        <w:rPr>
          <w:rFonts w:ascii="Arial" w:hAnsi="Arial" w:cs="Arial"/>
          <w:sz w:val="20"/>
          <w:szCs w:val="20"/>
        </w:rPr>
        <w:tab/>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65" w:author="Elsabe Viljoen" w:date="2025-11-24T12:31:00Z" w16du:dateUtc="2025-11-24T10:31:00Z">
        <w:r w:rsidR="008812AF">
          <w:rPr>
            <w:rFonts w:ascii="Arial" w:hAnsi="Arial" w:cs="Arial"/>
            <w:sz w:val="20"/>
            <w:szCs w:val="20"/>
          </w:rPr>
          <w:t>5</w:t>
        </w:r>
      </w:ins>
      <w:ins w:id="66" w:author="Elsabe Viljoen" w:date="2025-12-11T13:04:00Z" w16du:dateUtc="2025-12-11T11:04:00Z">
        <w:r w:rsidR="00F27471">
          <w:rPr>
            <w:rFonts w:ascii="Arial" w:hAnsi="Arial" w:cs="Arial"/>
            <w:sz w:val="20"/>
            <w:szCs w:val="20"/>
          </w:rPr>
          <w:t>6</w:t>
        </w:r>
      </w:ins>
      <w:del w:id="67" w:author="Elsabe Viljoen" w:date="2025-11-24T12:31:00Z" w16du:dateUtc="2025-11-24T10:31:00Z">
        <w:r w:rsidR="00D92E79" w:rsidDel="008812AF">
          <w:rPr>
            <w:rFonts w:ascii="Arial" w:hAnsi="Arial" w:cs="Arial"/>
            <w:sz w:val="20"/>
            <w:szCs w:val="20"/>
          </w:rPr>
          <w:delText>91</w:delText>
        </w:r>
      </w:del>
    </w:p>
    <w:p w14:paraId="1CDF7C6E" w14:textId="3FCBB335" w:rsidR="00D94C27" w:rsidRPr="00345469" w:rsidRDefault="00345469" w:rsidP="00345469">
      <w:pPr>
        <w:pStyle w:val="ListParagraph"/>
        <w:numPr>
          <w:ilvl w:val="0"/>
          <w:numId w:val="20"/>
        </w:numPr>
        <w:spacing w:line="360" w:lineRule="auto"/>
        <w:ind w:hanging="720"/>
        <w:rPr>
          <w:rFonts w:ascii="Arial" w:hAnsi="Arial" w:cs="Arial"/>
          <w:sz w:val="20"/>
          <w:szCs w:val="20"/>
        </w:rPr>
      </w:pPr>
      <w:r>
        <w:rPr>
          <w:rFonts w:ascii="Arial" w:hAnsi="Arial" w:cs="Arial"/>
          <w:sz w:val="20"/>
          <w:szCs w:val="20"/>
        </w:rPr>
        <w:t>R</w:t>
      </w:r>
      <w:r w:rsidRPr="00F559D8">
        <w:rPr>
          <w:rFonts w:ascii="Arial" w:hAnsi="Arial" w:cs="Arial"/>
          <w:sz w:val="20"/>
          <w:szCs w:val="20"/>
        </w:rPr>
        <w:t xml:space="preserve">elationship </w:t>
      </w:r>
      <w:r>
        <w:rPr>
          <w:rFonts w:ascii="Arial" w:hAnsi="Arial" w:cs="Arial"/>
          <w:sz w:val="20"/>
          <w:szCs w:val="20"/>
        </w:rPr>
        <w:t>B</w:t>
      </w:r>
      <w:r w:rsidRPr="00F559D8">
        <w:rPr>
          <w:rFonts w:ascii="Arial" w:hAnsi="Arial" w:cs="Arial"/>
          <w:sz w:val="20"/>
          <w:szCs w:val="20"/>
        </w:rPr>
        <w:t xml:space="preserve">etween the </w:t>
      </w:r>
      <w:proofErr w:type="gramStart"/>
      <w:r>
        <w:rPr>
          <w:rFonts w:ascii="Arial" w:hAnsi="Arial" w:cs="Arial"/>
          <w:sz w:val="20"/>
          <w:szCs w:val="20"/>
        </w:rPr>
        <w:t>P</w:t>
      </w:r>
      <w:r w:rsidRPr="00F559D8">
        <w:rPr>
          <w:rFonts w:ascii="Arial" w:hAnsi="Arial" w:cs="Arial"/>
          <w:sz w:val="20"/>
          <w:szCs w:val="20"/>
        </w:rPr>
        <w:t>arties</w:t>
      </w:r>
      <w:r w:rsidRPr="00345469">
        <w:rPr>
          <w:rFonts w:ascii="Arial" w:hAnsi="Arial" w:cs="Arial"/>
          <w:sz w:val="20"/>
          <w:szCs w:val="20"/>
        </w:rPr>
        <w:t xml:space="preserve">  </w:t>
      </w:r>
      <w:r>
        <w:rPr>
          <w:rFonts w:ascii="Arial" w:hAnsi="Arial" w:cs="Arial"/>
          <w:sz w:val="20"/>
          <w:szCs w:val="20"/>
        </w:rPr>
        <w:tab/>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68" w:author="Elsabe Viljoen" w:date="2025-11-24T12:31:00Z" w16du:dateUtc="2025-11-24T10:31:00Z">
        <w:r w:rsidR="008812AF">
          <w:rPr>
            <w:rFonts w:ascii="Arial" w:hAnsi="Arial" w:cs="Arial"/>
            <w:sz w:val="20"/>
            <w:szCs w:val="20"/>
          </w:rPr>
          <w:t>5</w:t>
        </w:r>
      </w:ins>
      <w:ins w:id="69" w:author="Elsabe Viljoen" w:date="2025-12-11T13:04:00Z" w16du:dateUtc="2025-12-11T11:04:00Z">
        <w:r w:rsidR="00F27471">
          <w:rPr>
            <w:rFonts w:ascii="Arial" w:hAnsi="Arial" w:cs="Arial"/>
            <w:sz w:val="20"/>
            <w:szCs w:val="20"/>
          </w:rPr>
          <w:t>6</w:t>
        </w:r>
      </w:ins>
      <w:del w:id="70" w:author="Elsabe Viljoen" w:date="2025-11-24T12:31:00Z" w16du:dateUtc="2025-11-24T10:31:00Z">
        <w:r w:rsidR="00D92E79" w:rsidDel="008812AF">
          <w:rPr>
            <w:rFonts w:ascii="Arial" w:hAnsi="Arial" w:cs="Arial"/>
            <w:sz w:val="20"/>
            <w:szCs w:val="20"/>
          </w:rPr>
          <w:delText>91</w:delText>
        </w:r>
      </w:del>
    </w:p>
    <w:p w14:paraId="40767406" w14:textId="24332805" w:rsidR="00345469" w:rsidRPr="00F559D8" w:rsidRDefault="00345469" w:rsidP="00345469">
      <w:pPr>
        <w:numPr>
          <w:ilvl w:val="0"/>
          <w:numId w:val="20"/>
        </w:numPr>
        <w:tabs>
          <w:tab w:val="left" w:pos="851"/>
        </w:tabs>
        <w:spacing w:line="360" w:lineRule="auto"/>
        <w:ind w:hanging="720"/>
        <w:rPr>
          <w:rFonts w:ascii="Arial" w:hAnsi="Arial" w:cs="Arial"/>
          <w:sz w:val="20"/>
          <w:szCs w:val="20"/>
        </w:rPr>
      </w:pPr>
      <w:r>
        <w:rPr>
          <w:rFonts w:ascii="Arial" w:hAnsi="Arial" w:cs="Arial"/>
          <w:sz w:val="20"/>
          <w:szCs w:val="20"/>
        </w:rPr>
        <w:t>G</w:t>
      </w:r>
      <w:r w:rsidRPr="00F559D8">
        <w:rPr>
          <w:rFonts w:ascii="Arial" w:hAnsi="Arial" w:cs="Arial"/>
          <w:sz w:val="20"/>
          <w:szCs w:val="20"/>
        </w:rPr>
        <w:t>eneral</w:t>
      </w:r>
      <w:r w:rsidRPr="00345469">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ins w:id="71" w:author="Elsabe Viljoen" w:date="2025-11-24T12:31:00Z" w16du:dateUtc="2025-11-24T10:31:00Z">
        <w:r w:rsidR="008812AF">
          <w:rPr>
            <w:rFonts w:ascii="Arial" w:hAnsi="Arial" w:cs="Arial"/>
            <w:sz w:val="20"/>
            <w:szCs w:val="20"/>
          </w:rPr>
          <w:t>5</w:t>
        </w:r>
      </w:ins>
      <w:ins w:id="72" w:author="Elsabe Viljoen" w:date="2025-12-11T13:04:00Z" w16du:dateUtc="2025-12-11T11:04:00Z">
        <w:r w:rsidR="00F27471">
          <w:rPr>
            <w:rFonts w:ascii="Arial" w:hAnsi="Arial" w:cs="Arial"/>
            <w:sz w:val="20"/>
            <w:szCs w:val="20"/>
          </w:rPr>
          <w:t>6</w:t>
        </w:r>
      </w:ins>
      <w:del w:id="73" w:author="Elsabe Viljoen" w:date="2025-11-24T12:31:00Z" w16du:dateUtc="2025-11-24T10:31:00Z">
        <w:r w:rsidR="00D92E79" w:rsidDel="008812AF">
          <w:rPr>
            <w:rFonts w:ascii="Arial" w:hAnsi="Arial" w:cs="Arial"/>
            <w:sz w:val="20"/>
            <w:szCs w:val="20"/>
          </w:rPr>
          <w:delText>92</w:delText>
        </w:r>
      </w:del>
    </w:p>
    <w:p w14:paraId="384B6BE1" w14:textId="77777777" w:rsidR="00345469" w:rsidRPr="00032541" w:rsidRDefault="00345469" w:rsidP="00345469">
      <w:pPr>
        <w:pStyle w:val="ListParagraph"/>
        <w:spacing w:line="360" w:lineRule="auto"/>
        <w:rPr>
          <w:rFonts w:ascii="Arial" w:hAnsi="Arial" w:cs="Arial"/>
          <w:sz w:val="20"/>
          <w:szCs w:val="20"/>
        </w:rPr>
      </w:pPr>
    </w:p>
    <w:p w14:paraId="5EE4021F" w14:textId="53B18D1A" w:rsidR="00771AF0" w:rsidRPr="00032541" w:rsidRDefault="00032541" w:rsidP="00032541">
      <w:pPr>
        <w:tabs>
          <w:tab w:val="num" w:pos="720"/>
        </w:tabs>
        <w:spacing w:line="360" w:lineRule="auto"/>
        <w:ind w:hanging="720"/>
        <w:jc w:val="center"/>
        <w:rPr>
          <w:rFonts w:ascii="Arial" w:hAnsi="Arial" w:cs="Arial"/>
          <w:sz w:val="20"/>
          <w:szCs w:val="20"/>
        </w:rPr>
      </w:pPr>
      <w:r w:rsidRPr="00032541">
        <w:rPr>
          <w:rFonts w:ascii="Arial" w:hAnsi="Arial" w:cs="Arial"/>
          <w:sz w:val="20"/>
          <w:szCs w:val="20"/>
        </w:rPr>
        <w:br w:type="page"/>
      </w:r>
    </w:p>
    <w:p w14:paraId="5FE4DE85" w14:textId="6F63B357" w:rsidR="000A055E" w:rsidRPr="00E432C8" w:rsidRDefault="000A055E" w:rsidP="00CF02F9">
      <w:pPr>
        <w:spacing w:line="360" w:lineRule="auto"/>
        <w:jc w:val="center"/>
        <w:rPr>
          <w:rFonts w:ascii="Arial" w:hAnsi="Arial" w:cs="Arial"/>
          <w:b/>
          <w:bCs/>
          <w:sz w:val="28"/>
          <w:szCs w:val="28"/>
        </w:rPr>
      </w:pPr>
      <w:r w:rsidRPr="00E432C8">
        <w:rPr>
          <w:rFonts w:ascii="Arial" w:hAnsi="Arial" w:cs="Arial"/>
          <w:b/>
          <w:bCs/>
          <w:sz w:val="28"/>
          <w:szCs w:val="28"/>
        </w:rPr>
        <w:t>C</w:t>
      </w:r>
      <w:r>
        <w:rPr>
          <w:rFonts w:ascii="Arial" w:hAnsi="Arial" w:cs="Arial"/>
          <w:b/>
          <w:bCs/>
          <w:sz w:val="28"/>
          <w:szCs w:val="28"/>
        </w:rPr>
        <w:t>O-PRODUCTION AND COLLABORATION AGREEMENT</w:t>
      </w:r>
    </w:p>
    <w:p w14:paraId="504422DA" w14:textId="77777777" w:rsidR="00E72A39" w:rsidRDefault="000A055E" w:rsidP="000A055E">
      <w:pPr>
        <w:spacing w:line="360" w:lineRule="auto"/>
        <w:jc w:val="center"/>
        <w:rPr>
          <w:rFonts w:ascii="Arial" w:hAnsi="Arial" w:cs="Arial"/>
          <w:sz w:val="22"/>
          <w:szCs w:val="22"/>
        </w:rPr>
      </w:pPr>
      <w:r w:rsidRPr="00801681">
        <w:rPr>
          <w:rFonts w:ascii="Arial" w:hAnsi="Arial" w:cs="Arial"/>
        </w:rPr>
        <w:t>“</w:t>
      </w:r>
      <w:r w:rsidRPr="000A055E">
        <w:rPr>
          <w:rFonts w:ascii="Arial" w:hAnsi="Arial" w:cs="Arial"/>
          <w:b/>
          <w:bCs/>
          <w:i/>
          <w:iCs/>
        </w:rPr>
        <w:t>Zaheera Boomgaard Documentary</w:t>
      </w:r>
      <w:r w:rsidRPr="00801681">
        <w:rPr>
          <w:rFonts w:ascii="Arial" w:hAnsi="Arial" w:cs="Arial"/>
          <w:b/>
          <w:bCs/>
          <w:i/>
          <w:iCs/>
        </w:rPr>
        <w:t>”</w:t>
      </w:r>
      <w:r w:rsidRPr="00E432C8">
        <w:rPr>
          <w:rFonts w:ascii="Arial" w:hAnsi="Arial" w:cs="Arial"/>
          <w:sz w:val="22"/>
          <w:szCs w:val="22"/>
        </w:rPr>
        <w:t xml:space="preserve"> </w:t>
      </w:r>
    </w:p>
    <w:p w14:paraId="6A397D24" w14:textId="0A0A82AF" w:rsidR="000A055E" w:rsidRDefault="000A055E" w:rsidP="000A055E">
      <w:pPr>
        <w:spacing w:line="360" w:lineRule="auto"/>
        <w:jc w:val="center"/>
        <w:rPr>
          <w:rFonts w:ascii="Arial" w:hAnsi="Arial" w:cs="Arial"/>
          <w:sz w:val="22"/>
          <w:szCs w:val="22"/>
        </w:rPr>
      </w:pPr>
      <w:r w:rsidRPr="00E432C8">
        <w:rPr>
          <w:rFonts w:ascii="Arial" w:hAnsi="Arial" w:cs="Arial"/>
          <w:sz w:val="22"/>
          <w:szCs w:val="22"/>
        </w:rPr>
        <w:t>(</w:t>
      </w:r>
      <w:r w:rsidRPr="00E432C8">
        <w:rPr>
          <w:rFonts w:ascii="Arial" w:hAnsi="Arial" w:cs="Arial"/>
          <w:b/>
          <w:bCs/>
          <w:sz w:val="22"/>
          <w:szCs w:val="22"/>
        </w:rPr>
        <w:t>“Project”</w:t>
      </w:r>
      <w:r w:rsidRPr="00E432C8">
        <w:rPr>
          <w:rFonts w:ascii="Arial" w:hAnsi="Arial" w:cs="Arial"/>
          <w:sz w:val="22"/>
          <w:szCs w:val="22"/>
        </w:rPr>
        <w:t>)</w:t>
      </w:r>
    </w:p>
    <w:p w14:paraId="3A82AC57" w14:textId="77777777" w:rsidR="000A055E" w:rsidRPr="00E432C8" w:rsidRDefault="000A055E" w:rsidP="000A055E">
      <w:pPr>
        <w:spacing w:line="360" w:lineRule="auto"/>
        <w:jc w:val="center"/>
        <w:rPr>
          <w:rFonts w:ascii="Arial" w:hAnsi="Arial" w:cs="Arial"/>
          <w:sz w:val="22"/>
          <w:szCs w:val="22"/>
        </w:rPr>
      </w:pPr>
    </w:p>
    <w:p w14:paraId="421A4C6A" w14:textId="77777777" w:rsidR="000A055E" w:rsidRPr="00801681" w:rsidRDefault="000A055E" w:rsidP="00801681">
      <w:pPr>
        <w:spacing w:line="360" w:lineRule="auto"/>
        <w:jc w:val="both"/>
        <w:rPr>
          <w:rFonts w:ascii="Arial" w:hAnsi="Arial" w:cs="Arial"/>
          <w:b/>
          <w:bCs/>
          <w:sz w:val="22"/>
          <w:szCs w:val="22"/>
        </w:rPr>
      </w:pPr>
      <w:r w:rsidRPr="00801681">
        <w:rPr>
          <w:rFonts w:ascii="Arial" w:hAnsi="Arial" w:cs="Arial"/>
          <w:b/>
          <w:bCs/>
          <w:sz w:val="22"/>
          <w:szCs w:val="22"/>
        </w:rPr>
        <w:t>Between</w:t>
      </w:r>
      <w:r w:rsidRPr="00801681">
        <w:rPr>
          <w:rFonts w:ascii="Arial" w:hAnsi="Arial" w:cs="Arial"/>
          <w:sz w:val="22"/>
          <w:szCs w:val="22"/>
        </w:rPr>
        <w:t>:</w:t>
      </w:r>
      <w:r w:rsidRPr="00801681">
        <w:rPr>
          <w:rFonts w:ascii="Arial" w:hAnsi="Arial" w:cs="Arial"/>
          <w:sz w:val="22"/>
          <w:szCs w:val="22"/>
        </w:rPr>
        <w:br/>
      </w:r>
    </w:p>
    <w:p w14:paraId="05F24AF0" w14:textId="2CAB7AE7" w:rsidR="000A055E" w:rsidRPr="00801681" w:rsidRDefault="000A055E" w:rsidP="00801681">
      <w:pPr>
        <w:spacing w:line="360" w:lineRule="auto"/>
        <w:jc w:val="center"/>
        <w:rPr>
          <w:rFonts w:ascii="Arial" w:hAnsi="Arial" w:cs="Arial"/>
          <w:sz w:val="22"/>
          <w:szCs w:val="22"/>
        </w:rPr>
      </w:pPr>
      <w:r w:rsidRPr="00801681">
        <w:rPr>
          <w:rFonts w:ascii="Arial" w:hAnsi="Arial" w:cs="Arial"/>
          <w:b/>
          <w:bCs/>
          <w:sz w:val="22"/>
          <w:szCs w:val="22"/>
        </w:rPr>
        <w:t xml:space="preserve">INFINITY FILMS (PTY) LTD </w:t>
      </w:r>
      <w:del w:id="74" w:author="Elsabe Viljoen" w:date="2025-12-11T12:34:00Z" w16du:dateUtc="2025-12-11T10:34:00Z">
        <w:r w:rsidRPr="00801681" w:rsidDel="00C521CE">
          <w:rPr>
            <w:rFonts w:ascii="Arial" w:hAnsi="Arial" w:cs="Arial"/>
            <w:b/>
            <w:bCs/>
            <w:sz w:val="22"/>
            <w:szCs w:val="22"/>
          </w:rPr>
          <w:delText>t/a TUISKOMS 2</w:delText>
        </w:r>
      </w:del>
    </w:p>
    <w:p w14:paraId="3B319727" w14:textId="77777777" w:rsidR="000A055E" w:rsidRPr="00801681" w:rsidRDefault="000A055E" w:rsidP="00801681">
      <w:pPr>
        <w:spacing w:line="360" w:lineRule="auto"/>
        <w:jc w:val="center"/>
        <w:rPr>
          <w:rFonts w:ascii="Arial" w:hAnsi="Arial" w:cs="Arial"/>
          <w:sz w:val="22"/>
          <w:szCs w:val="22"/>
        </w:rPr>
      </w:pPr>
      <w:r w:rsidRPr="00801681">
        <w:rPr>
          <w:rFonts w:ascii="Arial" w:hAnsi="Arial" w:cs="Arial"/>
          <w:b/>
          <w:bCs/>
          <w:sz w:val="22"/>
          <w:szCs w:val="22"/>
        </w:rPr>
        <w:t>REGISTRATION NO. 2014/263850/07</w:t>
      </w:r>
    </w:p>
    <w:p w14:paraId="78809552" w14:textId="77777777" w:rsidR="000A055E" w:rsidRPr="00801681" w:rsidRDefault="000A055E" w:rsidP="00801681">
      <w:pPr>
        <w:spacing w:line="360" w:lineRule="auto"/>
        <w:jc w:val="center"/>
        <w:rPr>
          <w:rFonts w:ascii="Arial" w:hAnsi="Arial" w:cs="Arial"/>
          <w:sz w:val="22"/>
          <w:szCs w:val="22"/>
        </w:rPr>
      </w:pPr>
      <w:r w:rsidRPr="00801681">
        <w:rPr>
          <w:rFonts w:ascii="Arial" w:hAnsi="Arial" w:cs="Arial"/>
          <w:sz w:val="22"/>
          <w:szCs w:val="22"/>
        </w:rPr>
        <w:t>Address: 23 Mountain Silver Drive</w:t>
      </w:r>
    </w:p>
    <w:p w14:paraId="77ED690A" w14:textId="74C4A94A" w:rsidR="000A055E" w:rsidRPr="00801681" w:rsidRDefault="000A055E" w:rsidP="00801681">
      <w:pPr>
        <w:spacing w:line="360" w:lineRule="auto"/>
        <w:jc w:val="center"/>
        <w:rPr>
          <w:rFonts w:ascii="Arial" w:hAnsi="Arial" w:cs="Arial"/>
          <w:sz w:val="22"/>
          <w:szCs w:val="22"/>
        </w:rPr>
      </w:pPr>
      <w:proofErr w:type="spellStart"/>
      <w:r w:rsidRPr="00801681">
        <w:rPr>
          <w:rFonts w:ascii="Arial" w:hAnsi="Arial" w:cs="Arial"/>
          <w:sz w:val="22"/>
          <w:szCs w:val="22"/>
        </w:rPr>
        <w:t>Welgevonden</w:t>
      </w:r>
      <w:proofErr w:type="spellEnd"/>
      <w:r w:rsidRPr="00801681">
        <w:rPr>
          <w:rFonts w:ascii="Arial" w:hAnsi="Arial" w:cs="Arial"/>
          <w:sz w:val="22"/>
          <w:szCs w:val="22"/>
        </w:rPr>
        <w:t>,</w:t>
      </w:r>
    </w:p>
    <w:p w14:paraId="69E3A761" w14:textId="77777777" w:rsidR="000A055E" w:rsidRPr="00801681" w:rsidRDefault="000A055E" w:rsidP="00801681">
      <w:pPr>
        <w:spacing w:line="360" w:lineRule="auto"/>
        <w:jc w:val="center"/>
        <w:rPr>
          <w:rFonts w:ascii="Arial" w:hAnsi="Arial" w:cs="Arial"/>
          <w:sz w:val="22"/>
          <w:szCs w:val="22"/>
        </w:rPr>
      </w:pPr>
      <w:r w:rsidRPr="00801681">
        <w:rPr>
          <w:rFonts w:ascii="Arial" w:hAnsi="Arial" w:cs="Arial"/>
          <w:sz w:val="22"/>
          <w:szCs w:val="22"/>
        </w:rPr>
        <w:t>Stellenbosch</w:t>
      </w:r>
    </w:p>
    <w:p w14:paraId="5D993317" w14:textId="136A3166" w:rsidR="000A055E" w:rsidRPr="00801681" w:rsidRDefault="000A055E" w:rsidP="00801681">
      <w:pPr>
        <w:spacing w:line="360" w:lineRule="auto"/>
        <w:jc w:val="center"/>
        <w:rPr>
          <w:rFonts w:ascii="Arial" w:hAnsi="Arial" w:cs="Arial"/>
          <w:sz w:val="22"/>
          <w:szCs w:val="22"/>
        </w:rPr>
      </w:pPr>
      <w:r w:rsidRPr="00801681">
        <w:rPr>
          <w:rFonts w:ascii="Arial" w:hAnsi="Arial" w:cs="Arial"/>
          <w:sz w:val="22"/>
          <w:szCs w:val="22"/>
        </w:rPr>
        <w:t xml:space="preserve">duly represented by </w:t>
      </w:r>
      <w:r w:rsidR="00647BBB" w:rsidRPr="00E72A39">
        <w:rPr>
          <w:rFonts w:ascii="Arial" w:hAnsi="Arial" w:cs="Arial"/>
          <w:sz w:val="22"/>
          <w:szCs w:val="22"/>
        </w:rPr>
        <w:t>Albert Snyman</w:t>
      </w:r>
      <w:r w:rsidRPr="00801681">
        <w:rPr>
          <w:rFonts w:ascii="Arial" w:hAnsi="Arial" w:cs="Arial"/>
          <w:sz w:val="22"/>
          <w:szCs w:val="22"/>
        </w:rPr>
        <w:t xml:space="preserve">, in </w:t>
      </w:r>
      <w:r w:rsidR="00613E41">
        <w:rPr>
          <w:rFonts w:ascii="Arial" w:hAnsi="Arial" w:cs="Arial"/>
          <w:sz w:val="22"/>
          <w:szCs w:val="22"/>
        </w:rPr>
        <w:t>his</w:t>
      </w:r>
      <w:r w:rsidRPr="00801681">
        <w:rPr>
          <w:rFonts w:ascii="Arial" w:hAnsi="Arial" w:cs="Arial"/>
          <w:sz w:val="22"/>
          <w:szCs w:val="22"/>
        </w:rPr>
        <w:t xml:space="preserve"> capacity as Director</w:t>
      </w:r>
    </w:p>
    <w:p w14:paraId="5949E70D" w14:textId="37845BAB" w:rsidR="000A055E" w:rsidRPr="00647BBB" w:rsidRDefault="000A055E" w:rsidP="00801681">
      <w:pPr>
        <w:spacing w:line="360" w:lineRule="auto"/>
        <w:jc w:val="center"/>
        <w:rPr>
          <w:rFonts w:ascii="Arial" w:hAnsi="Arial" w:cs="Arial"/>
          <w:sz w:val="22"/>
          <w:szCs w:val="22"/>
        </w:rPr>
      </w:pPr>
      <w:r w:rsidRPr="00801681">
        <w:rPr>
          <w:rFonts w:ascii="Arial" w:hAnsi="Arial" w:cs="Arial"/>
          <w:sz w:val="22"/>
          <w:szCs w:val="22"/>
        </w:rPr>
        <w:t>(</w:t>
      </w:r>
      <w:r w:rsidR="00647BBB">
        <w:rPr>
          <w:rFonts w:ascii="Arial" w:hAnsi="Arial" w:cs="Arial"/>
          <w:sz w:val="22"/>
          <w:szCs w:val="22"/>
        </w:rPr>
        <w:t>“Infinity Films</w:t>
      </w:r>
      <w:r w:rsidRPr="00647BBB">
        <w:rPr>
          <w:rFonts w:ascii="Arial" w:hAnsi="Arial" w:cs="Arial"/>
          <w:sz w:val="22"/>
          <w:szCs w:val="22"/>
        </w:rPr>
        <w:t>”)</w:t>
      </w:r>
    </w:p>
    <w:p w14:paraId="0331B492" w14:textId="77777777" w:rsidR="000A055E" w:rsidRPr="00801681" w:rsidRDefault="000A055E" w:rsidP="00801681">
      <w:pPr>
        <w:spacing w:line="360" w:lineRule="auto"/>
        <w:jc w:val="center"/>
        <w:rPr>
          <w:rFonts w:ascii="Arial" w:hAnsi="Arial" w:cs="Arial"/>
          <w:sz w:val="22"/>
          <w:szCs w:val="22"/>
        </w:rPr>
      </w:pPr>
    </w:p>
    <w:p w14:paraId="24E8E629" w14:textId="77777777" w:rsidR="000A055E" w:rsidRPr="00801681" w:rsidRDefault="000A055E" w:rsidP="00801681">
      <w:pPr>
        <w:spacing w:line="360" w:lineRule="auto"/>
        <w:jc w:val="center"/>
        <w:rPr>
          <w:rFonts w:ascii="Arial" w:hAnsi="Arial" w:cs="Arial"/>
          <w:b/>
          <w:bCs/>
          <w:sz w:val="22"/>
          <w:szCs w:val="22"/>
        </w:rPr>
      </w:pPr>
      <w:r w:rsidRPr="00801681">
        <w:rPr>
          <w:rFonts w:ascii="Arial" w:hAnsi="Arial" w:cs="Arial"/>
          <w:b/>
          <w:bCs/>
          <w:sz w:val="22"/>
          <w:szCs w:val="22"/>
        </w:rPr>
        <w:t>And</w:t>
      </w:r>
    </w:p>
    <w:p w14:paraId="197D07E9" w14:textId="2AB40AA8" w:rsidR="00801681" w:rsidRDefault="000A055E" w:rsidP="00801681">
      <w:pPr>
        <w:spacing w:line="360" w:lineRule="auto"/>
        <w:jc w:val="center"/>
        <w:rPr>
          <w:rFonts w:ascii="Arial" w:hAnsi="Arial" w:cs="Arial"/>
          <w:b/>
          <w:bCs/>
          <w:sz w:val="22"/>
          <w:szCs w:val="22"/>
        </w:rPr>
      </w:pPr>
      <w:r w:rsidRPr="00801681">
        <w:rPr>
          <w:rFonts w:ascii="Arial" w:hAnsi="Arial" w:cs="Arial"/>
          <w:sz w:val="22"/>
          <w:szCs w:val="22"/>
        </w:rPr>
        <w:br/>
      </w:r>
      <w:r w:rsidR="00801681" w:rsidRPr="000A055E">
        <w:rPr>
          <w:rFonts w:ascii="Arial" w:hAnsi="Arial" w:cs="Arial"/>
          <w:b/>
          <w:bCs/>
          <w:sz w:val="22"/>
          <w:szCs w:val="22"/>
        </w:rPr>
        <w:t>IDEA</w:t>
      </w:r>
      <w:r w:rsidR="00E72A39">
        <w:rPr>
          <w:rFonts w:ascii="Arial" w:hAnsi="Arial" w:cs="Arial"/>
          <w:b/>
          <w:bCs/>
          <w:sz w:val="22"/>
          <w:szCs w:val="22"/>
        </w:rPr>
        <w:t xml:space="preserve"> </w:t>
      </w:r>
      <w:r w:rsidR="00801681" w:rsidRPr="000A055E">
        <w:rPr>
          <w:rFonts w:ascii="Arial" w:hAnsi="Arial" w:cs="Arial"/>
          <w:b/>
          <w:bCs/>
          <w:sz w:val="22"/>
          <w:szCs w:val="22"/>
        </w:rPr>
        <w:t>CANDY (PTY) LTD</w:t>
      </w:r>
    </w:p>
    <w:p w14:paraId="33CE917D" w14:textId="72C01718" w:rsidR="00E72A39" w:rsidRPr="000A055E" w:rsidRDefault="00E72A39" w:rsidP="00801681">
      <w:pPr>
        <w:spacing w:line="360" w:lineRule="auto"/>
        <w:jc w:val="center"/>
        <w:rPr>
          <w:rFonts w:ascii="Arial" w:hAnsi="Arial" w:cs="Arial"/>
          <w:sz w:val="22"/>
          <w:szCs w:val="22"/>
        </w:rPr>
      </w:pPr>
      <w:r w:rsidRPr="00801681">
        <w:rPr>
          <w:rFonts w:ascii="Arial" w:hAnsi="Arial" w:cs="Arial"/>
          <w:b/>
          <w:bCs/>
          <w:sz w:val="22"/>
          <w:szCs w:val="22"/>
        </w:rPr>
        <w:t>REGISTRATION NO.</w:t>
      </w:r>
      <w:r>
        <w:rPr>
          <w:rFonts w:ascii="Arial" w:hAnsi="Arial" w:cs="Arial"/>
          <w:b/>
          <w:bCs/>
          <w:sz w:val="22"/>
          <w:szCs w:val="22"/>
        </w:rPr>
        <w:t xml:space="preserve"> 2015/046121/07</w:t>
      </w:r>
    </w:p>
    <w:p w14:paraId="15D27151" w14:textId="1E02059A" w:rsidR="000A055E" w:rsidRPr="00E72A39" w:rsidRDefault="00E72A39" w:rsidP="00801681">
      <w:pPr>
        <w:spacing w:line="360" w:lineRule="auto"/>
        <w:jc w:val="center"/>
        <w:rPr>
          <w:rFonts w:ascii="Arial" w:hAnsi="Arial" w:cs="Arial"/>
          <w:sz w:val="22"/>
          <w:szCs w:val="22"/>
        </w:rPr>
      </w:pPr>
      <w:r w:rsidRPr="00E72A39">
        <w:rPr>
          <w:rFonts w:ascii="Arial" w:hAnsi="Arial" w:cs="Arial"/>
          <w:sz w:val="22"/>
          <w:szCs w:val="22"/>
        </w:rPr>
        <w:t xml:space="preserve">Address: Greenstone House, </w:t>
      </w:r>
      <w:proofErr w:type="spellStart"/>
      <w:r w:rsidRPr="00E72A39">
        <w:rPr>
          <w:rFonts w:ascii="Arial" w:hAnsi="Arial" w:cs="Arial"/>
          <w:sz w:val="22"/>
          <w:szCs w:val="22"/>
        </w:rPr>
        <w:t>Stonemill</w:t>
      </w:r>
      <w:proofErr w:type="spellEnd"/>
      <w:r w:rsidRPr="00E72A39">
        <w:rPr>
          <w:rFonts w:ascii="Arial" w:hAnsi="Arial" w:cs="Arial"/>
          <w:sz w:val="22"/>
          <w:szCs w:val="22"/>
        </w:rPr>
        <w:t xml:space="preserve"> Office Park</w:t>
      </w:r>
    </w:p>
    <w:p w14:paraId="12FDCA18" w14:textId="238D7AC7" w:rsidR="00E72A39" w:rsidRDefault="00E72A39" w:rsidP="00801681">
      <w:pPr>
        <w:spacing w:line="360" w:lineRule="auto"/>
        <w:jc w:val="center"/>
        <w:rPr>
          <w:rFonts w:ascii="Arial" w:hAnsi="Arial" w:cs="Arial"/>
          <w:sz w:val="22"/>
          <w:szCs w:val="22"/>
        </w:rPr>
      </w:pPr>
      <w:r w:rsidRPr="00E72A39">
        <w:rPr>
          <w:rFonts w:ascii="Arial" w:hAnsi="Arial" w:cs="Arial"/>
          <w:sz w:val="22"/>
          <w:szCs w:val="22"/>
        </w:rPr>
        <w:t>300 Acacia Avenue, Randburg</w:t>
      </w:r>
    </w:p>
    <w:p w14:paraId="5BC3DB7A" w14:textId="01882320" w:rsidR="00E72A39" w:rsidRPr="00801681" w:rsidRDefault="00E72A39" w:rsidP="00E72A39">
      <w:pPr>
        <w:spacing w:line="360" w:lineRule="auto"/>
        <w:jc w:val="center"/>
        <w:rPr>
          <w:rFonts w:ascii="Arial" w:hAnsi="Arial" w:cs="Arial"/>
          <w:sz w:val="22"/>
          <w:szCs w:val="22"/>
        </w:rPr>
      </w:pPr>
      <w:r w:rsidRPr="00801681">
        <w:rPr>
          <w:rFonts w:ascii="Arial" w:hAnsi="Arial" w:cs="Arial"/>
          <w:sz w:val="22"/>
          <w:szCs w:val="22"/>
        </w:rPr>
        <w:t>duly represented by</w:t>
      </w:r>
      <w:r>
        <w:rPr>
          <w:rFonts w:ascii="Arial" w:hAnsi="Arial" w:cs="Arial"/>
          <w:sz w:val="22"/>
          <w:szCs w:val="22"/>
        </w:rPr>
        <w:t xml:space="preserve"> </w:t>
      </w:r>
      <w:r w:rsidR="00613E41">
        <w:rPr>
          <w:rFonts w:ascii="Arial" w:hAnsi="Arial" w:cs="Arial"/>
          <w:sz w:val="22"/>
          <w:szCs w:val="22"/>
        </w:rPr>
        <w:t xml:space="preserve">Willem Du Plessis Steyn </w:t>
      </w:r>
      <w:r w:rsidRPr="00801681">
        <w:rPr>
          <w:rFonts w:ascii="Arial" w:hAnsi="Arial" w:cs="Arial"/>
          <w:sz w:val="22"/>
          <w:szCs w:val="22"/>
        </w:rPr>
        <w:t>in his capacity as Director</w:t>
      </w:r>
    </w:p>
    <w:p w14:paraId="03C7CE03" w14:textId="43B18426" w:rsidR="00E72A39" w:rsidRPr="00801681" w:rsidRDefault="00E72A39" w:rsidP="00E72A39">
      <w:pPr>
        <w:spacing w:line="360" w:lineRule="auto"/>
        <w:jc w:val="center"/>
        <w:rPr>
          <w:rFonts w:ascii="Arial" w:hAnsi="Arial" w:cs="Arial"/>
          <w:sz w:val="22"/>
          <w:szCs w:val="22"/>
        </w:rPr>
      </w:pPr>
      <w:r w:rsidRPr="00801681">
        <w:rPr>
          <w:rFonts w:ascii="Arial" w:hAnsi="Arial" w:cs="Arial"/>
          <w:sz w:val="22"/>
          <w:szCs w:val="22"/>
        </w:rPr>
        <w:t>(</w:t>
      </w:r>
      <w:r w:rsidRPr="00801681">
        <w:rPr>
          <w:rFonts w:ascii="Arial" w:hAnsi="Arial" w:cs="Arial"/>
          <w:b/>
          <w:bCs/>
          <w:sz w:val="22"/>
          <w:szCs w:val="22"/>
        </w:rPr>
        <w:t>“</w:t>
      </w:r>
      <w:r w:rsidR="00613E41">
        <w:rPr>
          <w:rFonts w:ascii="Arial" w:hAnsi="Arial" w:cs="Arial"/>
          <w:b/>
          <w:bCs/>
          <w:sz w:val="22"/>
          <w:szCs w:val="22"/>
        </w:rPr>
        <w:t>Idea Candy</w:t>
      </w:r>
      <w:r w:rsidRPr="00801681">
        <w:rPr>
          <w:rFonts w:ascii="Arial" w:hAnsi="Arial" w:cs="Arial"/>
          <w:b/>
          <w:bCs/>
          <w:sz w:val="22"/>
          <w:szCs w:val="22"/>
        </w:rPr>
        <w:t>”</w:t>
      </w:r>
      <w:r w:rsidRPr="00801681">
        <w:rPr>
          <w:rFonts w:ascii="Arial" w:hAnsi="Arial" w:cs="Arial"/>
          <w:sz w:val="22"/>
          <w:szCs w:val="22"/>
        </w:rPr>
        <w:t>)</w:t>
      </w:r>
    </w:p>
    <w:p w14:paraId="0FC03527" w14:textId="77777777" w:rsidR="00E72A39" w:rsidRPr="00E72A39" w:rsidRDefault="00E72A39" w:rsidP="00801681">
      <w:pPr>
        <w:spacing w:line="360" w:lineRule="auto"/>
        <w:jc w:val="center"/>
        <w:rPr>
          <w:rFonts w:ascii="Arial" w:hAnsi="Arial" w:cs="Arial"/>
          <w:sz w:val="22"/>
          <w:szCs w:val="22"/>
        </w:rPr>
      </w:pPr>
    </w:p>
    <w:p w14:paraId="46F3528B" w14:textId="27F2DA79" w:rsidR="00E72A39" w:rsidRPr="008F296B" w:rsidRDefault="00E72A39" w:rsidP="00E72A39">
      <w:pPr>
        <w:spacing w:line="360" w:lineRule="auto"/>
        <w:ind w:left="709" w:hanging="709"/>
        <w:jc w:val="both"/>
        <w:rPr>
          <w:rFonts w:ascii="Arial" w:hAnsi="Arial" w:cs="Arial"/>
          <w:b/>
          <w:bCs/>
          <w:sz w:val="22"/>
          <w:szCs w:val="22"/>
          <w:u w:val="single"/>
        </w:rPr>
      </w:pPr>
      <w:r w:rsidRPr="00E72A39">
        <w:rPr>
          <w:rFonts w:ascii="Arial" w:hAnsi="Arial" w:cs="Arial"/>
          <w:b/>
          <w:bCs/>
          <w:sz w:val="22"/>
          <w:szCs w:val="22"/>
        </w:rPr>
        <w:t xml:space="preserve">1. </w:t>
      </w:r>
      <w:r>
        <w:rPr>
          <w:rFonts w:ascii="Arial" w:hAnsi="Arial" w:cs="Arial"/>
          <w:b/>
          <w:bCs/>
          <w:sz w:val="22"/>
          <w:szCs w:val="22"/>
        </w:rPr>
        <w:tab/>
      </w:r>
      <w:r w:rsidRPr="008F296B">
        <w:rPr>
          <w:rFonts w:ascii="Arial" w:hAnsi="Arial" w:cs="Arial"/>
          <w:b/>
          <w:bCs/>
          <w:sz w:val="22"/>
          <w:szCs w:val="22"/>
          <w:u w:val="single"/>
        </w:rPr>
        <w:t>PREAMBLE, PARTIES, CONTEXT AND PURPOSE OF AGREEMENT</w:t>
      </w:r>
    </w:p>
    <w:p w14:paraId="7FB267D9" w14:textId="5CC6AC32"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1.1 </w:t>
      </w:r>
      <w:r w:rsidRPr="008F296B">
        <w:rPr>
          <w:rFonts w:ascii="Arial" w:hAnsi="Arial" w:cs="Arial"/>
          <w:sz w:val="22"/>
          <w:szCs w:val="22"/>
        </w:rPr>
        <w:tab/>
        <w:t xml:space="preserve">This Co-Production and Collaboration Agreement (“the Agreement”) is concluded between Infinity Films (Pty) Ltd, a private company incorporated under the laws of the Republic of South Africa with registration number 2014/263850/07, having its principal place of business at </w:t>
      </w:r>
      <w:r w:rsidR="00647BBB" w:rsidRPr="008F296B">
        <w:rPr>
          <w:rFonts w:ascii="Arial" w:hAnsi="Arial" w:cs="Arial"/>
          <w:sz w:val="22"/>
          <w:szCs w:val="22"/>
        </w:rPr>
        <w:t xml:space="preserve">23 Mountain Silver Drive, </w:t>
      </w:r>
      <w:proofErr w:type="spellStart"/>
      <w:r w:rsidR="00647BBB" w:rsidRPr="008F296B">
        <w:rPr>
          <w:rFonts w:ascii="Arial" w:hAnsi="Arial" w:cs="Arial"/>
          <w:sz w:val="22"/>
          <w:szCs w:val="22"/>
        </w:rPr>
        <w:t>Welgevonden</w:t>
      </w:r>
      <w:proofErr w:type="spellEnd"/>
      <w:r w:rsidR="00647BBB" w:rsidRPr="008F296B">
        <w:rPr>
          <w:rFonts w:ascii="Arial" w:hAnsi="Arial" w:cs="Arial"/>
          <w:sz w:val="22"/>
          <w:szCs w:val="22"/>
        </w:rPr>
        <w:t>, Stellenbosch</w:t>
      </w:r>
      <w:r w:rsidRPr="008F296B">
        <w:rPr>
          <w:rFonts w:ascii="Arial" w:hAnsi="Arial" w:cs="Arial"/>
          <w:sz w:val="22"/>
          <w:szCs w:val="22"/>
        </w:rPr>
        <w:t xml:space="preserve">, duly represented for purposes of this Agreement by Albert Snyman in </w:t>
      </w:r>
      <w:r w:rsidR="00613E41">
        <w:rPr>
          <w:rFonts w:ascii="Arial" w:hAnsi="Arial" w:cs="Arial"/>
          <w:sz w:val="22"/>
          <w:szCs w:val="22"/>
        </w:rPr>
        <w:t xml:space="preserve">his </w:t>
      </w:r>
      <w:r w:rsidRPr="008F296B">
        <w:rPr>
          <w:rFonts w:ascii="Arial" w:hAnsi="Arial" w:cs="Arial"/>
          <w:sz w:val="22"/>
          <w:szCs w:val="22"/>
        </w:rPr>
        <w:t>capacit</w:t>
      </w:r>
      <w:r w:rsidR="00613E41">
        <w:rPr>
          <w:rFonts w:ascii="Arial" w:hAnsi="Arial" w:cs="Arial"/>
          <w:sz w:val="22"/>
          <w:szCs w:val="22"/>
        </w:rPr>
        <w:t xml:space="preserve">y </w:t>
      </w:r>
      <w:r w:rsidRPr="008F296B">
        <w:rPr>
          <w:rFonts w:ascii="Arial" w:hAnsi="Arial" w:cs="Arial"/>
          <w:sz w:val="22"/>
          <w:szCs w:val="22"/>
        </w:rPr>
        <w:t xml:space="preserve">as </w:t>
      </w:r>
      <w:r w:rsidR="00613E41">
        <w:rPr>
          <w:rFonts w:ascii="Arial" w:hAnsi="Arial" w:cs="Arial"/>
          <w:sz w:val="22"/>
          <w:szCs w:val="22"/>
        </w:rPr>
        <w:t xml:space="preserve">Director </w:t>
      </w:r>
      <w:r w:rsidRPr="008F296B">
        <w:rPr>
          <w:rFonts w:ascii="Arial" w:hAnsi="Arial" w:cs="Arial"/>
          <w:sz w:val="22"/>
          <w:szCs w:val="22"/>
        </w:rPr>
        <w:t>(hereinafter referred to as “Infinity Films”), and Idea</w:t>
      </w:r>
      <w:r w:rsidR="00647BBB" w:rsidRPr="008F296B">
        <w:rPr>
          <w:rFonts w:ascii="Arial" w:hAnsi="Arial" w:cs="Arial"/>
          <w:sz w:val="22"/>
          <w:szCs w:val="22"/>
        </w:rPr>
        <w:t xml:space="preserve"> </w:t>
      </w:r>
      <w:r w:rsidRPr="008F296B">
        <w:rPr>
          <w:rFonts w:ascii="Arial" w:hAnsi="Arial" w:cs="Arial"/>
          <w:sz w:val="22"/>
          <w:szCs w:val="22"/>
        </w:rPr>
        <w:t>Candy (Pty) Ltd, a private company incorporated under the laws of the Republic of South Africa with registration number</w:t>
      </w:r>
      <w:r w:rsidR="00647BBB" w:rsidRPr="008F296B">
        <w:rPr>
          <w:rFonts w:ascii="Arial" w:hAnsi="Arial" w:cs="Arial"/>
          <w:sz w:val="22"/>
          <w:szCs w:val="22"/>
        </w:rPr>
        <w:t xml:space="preserve"> 2015/046121/07</w:t>
      </w:r>
      <w:r w:rsidRPr="008F296B">
        <w:rPr>
          <w:rFonts w:ascii="Arial" w:hAnsi="Arial" w:cs="Arial"/>
          <w:sz w:val="22"/>
          <w:szCs w:val="22"/>
        </w:rPr>
        <w:t xml:space="preserve">, having its principal place of business at </w:t>
      </w:r>
      <w:r w:rsidR="00647BBB" w:rsidRPr="008F296B">
        <w:rPr>
          <w:rFonts w:ascii="Arial" w:hAnsi="Arial" w:cs="Arial"/>
          <w:sz w:val="22"/>
          <w:szCs w:val="22"/>
        </w:rPr>
        <w:t xml:space="preserve">Greenstone House, </w:t>
      </w:r>
      <w:proofErr w:type="spellStart"/>
      <w:r w:rsidR="00647BBB" w:rsidRPr="008F296B">
        <w:rPr>
          <w:rFonts w:ascii="Arial" w:hAnsi="Arial" w:cs="Arial"/>
          <w:sz w:val="22"/>
          <w:szCs w:val="22"/>
        </w:rPr>
        <w:t>Stonemill</w:t>
      </w:r>
      <w:proofErr w:type="spellEnd"/>
      <w:r w:rsidR="00647BBB" w:rsidRPr="008F296B">
        <w:rPr>
          <w:rFonts w:ascii="Arial" w:hAnsi="Arial" w:cs="Arial"/>
          <w:sz w:val="22"/>
          <w:szCs w:val="22"/>
        </w:rPr>
        <w:t xml:space="preserve"> Office Park, 300 Acacia Avenue, Randburg, </w:t>
      </w:r>
      <w:r w:rsidRPr="008F296B">
        <w:rPr>
          <w:rFonts w:ascii="Arial" w:hAnsi="Arial" w:cs="Arial"/>
          <w:sz w:val="22"/>
          <w:szCs w:val="22"/>
        </w:rPr>
        <w:t>duly represented by Wi</w:t>
      </w:r>
      <w:r w:rsidR="00647BBB" w:rsidRPr="008F296B">
        <w:rPr>
          <w:rFonts w:ascii="Arial" w:hAnsi="Arial" w:cs="Arial"/>
          <w:sz w:val="22"/>
          <w:szCs w:val="22"/>
        </w:rPr>
        <w:t>l</w:t>
      </w:r>
      <w:r w:rsidR="00F23BBC">
        <w:rPr>
          <w:rFonts w:ascii="Arial" w:hAnsi="Arial" w:cs="Arial"/>
          <w:sz w:val="22"/>
          <w:szCs w:val="22"/>
        </w:rPr>
        <w:t>l</w:t>
      </w:r>
      <w:r w:rsidR="00647BBB" w:rsidRPr="008F296B">
        <w:rPr>
          <w:rFonts w:ascii="Arial" w:hAnsi="Arial" w:cs="Arial"/>
          <w:sz w:val="22"/>
          <w:szCs w:val="22"/>
        </w:rPr>
        <w:t xml:space="preserve">em du Plessis </w:t>
      </w:r>
      <w:r w:rsidRPr="008F296B">
        <w:rPr>
          <w:rFonts w:ascii="Arial" w:hAnsi="Arial" w:cs="Arial"/>
          <w:sz w:val="22"/>
          <w:szCs w:val="22"/>
        </w:rPr>
        <w:t xml:space="preserve"> Steyn (hereinafter referred to as “Idea</w:t>
      </w:r>
      <w:r w:rsidR="00647BBB" w:rsidRPr="008F296B">
        <w:rPr>
          <w:rFonts w:ascii="Arial" w:hAnsi="Arial" w:cs="Arial"/>
          <w:sz w:val="22"/>
          <w:szCs w:val="22"/>
        </w:rPr>
        <w:t xml:space="preserve"> </w:t>
      </w:r>
      <w:r w:rsidRPr="008F296B">
        <w:rPr>
          <w:rFonts w:ascii="Arial" w:hAnsi="Arial" w:cs="Arial"/>
          <w:sz w:val="22"/>
          <w:szCs w:val="22"/>
        </w:rPr>
        <w:t>Candy”). Infinity Films and Idea</w:t>
      </w:r>
      <w:r w:rsidR="00647BBB" w:rsidRPr="008F296B">
        <w:rPr>
          <w:rFonts w:ascii="Arial" w:hAnsi="Arial" w:cs="Arial"/>
          <w:sz w:val="22"/>
          <w:szCs w:val="22"/>
        </w:rPr>
        <w:t xml:space="preserve"> </w:t>
      </w:r>
      <w:r w:rsidRPr="008F296B">
        <w:rPr>
          <w:rFonts w:ascii="Arial" w:hAnsi="Arial" w:cs="Arial"/>
          <w:sz w:val="22"/>
          <w:szCs w:val="22"/>
        </w:rPr>
        <w:t>Candy shall hereinafter be referred to jointly as “the Parties” and individually as “a Party”.</w:t>
      </w:r>
    </w:p>
    <w:p w14:paraId="45BC9B20" w14:textId="77777777" w:rsidR="00647BBB" w:rsidRPr="008F296B" w:rsidRDefault="00647BBB" w:rsidP="00B510B9">
      <w:pPr>
        <w:spacing w:line="360" w:lineRule="auto"/>
        <w:ind w:left="709" w:hanging="709"/>
        <w:jc w:val="both"/>
        <w:rPr>
          <w:rFonts w:ascii="Arial" w:hAnsi="Arial" w:cs="Arial"/>
          <w:sz w:val="22"/>
          <w:szCs w:val="22"/>
        </w:rPr>
      </w:pPr>
    </w:p>
    <w:p w14:paraId="7A46E95D" w14:textId="0E02952C" w:rsidR="00E72A39" w:rsidRDefault="00E72A39" w:rsidP="00B510B9">
      <w:pPr>
        <w:spacing w:line="360" w:lineRule="auto"/>
        <w:ind w:left="709" w:hanging="709"/>
        <w:jc w:val="both"/>
        <w:rPr>
          <w:ins w:id="75" w:author="Elsabe Viljoen" w:date="2025-11-24T11:38:00Z" w16du:dateUtc="2025-11-24T09:38:00Z"/>
          <w:rFonts w:ascii="Arial" w:hAnsi="Arial" w:cs="Arial"/>
          <w:sz w:val="22"/>
          <w:szCs w:val="22"/>
        </w:rPr>
      </w:pPr>
      <w:r w:rsidRPr="008F296B">
        <w:rPr>
          <w:rFonts w:ascii="Arial" w:hAnsi="Arial" w:cs="Arial"/>
          <w:sz w:val="22"/>
          <w:szCs w:val="22"/>
        </w:rPr>
        <w:t xml:space="preserve">1.2 </w:t>
      </w:r>
      <w:r w:rsidR="00647BBB" w:rsidRPr="008F296B">
        <w:rPr>
          <w:rFonts w:ascii="Arial" w:hAnsi="Arial" w:cs="Arial"/>
          <w:sz w:val="22"/>
          <w:szCs w:val="22"/>
        </w:rPr>
        <w:tab/>
      </w:r>
      <w:r w:rsidR="00A31B59" w:rsidRPr="00A31B59">
        <w:rPr>
          <w:rFonts w:ascii="Arial" w:hAnsi="Arial" w:cs="Arial"/>
          <w:sz w:val="22"/>
          <w:szCs w:val="22"/>
        </w:rPr>
        <w:t xml:space="preserve">The Parties record that </w:t>
      </w:r>
      <w:r w:rsidR="002E7A53">
        <w:rPr>
          <w:rFonts w:ascii="Arial" w:hAnsi="Arial" w:cs="Arial"/>
          <w:sz w:val="22"/>
          <w:szCs w:val="22"/>
        </w:rPr>
        <w:t>Infinity Films has</w:t>
      </w:r>
      <w:r w:rsidR="002E7A53" w:rsidRPr="00A31B59">
        <w:rPr>
          <w:rFonts w:ascii="Arial" w:hAnsi="Arial" w:cs="Arial"/>
          <w:sz w:val="22"/>
          <w:szCs w:val="22"/>
        </w:rPr>
        <w:t xml:space="preserve"> </w:t>
      </w:r>
      <w:r w:rsidR="00A31B59" w:rsidRPr="00A31B59">
        <w:rPr>
          <w:rFonts w:ascii="Arial" w:hAnsi="Arial" w:cs="Arial"/>
          <w:sz w:val="22"/>
          <w:szCs w:val="22"/>
        </w:rPr>
        <w:t xml:space="preserve">conceived </w:t>
      </w:r>
      <w:r w:rsidR="002E7A53">
        <w:rPr>
          <w:rFonts w:ascii="Arial" w:hAnsi="Arial" w:cs="Arial"/>
          <w:sz w:val="22"/>
          <w:szCs w:val="22"/>
        </w:rPr>
        <w:t xml:space="preserve">in conjunction with Susan Puren </w:t>
      </w:r>
      <w:del w:id="76" w:author="Elsabe Viljoen" w:date="2025-11-24T11:39:00Z" w16du:dateUtc="2025-11-24T09:39:00Z">
        <w:r w:rsidR="002E7A53" w:rsidDel="000A6038">
          <w:rPr>
            <w:rFonts w:ascii="Arial" w:hAnsi="Arial" w:cs="Arial"/>
            <w:sz w:val="22"/>
            <w:szCs w:val="22"/>
          </w:rPr>
          <w:delText>a documentary based on the actions of Zaheera Boomgaard of a length yet to be determined. (the “Project”)</w:delText>
        </w:r>
        <w:r w:rsidR="00476480" w:rsidDel="000A6038">
          <w:rPr>
            <w:rFonts w:ascii="Arial" w:hAnsi="Arial" w:cs="Arial"/>
            <w:sz w:val="22"/>
            <w:szCs w:val="22"/>
          </w:rPr>
          <w:delText xml:space="preserve"> </w:delText>
        </w:r>
        <w:r w:rsidR="002E7A53" w:rsidDel="000A6038">
          <w:rPr>
            <w:rFonts w:ascii="Arial" w:hAnsi="Arial" w:cs="Arial"/>
            <w:sz w:val="22"/>
            <w:szCs w:val="22"/>
          </w:rPr>
          <w:delText xml:space="preserve">Infinity Films has requested Idea Candy to join the project as co-producers.  </w:delText>
        </w:r>
      </w:del>
      <w:ins w:id="77" w:author="Elsabe Viljoen" w:date="2025-11-24T11:39:00Z" w16du:dateUtc="2025-11-24T09:39:00Z">
        <w:r w:rsidR="000A6038" w:rsidRPr="000A6038">
          <w:rPr>
            <w:rFonts w:ascii="Arial" w:hAnsi="Arial" w:cs="Arial"/>
            <w:sz w:val="22"/>
            <w:szCs w:val="22"/>
          </w:rPr>
          <w:t>a documentary based on the actions of Zaheera Boomgaard, of a length yet to be determined (the “Project”). Infinity Films has requested Idea Candy to join the Project as co-producers.</w:t>
        </w:r>
      </w:ins>
    </w:p>
    <w:p w14:paraId="1CE0847B" w14:textId="0D412C63" w:rsidR="000A6038" w:rsidRPr="008F296B" w:rsidDel="000A6038" w:rsidRDefault="000A6038" w:rsidP="00B510B9">
      <w:pPr>
        <w:spacing w:line="360" w:lineRule="auto"/>
        <w:ind w:left="709" w:hanging="709"/>
        <w:jc w:val="both"/>
        <w:rPr>
          <w:del w:id="78" w:author="Elsabe Viljoen" w:date="2025-11-24T11:39:00Z" w16du:dateUtc="2025-11-24T09:39:00Z"/>
          <w:rFonts w:ascii="Arial" w:hAnsi="Arial" w:cs="Arial"/>
          <w:sz w:val="22"/>
          <w:szCs w:val="22"/>
        </w:rPr>
      </w:pPr>
    </w:p>
    <w:p w14:paraId="320EDBF9" w14:textId="77777777" w:rsidR="00647BBB" w:rsidRPr="008F296B" w:rsidRDefault="00647BBB" w:rsidP="00B510B9">
      <w:pPr>
        <w:spacing w:line="360" w:lineRule="auto"/>
        <w:ind w:left="709" w:hanging="709"/>
        <w:jc w:val="both"/>
        <w:rPr>
          <w:rFonts w:ascii="Arial" w:hAnsi="Arial" w:cs="Arial"/>
          <w:sz w:val="22"/>
          <w:szCs w:val="22"/>
        </w:rPr>
      </w:pPr>
    </w:p>
    <w:p w14:paraId="0D73869B" w14:textId="6C8C18D9"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1.3 </w:t>
      </w:r>
      <w:r w:rsidR="00647BBB" w:rsidRPr="008F296B">
        <w:rPr>
          <w:rFonts w:ascii="Arial" w:hAnsi="Arial" w:cs="Arial"/>
          <w:sz w:val="22"/>
          <w:szCs w:val="22"/>
        </w:rPr>
        <w:tab/>
      </w:r>
      <w:r w:rsidRPr="008F296B">
        <w:rPr>
          <w:rFonts w:ascii="Arial" w:hAnsi="Arial" w:cs="Arial"/>
          <w:sz w:val="22"/>
          <w:szCs w:val="22"/>
        </w:rPr>
        <w:t>The Parties further record that the conceptualisation and development of the Project has involved research into (</w:t>
      </w:r>
      <w:proofErr w:type="spellStart"/>
      <w:r w:rsidRPr="008F296B">
        <w:rPr>
          <w:rFonts w:ascii="Arial" w:hAnsi="Arial" w:cs="Arial"/>
          <w:sz w:val="22"/>
          <w:szCs w:val="22"/>
        </w:rPr>
        <w:t>i</w:t>
      </w:r>
      <w:proofErr w:type="spellEnd"/>
      <w:r w:rsidRPr="008F296B">
        <w:rPr>
          <w:rFonts w:ascii="Arial" w:hAnsi="Arial" w:cs="Arial"/>
          <w:sz w:val="22"/>
          <w:szCs w:val="22"/>
        </w:rPr>
        <w:t>) historic and contemporary criminal events, (ii) forensic investigations, (iii) court proceedings and state evidence, (iv) police archives, (v) witness testimonies, (vi) forensic psychiatric evaluations, (vii) family histories of trauma and violence, (viii) digital, metadata and cellular analysis, and (ix) emotional accounts of victims, survivors, journalists, close associates and investigators. Accordingly, the Project concerns highly sensitive material that requires rigorous legal compliance, ethical diligence, technical precision, journalistic honesty and evidentiary integrity.</w:t>
      </w:r>
    </w:p>
    <w:p w14:paraId="42BC8C13" w14:textId="77777777" w:rsidR="00647BBB" w:rsidRPr="008F296B" w:rsidRDefault="00647BBB" w:rsidP="00B510B9">
      <w:pPr>
        <w:spacing w:line="360" w:lineRule="auto"/>
        <w:ind w:left="709" w:hanging="709"/>
        <w:jc w:val="both"/>
        <w:rPr>
          <w:rFonts w:ascii="Arial" w:hAnsi="Arial" w:cs="Arial"/>
          <w:sz w:val="22"/>
          <w:szCs w:val="22"/>
        </w:rPr>
      </w:pPr>
    </w:p>
    <w:p w14:paraId="23FF987D" w14:textId="22AF0783"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1.4 </w:t>
      </w:r>
      <w:r w:rsidR="00647BBB" w:rsidRPr="008F296B">
        <w:rPr>
          <w:rFonts w:ascii="Arial" w:hAnsi="Arial" w:cs="Arial"/>
          <w:sz w:val="22"/>
          <w:szCs w:val="22"/>
        </w:rPr>
        <w:tab/>
      </w:r>
      <w:r w:rsidRPr="008F296B">
        <w:rPr>
          <w:rFonts w:ascii="Arial" w:hAnsi="Arial" w:cs="Arial"/>
          <w:sz w:val="22"/>
          <w:szCs w:val="22"/>
        </w:rPr>
        <w:t>Netflix, acting as the potential broadcaster and commissioner of the Project (“the Broadcaster”), has stipulated that, prior to the conclusion of any Development Agreement or Production Agreement with the Parties, there must be a fully executed and comprehensive co-production agreement between Infinity Films and Idea</w:t>
      </w:r>
      <w:r w:rsidR="00647BBB" w:rsidRPr="008F296B">
        <w:rPr>
          <w:rFonts w:ascii="Arial" w:hAnsi="Arial" w:cs="Arial"/>
          <w:sz w:val="22"/>
          <w:szCs w:val="22"/>
        </w:rPr>
        <w:t xml:space="preserve"> </w:t>
      </w:r>
      <w:r w:rsidRPr="008F296B">
        <w:rPr>
          <w:rFonts w:ascii="Arial" w:hAnsi="Arial" w:cs="Arial"/>
          <w:sz w:val="22"/>
          <w:szCs w:val="22"/>
        </w:rPr>
        <w:t>Candy that sets out (</w:t>
      </w:r>
      <w:proofErr w:type="spellStart"/>
      <w:r w:rsidRPr="008F296B">
        <w:rPr>
          <w:rFonts w:ascii="Arial" w:hAnsi="Arial" w:cs="Arial"/>
          <w:sz w:val="22"/>
          <w:szCs w:val="22"/>
        </w:rPr>
        <w:t>i</w:t>
      </w:r>
      <w:proofErr w:type="spellEnd"/>
      <w:r w:rsidRPr="008F296B">
        <w:rPr>
          <w:rFonts w:ascii="Arial" w:hAnsi="Arial" w:cs="Arial"/>
          <w:sz w:val="22"/>
          <w:szCs w:val="22"/>
        </w:rPr>
        <w:t xml:space="preserve">) the creative, editorial and managerial responsibilities of each Party, (ii) the legal, ethical and compliance duties required during development and production, </w:t>
      </w:r>
      <w:del w:id="79" w:author="Elsabe Viljoen" w:date="2025-11-24T11:39:00Z" w16du:dateUtc="2025-11-24T09:39:00Z">
        <w:r w:rsidRPr="008F296B" w:rsidDel="000A6038">
          <w:rPr>
            <w:rFonts w:ascii="Arial" w:hAnsi="Arial" w:cs="Arial"/>
            <w:sz w:val="22"/>
            <w:szCs w:val="22"/>
          </w:rPr>
          <w:delText xml:space="preserve">, </w:delText>
        </w:r>
      </w:del>
      <w:r w:rsidRPr="008F296B">
        <w:rPr>
          <w:rFonts w:ascii="Arial" w:hAnsi="Arial" w:cs="Arial"/>
          <w:sz w:val="22"/>
          <w:szCs w:val="22"/>
        </w:rPr>
        <w:t>(</w:t>
      </w:r>
      <w:del w:id="80" w:author="Elsabe Viljoen" w:date="2025-11-24T11:39:00Z" w16du:dateUtc="2025-11-24T09:39:00Z">
        <w:r w:rsidRPr="008F296B" w:rsidDel="000A6038">
          <w:rPr>
            <w:rFonts w:ascii="Arial" w:hAnsi="Arial" w:cs="Arial"/>
            <w:sz w:val="22"/>
            <w:szCs w:val="22"/>
          </w:rPr>
          <w:delText>iv</w:delText>
        </w:r>
      </w:del>
      <w:ins w:id="81" w:author="Elsabe Viljoen" w:date="2025-11-24T11:39:00Z" w16du:dateUtc="2025-11-24T09:39:00Z">
        <w:r w:rsidR="000A6038">
          <w:rPr>
            <w:rFonts w:ascii="Arial" w:hAnsi="Arial" w:cs="Arial"/>
            <w:sz w:val="22"/>
            <w:szCs w:val="22"/>
          </w:rPr>
          <w:t>iii</w:t>
        </w:r>
      </w:ins>
      <w:r w:rsidRPr="008F296B">
        <w:rPr>
          <w:rFonts w:ascii="Arial" w:hAnsi="Arial" w:cs="Arial"/>
          <w:sz w:val="22"/>
          <w:szCs w:val="22"/>
        </w:rPr>
        <w:t>) financial structures for development and production, (</w:t>
      </w:r>
      <w:ins w:id="82" w:author="Elsabe Viljoen" w:date="2025-11-24T11:40:00Z" w16du:dateUtc="2025-11-24T09:40:00Z">
        <w:r w:rsidR="000A6038">
          <w:rPr>
            <w:rFonts w:ascii="Arial" w:hAnsi="Arial" w:cs="Arial"/>
            <w:sz w:val="22"/>
            <w:szCs w:val="22"/>
          </w:rPr>
          <w:t>i</w:t>
        </w:r>
      </w:ins>
      <w:r w:rsidRPr="008F296B">
        <w:rPr>
          <w:rFonts w:ascii="Arial" w:hAnsi="Arial" w:cs="Arial"/>
          <w:sz w:val="22"/>
          <w:szCs w:val="22"/>
        </w:rPr>
        <w:t>v) allocation of rights and intellectual property, (v</w:t>
      </w:r>
      <w:del w:id="83" w:author="Elsabe Viljoen" w:date="2025-11-24T11:40:00Z" w16du:dateUtc="2025-11-24T09:40:00Z">
        <w:r w:rsidRPr="008F296B" w:rsidDel="000A6038">
          <w:rPr>
            <w:rFonts w:ascii="Arial" w:hAnsi="Arial" w:cs="Arial"/>
            <w:sz w:val="22"/>
            <w:szCs w:val="22"/>
          </w:rPr>
          <w:delText>i</w:delText>
        </w:r>
      </w:del>
      <w:r w:rsidRPr="008F296B">
        <w:rPr>
          <w:rFonts w:ascii="Arial" w:hAnsi="Arial" w:cs="Arial"/>
          <w:sz w:val="22"/>
          <w:szCs w:val="22"/>
        </w:rPr>
        <w:t>) attention to Netflix’s security and delivery standards, and (vi</w:t>
      </w:r>
      <w:del w:id="84" w:author="Elsabe Viljoen" w:date="2025-11-24T11:40:00Z" w16du:dateUtc="2025-11-24T09:40:00Z">
        <w:r w:rsidRPr="008F296B" w:rsidDel="000A6038">
          <w:rPr>
            <w:rFonts w:ascii="Arial" w:hAnsi="Arial" w:cs="Arial"/>
            <w:sz w:val="22"/>
            <w:szCs w:val="22"/>
          </w:rPr>
          <w:delText>i</w:delText>
        </w:r>
      </w:del>
      <w:r w:rsidRPr="008F296B">
        <w:rPr>
          <w:rFonts w:ascii="Arial" w:hAnsi="Arial" w:cs="Arial"/>
          <w:sz w:val="22"/>
          <w:szCs w:val="22"/>
        </w:rPr>
        <w:t>) the governance structure applicable to any Special Purpose Vehicle (“SPV”) to be incorporated upon commissioning.</w:t>
      </w:r>
    </w:p>
    <w:p w14:paraId="2CC39D00" w14:textId="77777777" w:rsidR="00647BBB" w:rsidRPr="008F296B" w:rsidRDefault="00647BBB" w:rsidP="00B510B9">
      <w:pPr>
        <w:spacing w:line="360" w:lineRule="auto"/>
        <w:ind w:left="709" w:hanging="709"/>
        <w:jc w:val="both"/>
        <w:rPr>
          <w:rFonts w:ascii="Arial" w:hAnsi="Arial" w:cs="Arial"/>
          <w:sz w:val="22"/>
          <w:szCs w:val="22"/>
        </w:rPr>
      </w:pPr>
    </w:p>
    <w:p w14:paraId="1F89C562" w14:textId="676ACBAF"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1.5 </w:t>
      </w:r>
      <w:r w:rsidR="00647BBB" w:rsidRPr="008F296B">
        <w:rPr>
          <w:rFonts w:ascii="Arial" w:hAnsi="Arial" w:cs="Arial"/>
          <w:sz w:val="22"/>
          <w:szCs w:val="22"/>
        </w:rPr>
        <w:tab/>
      </w:r>
      <w:r w:rsidRPr="008F296B">
        <w:rPr>
          <w:rFonts w:ascii="Arial" w:hAnsi="Arial" w:cs="Arial"/>
          <w:sz w:val="22"/>
          <w:szCs w:val="22"/>
        </w:rPr>
        <w:t>The Parties acknowledge that Netflix’s requirements include, inter alia, the following obligations: adherence to Netflix’s technical delivery standards, including but not limited to IMF delivery specifications, original frame rate and aspect ratio preservation, maintenance of source materials, compliance with Netflix’s Studio Information Security Protocols (including encryption, controlled access, digital asset protection, secure transfer, auditability and breach reporting), compliance with Netflix’s ethical standards for documentary storytelling, compliance with multi-jurisdictional privacy and data-protection laws, compliance with defamation, contempt and fair-trial principles, and robust legal vetting of all content prior to picture lock.</w:t>
      </w:r>
    </w:p>
    <w:p w14:paraId="4CD38D1D" w14:textId="77777777" w:rsidR="00C10029" w:rsidRDefault="00C10029" w:rsidP="00B510B9">
      <w:pPr>
        <w:spacing w:line="360" w:lineRule="auto"/>
        <w:ind w:left="709" w:hanging="709"/>
        <w:jc w:val="both"/>
        <w:rPr>
          <w:rFonts w:ascii="Arial" w:hAnsi="Arial" w:cs="Arial"/>
          <w:sz w:val="22"/>
          <w:szCs w:val="22"/>
        </w:rPr>
      </w:pPr>
    </w:p>
    <w:p w14:paraId="4FF67024" w14:textId="7C90EBFA" w:rsidR="00A31B59"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1.6 </w:t>
      </w:r>
      <w:r w:rsidR="00647BBB" w:rsidRPr="008F296B">
        <w:rPr>
          <w:rFonts w:ascii="Arial" w:hAnsi="Arial" w:cs="Arial"/>
          <w:sz w:val="22"/>
          <w:szCs w:val="22"/>
        </w:rPr>
        <w:tab/>
      </w:r>
      <w:r w:rsidR="00A31B59" w:rsidRPr="00A31B59">
        <w:rPr>
          <w:rFonts w:ascii="Arial" w:hAnsi="Arial" w:cs="Arial"/>
          <w:sz w:val="22"/>
          <w:szCs w:val="22"/>
        </w:rPr>
        <w:t>The Parties record further that</w:t>
      </w:r>
      <w:r w:rsidR="002E7A53">
        <w:rPr>
          <w:rFonts w:ascii="Arial" w:hAnsi="Arial" w:cs="Arial"/>
          <w:sz w:val="22"/>
          <w:szCs w:val="22"/>
        </w:rPr>
        <w:t xml:space="preserve"> the Project</w:t>
      </w:r>
      <w:r w:rsidR="00476480">
        <w:rPr>
          <w:rFonts w:ascii="Arial" w:hAnsi="Arial" w:cs="Arial"/>
          <w:sz w:val="22"/>
          <w:szCs w:val="22"/>
        </w:rPr>
        <w:t>’s</w:t>
      </w:r>
      <w:r w:rsidR="00A31B59" w:rsidRPr="00A31B59">
        <w:rPr>
          <w:rFonts w:ascii="Arial" w:hAnsi="Arial" w:cs="Arial"/>
          <w:sz w:val="22"/>
          <w:szCs w:val="22"/>
        </w:rPr>
        <w:t xml:space="preserve"> </w:t>
      </w:r>
      <w:r w:rsidR="002E7A53">
        <w:rPr>
          <w:rFonts w:ascii="Arial" w:hAnsi="Arial" w:cs="Arial"/>
          <w:sz w:val="22"/>
          <w:szCs w:val="22"/>
        </w:rPr>
        <w:t>original</w:t>
      </w:r>
      <w:r w:rsidR="002E7A53" w:rsidRPr="00A31B59">
        <w:rPr>
          <w:rFonts w:ascii="Arial" w:hAnsi="Arial" w:cs="Arial"/>
          <w:sz w:val="22"/>
          <w:szCs w:val="22"/>
        </w:rPr>
        <w:t xml:space="preserve"> </w:t>
      </w:r>
      <w:r w:rsidR="00A31B59" w:rsidRPr="00A31B59">
        <w:rPr>
          <w:rFonts w:ascii="Arial" w:hAnsi="Arial" w:cs="Arial"/>
          <w:sz w:val="22"/>
          <w:szCs w:val="22"/>
        </w:rPr>
        <w:t>creative concept is developmental and indicative in nature and may be refined or adapted during Development</w:t>
      </w:r>
      <w:ins w:id="85" w:author="Elsabe Viljoen" w:date="2025-11-24T11:40:00Z" w16du:dateUtc="2025-11-24T09:40:00Z">
        <w:r w:rsidR="000A6038">
          <w:rPr>
            <w:rFonts w:ascii="Arial" w:hAnsi="Arial" w:cs="Arial"/>
            <w:sz w:val="22"/>
            <w:szCs w:val="22"/>
          </w:rPr>
          <w:t xml:space="preserve"> Phase</w:t>
        </w:r>
      </w:ins>
      <w:r w:rsidR="00A31B59" w:rsidRPr="00A31B59">
        <w:rPr>
          <w:rFonts w:ascii="Arial" w:hAnsi="Arial" w:cs="Arial"/>
          <w:sz w:val="22"/>
          <w:szCs w:val="22"/>
        </w:rPr>
        <w:t>, Production</w:t>
      </w:r>
      <w:ins w:id="86" w:author="Elsabe Viljoen" w:date="2025-11-24T11:40:00Z" w16du:dateUtc="2025-11-24T09:40:00Z">
        <w:r w:rsidR="000A6038">
          <w:rPr>
            <w:rFonts w:ascii="Arial" w:hAnsi="Arial" w:cs="Arial"/>
            <w:sz w:val="22"/>
            <w:szCs w:val="22"/>
          </w:rPr>
          <w:t xml:space="preserve"> Phase</w:t>
        </w:r>
      </w:ins>
      <w:r w:rsidR="00A31B59" w:rsidRPr="00A31B59">
        <w:rPr>
          <w:rFonts w:ascii="Arial" w:hAnsi="Arial" w:cs="Arial"/>
          <w:sz w:val="22"/>
          <w:szCs w:val="22"/>
        </w:rPr>
        <w:t xml:space="preserve"> and Post-Production</w:t>
      </w:r>
      <w:ins w:id="87" w:author="Elsabe Viljoen" w:date="2025-11-24T11:40:00Z" w16du:dateUtc="2025-11-24T09:40:00Z">
        <w:r w:rsidR="000A6038">
          <w:rPr>
            <w:rFonts w:ascii="Arial" w:hAnsi="Arial" w:cs="Arial"/>
            <w:sz w:val="22"/>
            <w:szCs w:val="22"/>
          </w:rPr>
          <w:t xml:space="preserve"> Phase</w:t>
        </w:r>
      </w:ins>
      <w:r w:rsidR="00A31B59" w:rsidRPr="00A31B59">
        <w:rPr>
          <w:rFonts w:ascii="Arial" w:hAnsi="Arial" w:cs="Arial"/>
          <w:sz w:val="22"/>
          <w:szCs w:val="22"/>
        </w:rPr>
        <w:t>, subject to the approval processes set out in this Agreement and any commissioning agreement with the Broadcaster.</w:t>
      </w:r>
      <w:r w:rsidR="00A31B59">
        <w:rPr>
          <w:rFonts w:ascii="Arial" w:hAnsi="Arial" w:cs="Arial"/>
          <w:sz w:val="22"/>
          <w:szCs w:val="22"/>
        </w:rPr>
        <w:t xml:space="preserve"> </w:t>
      </w:r>
    </w:p>
    <w:p w14:paraId="7B99181B" w14:textId="77777777" w:rsidR="00647BBB" w:rsidRPr="008F296B" w:rsidRDefault="00647BBB" w:rsidP="00B510B9">
      <w:pPr>
        <w:spacing w:line="360" w:lineRule="auto"/>
        <w:ind w:left="709" w:hanging="709"/>
        <w:jc w:val="both"/>
        <w:rPr>
          <w:rFonts w:ascii="Arial" w:hAnsi="Arial" w:cs="Arial"/>
          <w:sz w:val="22"/>
          <w:szCs w:val="22"/>
        </w:rPr>
      </w:pPr>
    </w:p>
    <w:p w14:paraId="7D6D859A" w14:textId="3B3EAF55"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1.7 </w:t>
      </w:r>
      <w:r w:rsidR="00647BBB" w:rsidRPr="008F296B">
        <w:rPr>
          <w:rFonts w:ascii="Arial" w:hAnsi="Arial" w:cs="Arial"/>
          <w:sz w:val="22"/>
          <w:szCs w:val="22"/>
        </w:rPr>
        <w:tab/>
      </w:r>
      <w:r w:rsidRPr="008F296B">
        <w:rPr>
          <w:rFonts w:ascii="Arial" w:hAnsi="Arial" w:cs="Arial"/>
          <w:sz w:val="22"/>
          <w:szCs w:val="22"/>
        </w:rPr>
        <w:t>The Parties accordingly wish to enter into this Agreement in order to establish a complete, integrated, and binding framework governing the development, pre-production, production and post-production of the Project, and to ensure that the Project is executed to the highest international standards of creative integrity, technical excellence, legal compliance, contributor safety, ethical responsibility, cultural sensitivity, narrative clarity, and editorial accuracy.</w:t>
      </w:r>
    </w:p>
    <w:p w14:paraId="1A286048" w14:textId="77777777" w:rsidR="00647BBB" w:rsidRPr="008F296B" w:rsidRDefault="00647BBB" w:rsidP="00B510B9">
      <w:pPr>
        <w:spacing w:line="360" w:lineRule="auto"/>
        <w:ind w:left="709" w:hanging="709"/>
        <w:jc w:val="both"/>
        <w:rPr>
          <w:rFonts w:ascii="Arial" w:hAnsi="Arial" w:cs="Arial"/>
          <w:sz w:val="22"/>
          <w:szCs w:val="22"/>
        </w:rPr>
      </w:pPr>
    </w:p>
    <w:p w14:paraId="6DAB588F" w14:textId="1A0259BD"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1.8 </w:t>
      </w:r>
      <w:r w:rsidR="00647BBB" w:rsidRPr="008F296B">
        <w:rPr>
          <w:rFonts w:ascii="Arial" w:hAnsi="Arial" w:cs="Arial"/>
          <w:sz w:val="22"/>
          <w:szCs w:val="22"/>
        </w:rPr>
        <w:tab/>
      </w:r>
      <w:r w:rsidRPr="008F296B">
        <w:rPr>
          <w:rFonts w:ascii="Arial" w:hAnsi="Arial" w:cs="Arial"/>
          <w:sz w:val="22"/>
          <w:szCs w:val="22"/>
        </w:rPr>
        <w:t>The Parties agree that this Agreement shall govern all collaborative activities between them from the commencement of development and shall regulate every aspect of their working relationship until such time as the Project is either (</w:t>
      </w:r>
      <w:proofErr w:type="spellStart"/>
      <w:r w:rsidRPr="008F296B">
        <w:rPr>
          <w:rFonts w:ascii="Arial" w:hAnsi="Arial" w:cs="Arial"/>
          <w:sz w:val="22"/>
          <w:szCs w:val="22"/>
        </w:rPr>
        <w:t>i</w:t>
      </w:r>
      <w:proofErr w:type="spellEnd"/>
      <w:r w:rsidRPr="008F296B">
        <w:rPr>
          <w:rFonts w:ascii="Arial" w:hAnsi="Arial" w:cs="Arial"/>
          <w:sz w:val="22"/>
          <w:szCs w:val="22"/>
        </w:rPr>
        <w:t>) fully delivered to Netflix following commissioning, (ii) terminated by Netflix or the Parties in accordance with this Agreement, or (iii) not commissioned, in which event the provisions governing development, intellectual property, confidentiality and rights survive as provided herein.</w:t>
      </w:r>
    </w:p>
    <w:p w14:paraId="206128C2" w14:textId="77777777" w:rsidR="00647BBB" w:rsidRPr="008F296B" w:rsidRDefault="00647BBB" w:rsidP="00B510B9">
      <w:pPr>
        <w:spacing w:line="360" w:lineRule="auto"/>
        <w:ind w:left="709" w:hanging="709"/>
        <w:jc w:val="both"/>
        <w:rPr>
          <w:rFonts w:ascii="Arial" w:hAnsi="Arial" w:cs="Arial"/>
          <w:sz w:val="22"/>
          <w:szCs w:val="22"/>
        </w:rPr>
      </w:pPr>
    </w:p>
    <w:p w14:paraId="61714A47" w14:textId="4A655538"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1.9 </w:t>
      </w:r>
      <w:r w:rsidR="00647BBB" w:rsidRPr="008F296B">
        <w:rPr>
          <w:rFonts w:ascii="Arial" w:hAnsi="Arial" w:cs="Arial"/>
          <w:sz w:val="22"/>
          <w:szCs w:val="22"/>
        </w:rPr>
        <w:tab/>
      </w:r>
      <w:r w:rsidRPr="008F296B">
        <w:rPr>
          <w:rFonts w:ascii="Arial" w:hAnsi="Arial" w:cs="Arial"/>
          <w:sz w:val="22"/>
          <w:szCs w:val="22"/>
        </w:rPr>
        <w:t>The Parties acknowledge that the Project concerns subject matter of significant public interest, including allegations of multiple murders, suspicious deaths, disappearances, fraud, forgery, identity manipulation, family trauma, psychological complexity and systemic investigative failures. Given the magnitude of these issues, the Parties agree that all creative, editorial, legal and operational decisions must reflect the seriousness of the material and must comply fully with applicable laws, industry standards and Netflix production ethics.</w:t>
      </w:r>
    </w:p>
    <w:p w14:paraId="3FA604D9" w14:textId="77777777" w:rsidR="00647BBB" w:rsidRPr="008F296B" w:rsidRDefault="00647BBB" w:rsidP="00B510B9">
      <w:pPr>
        <w:spacing w:line="360" w:lineRule="auto"/>
        <w:ind w:left="709" w:hanging="709"/>
        <w:jc w:val="both"/>
        <w:rPr>
          <w:rFonts w:ascii="Arial" w:hAnsi="Arial" w:cs="Arial"/>
          <w:sz w:val="22"/>
          <w:szCs w:val="22"/>
        </w:rPr>
      </w:pPr>
    </w:p>
    <w:p w14:paraId="523B6806" w14:textId="5F14C508"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1.10 </w:t>
      </w:r>
      <w:r w:rsidR="00647BBB" w:rsidRPr="008F296B">
        <w:rPr>
          <w:rFonts w:ascii="Arial" w:hAnsi="Arial" w:cs="Arial"/>
          <w:sz w:val="22"/>
          <w:szCs w:val="22"/>
        </w:rPr>
        <w:tab/>
      </w:r>
      <w:r w:rsidRPr="008F296B">
        <w:rPr>
          <w:rFonts w:ascii="Arial" w:hAnsi="Arial" w:cs="Arial"/>
          <w:sz w:val="22"/>
          <w:szCs w:val="22"/>
        </w:rPr>
        <w:t xml:space="preserve">The Parties recognise the importance of a trauma-informed and dignity-respecting approach to all contributors, including but not limited to survivors, victims’ families, neighbours, friends, investigators, forensic experts, police officers, and the journalist who has devoted years to uncovering the facts of the case, </w:t>
      </w:r>
      <w:bookmarkStart w:id="88" w:name="_Hlk214373968"/>
      <w:r w:rsidRPr="008F296B">
        <w:rPr>
          <w:rFonts w:ascii="Arial" w:hAnsi="Arial" w:cs="Arial"/>
          <w:sz w:val="22"/>
          <w:szCs w:val="22"/>
        </w:rPr>
        <w:t>Ms Susan Purén</w:t>
      </w:r>
      <w:bookmarkEnd w:id="88"/>
      <w:r w:rsidRPr="008F296B">
        <w:rPr>
          <w:rFonts w:ascii="Arial" w:hAnsi="Arial" w:cs="Arial"/>
          <w:sz w:val="22"/>
          <w:szCs w:val="22"/>
        </w:rPr>
        <w:t>, whose investigative work provides the foundation for much of the Project’s access and evidentiary material.</w:t>
      </w:r>
    </w:p>
    <w:p w14:paraId="00FBA9D3" w14:textId="77777777" w:rsidR="00647BBB" w:rsidRPr="008F296B" w:rsidRDefault="00647BBB" w:rsidP="00B510B9">
      <w:pPr>
        <w:spacing w:line="360" w:lineRule="auto"/>
        <w:ind w:left="709" w:hanging="709"/>
        <w:jc w:val="both"/>
        <w:rPr>
          <w:rFonts w:ascii="Arial" w:hAnsi="Arial" w:cs="Arial"/>
          <w:sz w:val="22"/>
          <w:szCs w:val="22"/>
        </w:rPr>
      </w:pPr>
    </w:p>
    <w:p w14:paraId="3DEF58EB" w14:textId="5F13F113" w:rsidR="00A31B59" w:rsidRPr="00A31B59"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1.11 </w:t>
      </w:r>
      <w:r w:rsidR="00647BBB" w:rsidRPr="008F296B">
        <w:rPr>
          <w:rFonts w:ascii="Arial" w:hAnsi="Arial" w:cs="Arial"/>
          <w:sz w:val="22"/>
          <w:szCs w:val="22"/>
        </w:rPr>
        <w:tab/>
      </w:r>
      <w:r w:rsidR="00A31B59" w:rsidRPr="00A31B59">
        <w:rPr>
          <w:rFonts w:ascii="Arial" w:hAnsi="Arial" w:cs="Arial"/>
          <w:sz w:val="22"/>
          <w:szCs w:val="22"/>
        </w:rPr>
        <w:t xml:space="preserve">The Parties recognise that the story is currently envisaged as being told with the participation and on-camera contributions of certain individuals who may serve as emotional, narrative and investigative anchors. Engagement of such individuals shall remain subject to their willingness to participate, availability, legal and ethical considerations and the Broadcaster’s requirements. The Parties agree that this Agreement shall regulate the way in which contributors are approached, contracted, portrayed and protected, it being recorded that there is no guarantee that any </w:t>
      </w:r>
      <w:proofErr w:type="gramStart"/>
      <w:r w:rsidR="00A31B59" w:rsidRPr="00A31B59">
        <w:rPr>
          <w:rFonts w:ascii="Arial" w:hAnsi="Arial" w:cs="Arial"/>
          <w:sz w:val="22"/>
          <w:szCs w:val="22"/>
        </w:rPr>
        <w:t>particular individual</w:t>
      </w:r>
      <w:proofErr w:type="gramEnd"/>
      <w:r w:rsidR="00A31B59" w:rsidRPr="00A31B59">
        <w:rPr>
          <w:rFonts w:ascii="Arial" w:hAnsi="Arial" w:cs="Arial"/>
          <w:sz w:val="22"/>
          <w:szCs w:val="22"/>
        </w:rPr>
        <w:t xml:space="preserve"> will ultimately appear in the Project or appear in any particular manner.</w:t>
      </w:r>
    </w:p>
    <w:p w14:paraId="128DC8BC" w14:textId="77777777" w:rsidR="00647BBB" w:rsidRPr="008F296B" w:rsidRDefault="00647BBB" w:rsidP="00B510B9">
      <w:pPr>
        <w:spacing w:line="360" w:lineRule="auto"/>
        <w:ind w:left="709" w:hanging="709"/>
        <w:jc w:val="both"/>
        <w:rPr>
          <w:rFonts w:ascii="Arial" w:hAnsi="Arial" w:cs="Arial"/>
          <w:sz w:val="22"/>
          <w:szCs w:val="22"/>
        </w:rPr>
      </w:pPr>
    </w:p>
    <w:p w14:paraId="2DD5DDF8" w14:textId="60B981F4" w:rsidR="00A31B59" w:rsidDel="005273E1" w:rsidRDefault="00E72A39" w:rsidP="00A31B59">
      <w:pPr>
        <w:spacing w:line="360" w:lineRule="auto"/>
        <w:ind w:left="709" w:hanging="709"/>
        <w:jc w:val="both"/>
        <w:rPr>
          <w:del w:id="89" w:author="Elsabe Viljoen" w:date="2025-11-24T09:43:00Z" w16du:dateUtc="2025-11-24T07:43:00Z"/>
          <w:rFonts w:ascii="Arial" w:hAnsi="Arial" w:cs="Arial"/>
          <w:sz w:val="22"/>
          <w:szCs w:val="22"/>
        </w:rPr>
      </w:pPr>
      <w:r w:rsidRPr="008F296B">
        <w:rPr>
          <w:rFonts w:ascii="Arial" w:hAnsi="Arial" w:cs="Arial"/>
          <w:sz w:val="22"/>
          <w:szCs w:val="22"/>
        </w:rPr>
        <w:t xml:space="preserve">1.12 </w:t>
      </w:r>
      <w:r w:rsidR="00647BBB" w:rsidRPr="008F296B">
        <w:rPr>
          <w:rFonts w:ascii="Arial" w:hAnsi="Arial" w:cs="Arial"/>
          <w:sz w:val="22"/>
          <w:szCs w:val="22"/>
        </w:rPr>
        <w:tab/>
      </w:r>
    </w:p>
    <w:p w14:paraId="09751C14" w14:textId="0FCB6DF4" w:rsidR="00A31B59" w:rsidRPr="00A31B59" w:rsidDel="005273E1" w:rsidRDefault="00A31B59" w:rsidP="00A31B59">
      <w:pPr>
        <w:spacing w:line="360" w:lineRule="auto"/>
        <w:ind w:left="709" w:hanging="709"/>
        <w:jc w:val="both"/>
        <w:rPr>
          <w:del w:id="90" w:author="Elsabe Viljoen" w:date="2025-11-24T09:43:00Z" w16du:dateUtc="2025-11-24T07:43:00Z"/>
          <w:rFonts w:ascii="Arial" w:hAnsi="Arial" w:cs="Arial"/>
          <w:sz w:val="22"/>
          <w:szCs w:val="22"/>
        </w:rPr>
      </w:pPr>
    </w:p>
    <w:p w14:paraId="6767BB80" w14:textId="645C86E4" w:rsidR="00E72A39" w:rsidRPr="008F296B" w:rsidDel="005273E1" w:rsidRDefault="00A31B59" w:rsidP="002E7A53">
      <w:pPr>
        <w:spacing w:line="360" w:lineRule="auto"/>
        <w:ind w:left="709" w:hanging="709"/>
        <w:jc w:val="both"/>
        <w:rPr>
          <w:del w:id="91" w:author="Elsabe Viljoen" w:date="2025-11-24T09:48:00Z" w16du:dateUtc="2025-11-24T07:48:00Z"/>
          <w:rFonts w:ascii="Arial" w:hAnsi="Arial" w:cs="Arial"/>
          <w:sz w:val="22"/>
          <w:szCs w:val="22"/>
        </w:rPr>
      </w:pPr>
      <w:del w:id="92" w:author="Elsabe Viljoen" w:date="2025-11-24T09:48:00Z" w16du:dateUtc="2025-11-24T07:48:00Z">
        <w:r w:rsidRPr="00A31B59" w:rsidDel="005273E1">
          <w:rPr>
            <w:rFonts w:ascii="Arial" w:hAnsi="Arial" w:cs="Arial"/>
            <w:sz w:val="22"/>
            <w:szCs w:val="22"/>
          </w:rPr>
          <w:delText xml:space="preserve">1.13 </w:delText>
        </w:r>
        <w:r w:rsidDel="005273E1">
          <w:rPr>
            <w:rFonts w:ascii="Arial" w:hAnsi="Arial" w:cs="Arial"/>
            <w:sz w:val="22"/>
            <w:szCs w:val="22"/>
          </w:rPr>
          <w:tab/>
        </w:r>
      </w:del>
    </w:p>
    <w:p w14:paraId="7A72012E" w14:textId="15D0C203" w:rsidR="00647BBB" w:rsidRPr="008F296B" w:rsidDel="005273E1" w:rsidRDefault="00647BBB" w:rsidP="00B510B9">
      <w:pPr>
        <w:spacing w:line="360" w:lineRule="auto"/>
        <w:ind w:left="709" w:hanging="709"/>
        <w:jc w:val="both"/>
        <w:rPr>
          <w:del w:id="93" w:author="Elsabe Viljoen" w:date="2025-11-24T09:48:00Z" w16du:dateUtc="2025-11-24T07:48:00Z"/>
          <w:rFonts w:ascii="Arial" w:hAnsi="Arial" w:cs="Arial"/>
          <w:sz w:val="22"/>
          <w:szCs w:val="22"/>
        </w:rPr>
      </w:pPr>
    </w:p>
    <w:p w14:paraId="1191105F" w14:textId="61401355" w:rsidR="00E72A39" w:rsidRPr="008F296B" w:rsidRDefault="00E72A39" w:rsidP="00B510B9">
      <w:pPr>
        <w:spacing w:line="360" w:lineRule="auto"/>
        <w:ind w:left="709" w:hanging="709"/>
        <w:jc w:val="both"/>
        <w:rPr>
          <w:rFonts w:ascii="Arial" w:hAnsi="Arial" w:cs="Arial"/>
          <w:sz w:val="22"/>
          <w:szCs w:val="22"/>
        </w:rPr>
      </w:pPr>
      <w:del w:id="94" w:author="Elsabe Viljoen" w:date="2025-11-24T09:48:00Z" w16du:dateUtc="2025-11-24T07:48:00Z">
        <w:r w:rsidRPr="008F296B" w:rsidDel="005273E1">
          <w:rPr>
            <w:rFonts w:ascii="Arial" w:hAnsi="Arial" w:cs="Arial"/>
            <w:sz w:val="22"/>
            <w:szCs w:val="22"/>
          </w:rPr>
          <w:delText xml:space="preserve">1.16 </w:delText>
        </w:r>
      </w:del>
      <w:r w:rsidR="00647BBB" w:rsidRPr="008F296B">
        <w:rPr>
          <w:rFonts w:ascii="Arial" w:hAnsi="Arial" w:cs="Arial"/>
          <w:sz w:val="22"/>
          <w:szCs w:val="22"/>
        </w:rPr>
        <w:tab/>
      </w:r>
      <w:r w:rsidRPr="008F296B">
        <w:rPr>
          <w:rFonts w:ascii="Arial" w:hAnsi="Arial" w:cs="Arial"/>
          <w:sz w:val="22"/>
          <w:szCs w:val="22"/>
        </w:rPr>
        <w:t>The Parties acknowledge that Netflix requires that all key personnel proposed for the Project are subject to its approval, including the Director, Heads of Department, Editors, Archive Researchers, Legal Advisors and any other leading creative or technical personnel. Netflix approval rights shall therefore be incorporated as binding provisions of this Agreement.</w:t>
      </w:r>
    </w:p>
    <w:p w14:paraId="012EBDF3" w14:textId="77777777" w:rsidR="00647BBB" w:rsidRPr="008F296B" w:rsidRDefault="00647BBB" w:rsidP="00B510B9">
      <w:pPr>
        <w:spacing w:line="360" w:lineRule="auto"/>
        <w:ind w:left="709" w:hanging="709"/>
        <w:jc w:val="both"/>
        <w:rPr>
          <w:rFonts w:ascii="Arial" w:hAnsi="Arial" w:cs="Arial"/>
          <w:sz w:val="22"/>
          <w:szCs w:val="22"/>
        </w:rPr>
      </w:pPr>
    </w:p>
    <w:p w14:paraId="052DC217" w14:textId="07BCA208"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1.1</w:t>
      </w:r>
      <w:del w:id="95" w:author="Elsabe Viljoen" w:date="2025-11-24T09:48:00Z" w16du:dateUtc="2025-11-24T07:48:00Z">
        <w:r w:rsidRPr="008F296B" w:rsidDel="005273E1">
          <w:rPr>
            <w:rFonts w:ascii="Arial" w:hAnsi="Arial" w:cs="Arial"/>
            <w:sz w:val="22"/>
            <w:szCs w:val="22"/>
          </w:rPr>
          <w:delText>7</w:delText>
        </w:r>
      </w:del>
      <w:ins w:id="96" w:author="Elsabe Viljoen" w:date="2025-11-24T09:48:00Z" w16du:dateUtc="2025-11-24T07:48:00Z">
        <w:r w:rsidR="005273E1">
          <w:rPr>
            <w:rFonts w:ascii="Arial" w:hAnsi="Arial" w:cs="Arial"/>
            <w:sz w:val="22"/>
            <w:szCs w:val="22"/>
          </w:rPr>
          <w:t>3</w:t>
        </w:r>
      </w:ins>
      <w:r w:rsidRPr="008F296B">
        <w:rPr>
          <w:rFonts w:ascii="Arial" w:hAnsi="Arial" w:cs="Arial"/>
          <w:sz w:val="22"/>
          <w:szCs w:val="22"/>
        </w:rPr>
        <w:t xml:space="preserve"> </w:t>
      </w:r>
      <w:r w:rsidR="00647BBB" w:rsidRPr="008F296B">
        <w:rPr>
          <w:rFonts w:ascii="Arial" w:hAnsi="Arial" w:cs="Arial"/>
          <w:sz w:val="22"/>
          <w:szCs w:val="22"/>
        </w:rPr>
        <w:tab/>
      </w:r>
      <w:r w:rsidRPr="008F296B">
        <w:rPr>
          <w:rFonts w:ascii="Arial" w:hAnsi="Arial" w:cs="Arial"/>
          <w:sz w:val="22"/>
          <w:szCs w:val="22"/>
        </w:rPr>
        <w:t>The Parties agree that this Agreement is intended not merely to set out minimum requirements but to codify a comprehensive, premium-grade, internationally compliant co-production framework that reflects the seriousness, complexity and sensitivity of the Project and anticipates the risk areas associated with true-crime documentary storytelling.</w:t>
      </w:r>
    </w:p>
    <w:p w14:paraId="3EF9254A" w14:textId="77777777" w:rsidR="00647BBB" w:rsidRPr="008F296B" w:rsidRDefault="00647BBB" w:rsidP="00B510B9">
      <w:pPr>
        <w:spacing w:line="360" w:lineRule="auto"/>
        <w:ind w:left="709" w:hanging="709"/>
        <w:jc w:val="both"/>
        <w:rPr>
          <w:rFonts w:ascii="Arial" w:hAnsi="Arial" w:cs="Arial"/>
          <w:sz w:val="22"/>
          <w:szCs w:val="22"/>
        </w:rPr>
      </w:pPr>
    </w:p>
    <w:p w14:paraId="477B9AF6" w14:textId="3597FB9B"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1.1</w:t>
      </w:r>
      <w:ins w:id="97" w:author="Elsabe Viljoen" w:date="2025-11-24T09:48:00Z" w16du:dateUtc="2025-11-24T07:48:00Z">
        <w:r w:rsidR="005273E1">
          <w:rPr>
            <w:rFonts w:ascii="Arial" w:hAnsi="Arial" w:cs="Arial"/>
            <w:sz w:val="22"/>
            <w:szCs w:val="22"/>
          </w:rPr>
          <w:t>4</w:t>
        </w:r>
      </w:ins>
      <w:del w:id="98" w:author="Elsabe Viljoen" w:date="2025-11-24T09:48:00Z" w16du:dateUtc="2025-11-24T07:48:00Z">
        <w:r w:rsidRPr="008F296B" w:rsidDel="005273E1">
          <w:rPr>
            <w:rFonts w:ascii="Arial" w:hAnsi="Arial" w:cs="Arial"/>
            <w:sz w:val="22"/>
            <w:szCs w:val="22"/>
          </w:rPr>
          <w:delText>8</w:delText>
        </w:r>
      </w:del>
      <w:r w:rsidRPr="008F296B">
        <w:rPr>
          <w:rFonts w:ascii="Arial" w:hAnsi="Arial" w:cs="Arial"/>
          <w:sz w:val="22"/>
          <w:szCs w:val="22"/>
        </w:rPr>
        <w:t xml:space="preserve"> </w:t>
      </w:r>
      <w:r w:rsidR="00647BBB" w:rsidRPr="008F296B">
        <w:rPr>
          <w:rFonts w:ascii="Arial" w:hAnsi="Arial" w:cs="Arial"/>
          <w:sz w:val="22"/>
          <w:szCs w:val="22"/>
        </w:rPr>
        <w:tab/>
      </w:r>
      <w:r w:rsidRPr="008F296B">
        <w:rPr>
          <w:rFonts w:ascii="Arial" w:hAnsi="Arial" w:cs="Arial"/>
          <w:sz w:val="22"/>
          <w:szCs w:val="22"/>
        </w:rPr>
        <w:t>The Parties further agree that any commissioning of the Project shall require the immediate formation of a Special Purpose Vehicle (“SPV”) jointly owned by the Parties in equal shares, through which all production contracting, financing, accounting, auditing, payment flows and reporting shall occur. This Agreement shall continue to regulate the Parties’ relationship until the execution of the SPV Shareholders’ Agreement.</w:t>
      </w:r>
    </w:p>
    <w:p w14:paraId="32B9C869" w14:textId="77777777" w:rsidR="00647BBB" w:rsidRPr="008F296B" w:rsidRDefault="00647BBB" w:rsidP="00B510B9">
      <w:pPr>
        <w:spacing w:line="360" w:lineRule="auto"/>
        <w:ind w:left="709" w:hanging="709"/>
        <w:jc w:val="both"/>
        <w:rPr>
          <w:rFonts w:ascii="Arial" w:hAnsi="Arial" w:cs="Arial"/>
          <w:sz w:val="22"/>
          <w:szCs w:val="22"/>
        </w:rPr>
      </w:pPr>
    </w:p>
    <w:p w14:paraId="6BF4A874" w14:textId="521459D8"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1.1</w:t>
      </w:r>
      <w:ins w:id="99" w:author="Elsabe Viljoen" w:date="2025-11-24T09:48:00Z" w16du:dateUtc="2025-11-24T07:48:00Z">
        <w:r w:rsidR="005273E1">
          <w:rPr>
            <w:rFonts w:ascii="Arial" w:hAnsi="Arial" w:cs="Arial"/>
            <w:sz w:val="22"/>
            <w:szCs w:val="22"/>
          </w:rPr>
          <w:t>5</w:t>
        </w:r>
      </w:ins>
      <w:del w:id="100" w:author="Elsabe Viljoen" w:date="2025-11-24T09:48:00Z" w16du:dateUtc="2025-11-24T07:48:00Z">
        <w:r w:rsidRPr="008F296B" w:rsidDel="005273E1">
          <w:rPr>
            <w:rFonts w:ascii="Arial" w:hAnsi="Arial" w:cs="Arial"/>
            <w:sz w:val="22"/>
            <w:szCs w:val="22"/>
          </w:rPr>
          <w:delText>9</w:delText>
        </w:r>
      </w:del>
      <w:r w:rsidRPr="008F296B">
        <w:rPr>
          <w:rFonts w:ascii="Arial" w:hAnsi="Arial" w:cs="Arial"/>
          <w:sz w:val="22"/>
          <w:szCs w:val="22"/>
        </w:rPr>
        <w:t xml:space="preserve"> </w:t>
      </w:r>
      <w:r w:rsidR="00647BBB" w:rsidRPr="008F296B">
        <w:rPr>
          <w:rFonts w:ascii="Arial" w:hAnsi="Arial" w:cs="Arial"/>
          <w:sz w:val="22"/>
          <w:szCs w:val="22"/>
        </w:rPr>
        <w:tab/>
      </w:r>
      <w:r w:rsidRPr="008F296B">
        <w:rPr>
          <w:rFonts w:ascii="Arial" w:hAnsi="Arial" w:cs="Arial"/>
          <w:sz w:val="22"/>
          <w:szCs w:val="22"/>
        </w:rPr>
        <w:t>The Parties record that they bear joint responsibility to ensure that the Project is delivered in accordance with Netflix’s technical specifications, editorial standards, narrative expectations, legal requirements, digital security protocols, and ethical guidelines. Any failure to meet these obligations constitutes a material breach.</w:t>
      </w:r>
    </w:p>
    <w:p w14:paraId="52F0D312" w14:textId="77777777" w:rsidR="00647BBB" w:rsidRPr="008F296B" w:rsidRDefault="00647BBB" w:rsidP="00B510B9">
      <w:pPr>
        <w:spacing w:line="360" w:lineRule="auto"/>
        <w:ind w:left="709" w:hanging="709"/>
        <w:jc w:val="both"/>
        <w:rPr>
          <w:rFonts w:ascii="Arial" w:hAnsi="Arial" w:cs="Arial"/>
          <w:sz w:val="22"/>
          <w:szCs w:val="22"/>
        </w:rPr>
      </w:pPr>
    </w:p>
    <w:p w14:paraId="23EF6939" w14:textId="6A79D15F" w:rsidR="00E72A39" w:rsidRPr="008F296B" w:rsidRDefault="00E72A39" w:rsidP="00B510B9">
      <w:pPr>
        <w:spacing w:line="360" w:lineRule="auto"/>
        <w:ind w:left="709" w:hanging="709"/>
        <w:jc w:val="both"/>
        <w:rPr>
          <w:rFonts w:ascii="Arial" w:hAnsi="Arial" w:cs="Arial"/>
          <w:sz w:val="22"/>
          <w:szCs w:val="22"/>
        </w:rPr>
      </w:pPr>
      <w:r w:rsidRPr="008F296B">
        <w:rPr>
          <w:rFonts w:ascii="Arial" w:hAnsi="Arial" w:cs="Arial"/>
          <w:sz w:val="22"/>
          <w:szCs w:val="22"/>
        </w:rPr>
        <w:t>1.</w:t>
      </w:r>
      <w:ins w:id="101" w:author="Elsabe Viljoen" w:date="2025-11-24T09:48:00Z" w16du:dateUtc="2025-11-24T07:48:00Z">
        <w:r w:rsidR="005273E1">
          <w:rPr>
            <w:rFonts w:ascii="Arial" w:hAnsi="Arial" w:cs="Arial"/>
            <w:sz w:val="22"/>
            <w:szCs w:val="22"/>
          </w:rPr>
          <w:t>16</w:t>
        </w:r>
      </w:ins>
      <w:del w:id="102" w:author="Elsabe Viljoen" w:date="2025-11-24T09:48:00Z" w16du:dateUtc="2025-11-24T07:48:00Z">
        <w:r w:rsidRPr="008F296B" w:rsidDel="005273E1">
          <w:rPr>
            <w:rFonts w:ascii="Arial" w:hAnsi="Arial" w:cs="Arial"/>
            <w:sz w:val="22"/>
            <w:szCs w:val="22"/>
          </w:rPr>
          <w:delText>20</w:delText>
        </w:r>
      </w:del>
      <w:r w:rsidRPr="008F296B">
        <w:rPr>
          <w:rFonts w:ascii="Arial" w:hAnsi="Arial" w:cs="Arial"/>
          <w:sz w:val="22"/>
          <w:szCs w:val="22"/>
        </w:rPr>
        <w:t xml:space="preserve"> </w:t>
      </w:r>
      <w:r w:rsidR="00647BBB" w:rsidRPr="008F296B">
        <w:rPr>
          <w:rFonts w:ascii="Arial" w:hAnsi="Arial" w:cs="Arial"/>
          <w:sz w:val="22"/>
          <w:szCs w:val="22"/>
        </w:rPr>
        <w:tab/>
      </w:r>
      <w:r w:rsidRPr="008F296B">
        <w:rPr>
          <w:rFonts w:ascii="Arial" w:hAnsi="Arial" w:cs="Arial"/>
          <w:sz w:val="22"/>
          <w:szCs w:val="22"/>
        </w:rPr>
        <w:t xml:space="preserve">The Parties therefore conclude this Agreement </w:t>
      </w:r>
      <w:proofErr w:type="gramStart"/>
      <w:r w:rsidRPr="008F296B">
        <w:rPr>
          <w:rFonts w:ascii="Arial" w:hAnsi="Arial" w:cs="Arial"/>
          <w:sz w:val="22"/>
          <w:szCs w:val="22"/>
        </w:rPr>
        <w:t>in order to</w:t>
      </w:r>
      <w:proofErr w:type="gramEnd"/>
      <w:r w:rsidRPr="008F296B">
        <w:rPr>
          <w:rFonts w:ascii="Arial" w:hAnsi="Arial" w:cs="Arial"/>
          <w:sz w:val="22"/>
          <w:szCs w:val="22"/>
        </w:rPr>
        <w:t xml:space="preserve"> comprehensively regulate their legal, financial, editorial, creative, ethical and operational collaboration in respect of the Project.</w:t>
      </w:r>
    </w:p>
    <w:p w14:paraId="00D19C55" w14:textId="77777777" w:rsidR="00647BBB" w:rsidRDefault="00647BBB" w:rsidP="00B510B9">
      <w:pPr>
        <w:spacing w:line="360" w:lineRule="auto"/>
        <w:ind w:left="709" w:hanging="709"/>
        <w:jc w:val="both"/>
        <w:rPr>
          <w:rFonts w:ascii="Arial" w:hAnsi="Arial" w:cs="Arial"/>
          <w:sz w:val="22"/>
          <w:szCs w:val="22"/>
        </w:rPr>
      </w:pPr>
    </w:p>
    <w:p w14:paraId="58C7623B" w14:textId="3AF1E312" w:rsidR="00A31B59" w:rsidRPr="00A07E12" w:rsidRDefault="00A31B59" w:rsidP="00A31B59">
      <w:pPr>
        <w:spacing w:line="360" w:lineRule="auto"/>
        <w:ind w:left="709" w:hanging="709"/>
        <w:jc w:val="both"/>
        <w:rPr>
          <w:rFonts w:ascii="Arial" w:hAnsi="Arial" w:cs="Arial"/>
          <w:sz w:val="22"/>
          <w:szCs w:val="22"/>
        </w:rPr>
      </w:pPr>
      <w:r>
        <w:rPr>
          <w:rFonts w:ascii="Arial" w:hAnsi="Arial" w:cs="Arial"/>
          <w:sz w:val="22"/>
          <w:szCs w:val="22"/>
        </w:rPr>
        <w:t>1.</w:t>
      </w:r>
      <w:ins w:id="103" w:author="Elsabe Viljoen" w:date="2025-11-24T09:48:00Z" w16du:dateUtc="2025-11-24T07:48:00Z">
        <w:r w:rsidR="005273E1">
          <w:rPr>
            <w:rFonts w:ascii="Arial" w:hAnsi="Arial" w:cs="Arial"/>
            <w:sz w:val="22"/>
            <w:szCs w:val="22"/>
          </w:rPr>
          <w:t>17</w:t>
        </w:r>
      </w:ins>
      <w:del w:id="104" w:author="Elsabe Viljoen" w:date="2025-11-24T09:48:00Z" w16du:dateUtc="2025-11-24T07:48:00Z">
        <w:r w:rsidDel="005273E1">
          <w:rPr>
            <w:rFonts w:ascii="Arial" w:hAnsi="Arial" w:cs="Arial"/>
            <w:sz w:val="22"/>
            <w:szCs w:val="22"/>
          </w:rPr>
          <w:delText>21</w:delText>
        </w:r>
      </w:del>
      <w:r>
        <w:rPr>
          <w:rFonts w:ascii="Arial" w:hAnsi="Arial" w:cs="Arial"/>
          <w:sz w:val="22"/>
          <w:szCs w:val="22"/>
        </w:rPr>
        <w:tab/>
      </w:r>
      <w:r w:rsidRPr="00A07E12">
        <w:rPr>
          <w:rFonts w:ascii="Arial" w:hAnsi="Arial" w:cs="Arial"/>
          <w:sz w:val="22"/>
          <w:szCs w:val="22"/>
          <w:u w:val="single"/>
          <w:rPrChange w:id="105" w:author="Elsabe Viljoen" w:date="2025-12-11T13:05:00Z" w16du:dateUtc="2025-12-11T11:05:00Z">
            <w:rPr>
              <w:rFonts w:ascii="Arial" w:hAnsi="Arial" w:cs="Arial"/>
              <w:b/>
              <w:bCs/>
              <w:sz w:val="22"/>
              <w:szCs w:val="22"/>
              <w:u w:val="single"/>
            </w:rPr>
          </w:rPrChange>
        </w:rPr>
        <w:t>Creative Flexibility and Non-Binding Editorial Descriptions</w:t>
      </w:r>
    </w:p>
    <w:p w14:paraId="74105CCE" w14:textId="4AB71CFF" w:rsidR="00A31B59" w:rsidRPr="00A31B59" w:rsidRDefault="00A31B59" w:rsidP="00A31B59">
      <w:pPr>
        <w:spacing w:line="360" w:lineRule="auto"/>
        <w:ind w:left="709" w:hanging="709"/>
        <w:jc w:val="both"/>
        <w:rPr>
          <w:rFonts w:ascii="Arial" w:hAnsi="Arial" w:cs="Arial"/>
          <w:sz w:val="22"/>
          <w:szCs w:val="22"/>
        </w:rPr>
      </w:pPr>
      <w:r>
        <w:rPr>
          <w:rFonts w:ascii="Arial" w:hAnsi="Arial" w:cs="Arial"/>
          <w:sz w:val="22"/>
          <w:szCs w:val="22"/>
        </w:rPr>
        <w:tab/>
      </w:r>
      <w:r w:rsidRPr="00A31B59">
        <w:rPr>
          <w:rFonts w:ascii="Arial" w:hAnsi="Arial" w:cs="Arial"/>
          <w:sz w:val="22"/>
          <w:szCs w:val="22"/>
        </w:rPr>
        <w:t xml:space="preserve">The Parties record that all references in this Agreement to the logline, editorial concept, tone, world, emotional anchors, narrative threads, episode titles, episode content, locations, contributors and similar creative or editorial elements reflect the Parties’ </w:t>
      </w:r>
      <w:r w:rsidRPr="00A31B59">
        <w:rPr>
          <w:rFonts w:ascii="Arial" w:hAnsi="Arial" w:cs="Arial"/>
          <w:i/>
          <w:iCs/>
          <w:sz w:val="22"/>
          <w:szCs w:val="22"/>
        </w:rPr>
        <w:t>current intentions</w:t>
      </w:r>
      <w:r w:rsidRPr="00A31B59">
        <w:rPr>
          <w:rFonts w:ascii="Arial" w:hAnsi="Arial" w:cs="Arial"/>
          <w:sz w:val="22"/>
          <w:szCs w:val="22"/>
        </w:rPr>
        <w:t xml:space="preserve"> as at the Signature Date only. Such descriptions are provided for contextual and planning purposes and shall not constitute warranties, conditions or immutable obligations as to the final form, structure or contents of the Project.</w:t>
      </w:r>
    </w:p>
    <w:p w14:paraId="02A68E8B" w14:textId="77777777" w:rsidR="00A31B59" w:rsidRDefault="00A31B59" w:rsidP="00A31B59">
      <w:pPr>
        <w:spacing w:line="360" w:lineRule="auto"/>
        <w:ind w:left="709" w:hanging="709"/>
        <w:jc w:val="both"/>
        <w:rPr>
          <w:ins w:id="106" w:author="Elsabe Viljoen" w:date="2025-12-11T12:41:00Z" w16du:dateUtc="2025-12-11T10:41:00Z"/>
          <w:rFonts w:ascii="Arial" w:hAnsi="Arial" w:cs="Arial"/>
          <w:sz w:val="22"/>
          <w:szCs w:val="22"/>
        </w:rPr>
      </w:pPr>
    </w:p>
    <w:p w14:paraId="4D4101AB" w14:textId="77777777" w:rsidR="00C521CE" w:rsidRPr="00C521CE" w:rsidRDefault="00C521CE" w:rsidP="00C521CE">
      <w:pPr>
        <w:spacing w:line="360" w:lineRule="auto"/>
        <w:ind w:left="709" w:hanging="709"/>
        <w:jc w:val="both"/>
        <w:rPr>
          <w:ins w:id="107" w:author="Elsabe Viljoen" w:date="2025-12-11T12:41:00Z"/>
          <w:rFonts w:ascii="Arial" w:hAnsi="Arial" w:cs="Arial"/>
          <w:b/>
          <w:bCs/>
          <w:sz w:val="22"/>
          <w:szCs w:val="22"/>
        </w:rPr>
      </w:pPr>
      <w:ins w:id="108" w:author="Elsabe Viljoen" w:date="2025-12-11T12:41:00Z">
        <w:r w:rsidRPr="00C521CE">
          <w:rPr>
            <w:rFonts w:ascii="Arial" w:hAnsi="Arial" w:cs="Arial"/>
            <w:sz w:val="22"/>
            <w:szCs w:val="22"/>
            <w:rPrChange w:id="109" w:author="Elsabe Viljoen" w:date="2025-12-11T12:42:00Z" w16du:dateUtc="2025-12-11T10:42:00Z">
              <w:rPr>
                <w:rFonts w:ascii="Arial" w:hAnsi="Arial" w:cs="Arial"/>
                <w:b/>
                <w:bCs/>
                <w:sz w:val="22"/>
                <w:szCs w:val="22"/>
              </w:rPr>
            </w:rPrChange>
          </w:rPr>
          <w:t>1.17.1</w:t>
        </w:r>
        <w:r w:rsidRPr="00C521CE">
          <w:rPr>
            <w:rFonts w:ascii="Arial" w:hAnsi="Arial" w:cs="Arial"/>
            <w:b/>
            <w:bCs/>
            <w:sz w:val="22"/>
            <w:szCs w:val="22"/>
          </w:rPr>
          <w:t xml:space="preserve"> </w:t>
        </w:r>
        <w:r w:rsidRPr="00A07E12">
          <w:rPr>
            <w:rFonts w:ascii="Arial" w:hAnsi="Arial" w:cs="Arial"/>
            <w:sz w:val="22"/>
            <w:szCs w:val="22"/>
            <w:u w:val="single"/>
            <w:rPrChange w:id="110" w:author="Elsabe Viljoen" w:date="2025-12-11T13:04:00Z" w16du:dateUtc="2025-12-11T11:04:00Z">
              <w:rPr>
                <w:rFonts w:ascii="Arial" w:hAnsi="Arial" w:cs="Arial"/>
                <w:b/>
                <w:bCs/>
                <w:sz w:val="22"/>
                <w:szCs w:val="22"/>
              </w:rPr>
            </w:rPrChange>
          </w:rPr>
          <w:t>Non-Binding Nature of Netflix Guidance</w:t>
        </w:r>
      </w:ins>
    </w:p>
    <w:p w14:paraId="51E9E160" w14:textId="77777777" w:rsidR="00C521CE" w:rsidRPr="00C521CE" w:rsidRDefault="00C521CE" w:rsidP="00C521CE">
      <w:pPr>
        <w:spacing w:line="360" w:lineRule="auto"/>
        <w:ind w:left="709"/>
        <w:jc w:val="both"/>
        <w:rPr>
          <w:ins w:id="111" w:author="Elsabe Viljoen" w:date="2025-12-11T12:41:00Z"/>
          <w:rFonts w:ascii="Arial" w:hAnsi="Arial" w:cs="Arial"/>
          <w:sz w:val="22"/>
          <w:szCs w:val="22"/>
        </w:rPr>
        <w:pPrChange w:id="112" w:author="Elsabe Viljoen" w:date="2025-12-11T12:42:00Z" w16du:dateUtc="2025-12-11T10:42:00Z">
          <w:pPr>
            <w:spacing w:line="360" w:lineRule="auto"/>
            <w:ind w:left="709" w:hanging="709"/>
            <w:jc w:val="both"/>
          </w:pPr>
        </w:pPrChange>
      </w:pPr>
      <w:ins w:id="113" w:author="Elsabe Viljoen" w:date="2025-12-11T12:41:00Z">
        <w:r w:rsidRPr="00C521CE">
          <w:rPr>
            <w:rFonts w:ascii="Arial" w:hAnsi="Arial" w:cs="Arial"/>
            <w:sz w:val="22"/>
            <w:szCs w:val="22"/>
          </w:rPr>
          <w:t>Any reference in this Agreement to editorial approaches, investigative principles, development intentions, production practices, contributor strategies, or other guidance provided by Netflix shall constitute non-binding guidance only. Netflix’s creative, editorial and business decisions shall remain entirely subject to prevailing circumstances and to its sole discretion at each stage of development and production.</w:t>
        </w:r>
      </w:ins>
    </w:p>
    <w:p w14:paraId="6CAA873B" w14:textId="77777777" w:rsidR="00C521CE" w:rsidRDefault="00C521CE" w:rsidP="00A31B59">
      <w:pPr>
        <w:spacing w:line="360" w:lineRule="auto"/>
        <w:ind w:left="709" w:hanging="709"/>
        <w:jc w:val="both"/>
        <w:rPr>
          <w:rFonts w:ascii="Arial" w:hAnsi="Arial" w:cs="Arial"/>
          <w:sz w:val="22"/>
          <w:szCs w:val="22"/>
        </w:rPr>
      </w:pPr>
    </w:p>
    <w:p w14:paraId="32C52FD7" w14:textId="23F4A2C5" w:rsidR="00A31B59" w:rsidRPr="00A31B59" w:rsidRDefault="00A31B59" w:rsidP="00A31B59">
      <w:pPr>
        <w:spacing w:line="360" w:lineRule="auto"/>
        <w:ind w:left="709" w:hanging="709"/>
        <w:jc w:val="both"/>
        <w:rPr>
          <w:rFonts w:ascii="Arial" w:hAnsi="Arial" w:cs="Arial"/>
          <w:sz w:val="22"/>
          <w:szCs w:val="22"/>
        </w:rPr>
      </w:pPr>
      <w:r>
        <w:rPr>
          <w:rFonts w:ascii="Arial" w:hAnsi="Arial" w:cs="Arial"/>
          <w:sz w:val="22"/>
          <w:szCs w:val="22"/>
        </w:rPr>
        <w:t>1.</w:t>
      </w:r>
      <w:ins w:id="114" w:author="Elsabe Viljoen" w:date="2025-11-24T09:49:00Z" w16du:dateUtc="2025-11-24T07:49:00Z">
        <w:r w:rsidR="005273E1">
          <w:rPr>
            <w:rFonts w:ascii="Arial" w:hAnsi="Arial" w:cs="Arial"/>
            <w:sz w:val="22"/>
            <w:szCs w:val="22"/>
          </w:rPr>
          <w:t>18</w:t>
        </w:r>
      </w:ins>
      <w:del w:id="115" w:author="Elsabe Viljoen" w:date="2025-11-24T09:49:00Z" w16du:dateUtc="2025-11-24T07:49:00Z">
        <w:r w:rsidDel="005273E1">
          <w:rPr>
            <w:rFonts w:ascii="Arial" w:hAnsi="Arial" w:cs="Arial"/>
            <w:sz w:val="22"/>
            <w:szCs w:val="22"/>
          </w:rPr>
          <w:delText>22</w:delText>
        </w:r>
      </w:del>
      <w:r>
        <w:rPr>
          <w:rFonts w:ascii="Arial" w:hAnsi="Arial" w:cs="Arial"/>
          <w:sz w:val="22"/>
          <w:szCs w:val="22"/>
        </w:rPr>
        <w:tab/>
      </w:r>
      <w:r w:rsidRPr="00A31B59">
        <w:rPr>
          <w:rFonts w:ascii="Arial" w:hAnsi="Arial" w:cs="Arial"/>
          <w:sz w:val="22"/>
          <w:szCs w:val="22"/>
        </w:rPr>
        <w:t>The Parties acknowledge that, subject to compliance with the Broadcaster’s reasonable requirements and applicable law, the creative approach, narrative structure, episode framework, list of contributors and treatment may evolve during Development, Production and Post-Production. No Party shall be deemed to have guaranteed the inclusion of any storyline, interviewee, location, format, episode structure or other creative element in the final delivered programme.</w:t>
      </w:r>
    </w:p>
    <w:p w14:paraId="2AB38345" w14:textId="51C91F40" w:rsidR="00A31B59" w:rsidRDefault="00A31B59" w:rsidP="00B510B9">
      <w:pPr>
        <w:spacing w:line="360" w:lineRule="auto"/>
        <w:ind w:left="709" w:hanging="709"/>
        <w:jc w:val="both"/>
        <w:rPr>
          <w:ins w:id="116" w:author="Elsabe Viljoen" w:date="2025-12-11T12:44:00Z" w16du:dateUtc="2025-12-11T10:44:00Z"/>
          <w:rFonts w:ascii="Arial" w:hAnsi="Arial" w:cs="Arial"/>
          <w:sz w:val="22"/>
          <w:szCs w:val="22"/>
        </w:rPr>
      </w:pPr>
    </w:p>
    <w:p w14:paraId="6ED5CD55" w14:textId="6F01AD6F" w:rsidR="00C521CE" w:rsidRPr="00C521CE" w:rsidRDefault="00C521CE" w:rsidP="00C521CE">
      <w:pPr>
        <w:spacing w:line="360" w:lineRule="auto"/>
        <w:ind w:left="709" w:hanging="709"/>
        <w:jc w:val="both"/>
        <w:rPr>
          <w:ins w:id="117" w:author="Elsabe Viljoen" w:date="2025-12-11T12:44:00Z"/>
          <w:rFonts w:ascii="Arial" w:hAnsi="Arial" w:cs="Arial"/>
          <w:b/>
          <w:bCs/>
          <w:sz w:val="22"/>
          <w:szCs w:val="22"/>
        </w:rPr>
      </w:pPr>
      <w:ins w:id="118" w:author="Elsabe Viljoen" w:date="2025-12-11T12:44:00Z">
        <w:r w:rsidRPr="00C521CE">
          <w:rPr>
            <w:rFonts w:ascii="Arial" w:hAnsi="Arial" w:cs="Arial"/>
            <w:sz w:val="22"/>
            <w:szCs w:val="22"/>
            <w:rPrChange w:id="119" w:author="Elsabe Viljoen" w:date="2025-12-11T12:44:00Z" w16du:dateUtc="2025-12-11T10:44:00Z">
              <w:rPr>
                <w:rFonts w:ascii="Arial" w:hAnsi="Arial" w:cs="Arial"/>
                <w:b/>
                <w:bCs/>
                <w:sz w:val="22"/>
                <w:szCs w:val="22"/>
              </w:rPr>
            </w:rPrChange>
          </w:rPr>
          <w:t>1.19</w:t>
        </w:r>
        <w:r w:rsidRPr="00C521CE">
          <w:rPr>
            <w:rFonts w:ascii="Arial" w:hAnsi="Arial" w:cs="Arial"/>
            <w:b/>
            <w:bCs/>
            <w:sz w:val="22"/>
            <w:szCs w:val="22"/>
          </w:rPr>
          <w:t xml:space="preserve"> </w:t>
        </w:r>
      </w:ins>
      <w:ins w:id="120" w:author="Elsabe Viljoen" w:date="2025-12-11T12:44:00Z" w16du:dateUtc="2025-12-11T10:44:00Z">
        <w:r>
          <w:rPr>
            <w:rFonts w:ascii="Arial" w:hAnsi="Arial" w:cs="Arial"/>
            <w:b/>
            <w:bCs/>
            <w:sz w:val="22"/>
            <w:szCs w:val="22"/>
          </w:rPr>
          <w:tab/>
        </w:r>
      </w:ins>
      <w:ins w:id="121" w:author="Elsabe Viljoen" w:date="2025-12-11T12:44:00Z">
        <w:r w:rsidRPr="00A03902">
          <w:rPr>
            <w:rFonts w:ascii="Arial" w:hAnsi="Arial" w:cs="Arial"/>
            <w:sz w:val="22"/>
            <w:szCs w:val="22"/>
            <w:u w:val="single"/>
            <w:rPrChange w:id="122" w:author="Elsabe Viljoen" w:date="2025-12-11T13:05:00Z" w16du:dateUtc="2025-12-11T11:05:00Z">
              <w:rPr>
                <w:rFonts w:ascii="Arial" w:hAnsi="Arial" w:cs="Arial"/>
                <w:b/>
                <w:bCs/>
                <w:sz w:val="22"/>
                <w:szCs w:val="22"/>
              </w:rPr>
            </w:rPrChange>
          </w:rPr>
          <w:t>Incorporation by Reference of Netflix Development Agreement</w:t>
        </w:r>
      </w:ins>
    </w:p>
    <w:p w14:paraId="1B331C4F" w14:textId="77777777" w:rsidR="00C521CE" w:rsidRPr="00C521CE" w:rsidRDefault="00C521CE" w:rsidP="00C521CE">
      <w:pPr>
        <w:spacing w:line="360" w:lineRule="auto"/>
        <w:ind w:left="709"/>
        <w:jc w:val="both"/>
        <w:rPr>
          <w:ins w:id="123" w:author="Elsabe Viljoen" w:date="2025-12-11T12:44:00Z"/>
          <w:rFonts w:ascii="Arial" w:hAnsi="Arial" w:cs="Arial"/>
          <w:sz w:val="22"/>
          <w:szCs w:val="22"/>
        </w:rPr>
        <w:pPrChange w:id="124" w:author="Elsabe Viljoen" w:date="2025-12-11T12:44:00Z" w16du:dateUtc="2025-12-11T10:44:00Z">
          <w:pPr>
            <w:spacing w:line="360" w:lineRule="auto"/>
            <w:ind w:left="709" w:hanging="709"/>
            <w:jc w:val="both"/>
          </w:pPr>
        </w:pPrChange>
      </w:pPr>
      <w:ins w:id="125" w:author="Elsabe Viljoen" w:date="2025-12-11T12:44:00Z">
        <w:r w:rsidRPr="00C521CE">
          <w:rPr>
            <w:rFonts w:ascii="Arial" w:hAnsi="Arial" w:cs="Arial"/>
            <w:sz w:val="22"/>
            <w:szCs w:val="22"/>
          </w:rPr>
          <w:t>The Parties acknowledge that the terms of the Netflix Development Agreement for “The Zaheera Boomgaard Documentary” shall govern all rights, obligations, ownership structures, deliverables, approval rights, key personnel requirements and development-phase processes. To the extent of any conflict between this Agreement and the Netflix Development Agreement, the provisions of the Netflix Development Agreement shall prevail.</w:t>
        </w:r>
      </w:ins>
    </w:p>
    <w:p w14:paraId="2FA8327C" w14:textId="77777777" w:rsidR="00C521CE" w:rsidRPr="008F296B" w:rsidRDefault="00C521CE" w:rsidP="00B510B9">
      <w:pPr>
        <w:spacing w:line="360" w:lineRule="auto"/>
        <w:ind w:left="709" w:hanging="709"/>
        <w:jc w:val="both"/>
        <w:rPr>
          <w:rFonts w:ascii="Arial" w:hAnsi="Arial" w:cs="Arial"/>
          <w:sz w:val="22"/>
          <w:szCs w:val="22"/>
        </w:rPr>
      </w:pPr>
    </w:p>
    <w:p w14:paraId="288F615C" w14:textId="04670F79" w:rsidR="00647BBB" w:rsidRPr="008F296B" w:rsidRDefault="00647BBB" w:rsidP="00B510B9">
      <w:pPr>
        <w:spacing w:line="360" w:lineRule="auto"/>
        <w:ind w:left="709" w:hanging="709"/>
        <w:jc w:val="both"/>
        <w:rPr>
          <w:rFonts w:ascii="Arial" w:hAnsi="Arial" w:cs="Arial"/>
          <w:b/>
          <w:bCs/>
          <w:sz w:val="22"/>
          <w:szCs w:val="22"/>
        </w:rPr>
      </w:pPr>
      <w:r w:rsidRPr="008F296B">
        <w:rPr>
          <w:rFonts w:ascii="Arial" w:hAnsi="Arial" w:cs="Arial"/>
          <w:b/>
          <w:bCs/>
          <w:sz w:val="22"/>
          <w:szCs w:val="22"/>
        </w:rPr>
        <w:t xml:space="preserve">2. </w:t>
      </w:r>
      <w:r w:rsidRPr="008F296B">
        <w:rPr>
          <w:rFonts w:ascii="Arial" w:hAnsi="Arial" w:cs="Arial"/>
          <w:b/>
          <w:bCs/>
          <w:sz w:val="22"/>
          <w:szCs w:val="22"/>
        </w:rPr>
        <w:tab/>
      </w:r>
      <w:r w:rsidRPr="008F296B">
        <w:rPr>
          <w:rFonts w:ascii="Arial" w:hAnsi="Arial" w:cs="Arial"/>
          <w:b/>
          <w:bCs/>
          <w:sz w:val="22"/>
          <w:szCs w:val="22"/>
          <w:u w:val="single"/>
        </w:rPr>
        <w:t>DEFINITIONS AND INTERPRETATION</w:t>
      </w:r>
    </w:p>
    <w:p w14:paraId="1F96C1FE" w14:textId="00B5069A"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2.1 </w:t>
      </w:r>
      <w:r w:rsidRPr="008F296B">
        <w:rPr>
          <w:rFonts w:ascii="Arial" w:hAnsi="Arial" w:cs="Arial"/>
          <w:sz w:val="22"/>
          <w:szCs w:val="22"/>
        </w:rPr>
        <w:tab/>
        <w:t>For purposes of this Agreement, unless the context indicates otherwise, the terms set out in this clause shall bear the following meanings, and such definitions shall apply to all clauses, sub-clauses, provisions, obligations and rights contained herein.</w:t>
      </w:r>
    </w:p>
    <w:p w14:paraId="67CC0CA8" w14:textId="77777777" w:rsidR="00647BBB" w:rsidRPr="00A07E12" w:rsidRDefault="00647BBB" w:rsidP="00B510B9">
      <w:pPr>
        <w:spacing w:line="360" w:lineRule="auto"/>
        <w:ind w:left="709" w:hanging="709"/>
        <w:jc w:val="both"/>
        <w:rPr>
          <w:rFonts w:ascii="Arial" w:hAnsi="Arial" w:cs="Arial"/>
          <w:sz w:val="22"/>
          <w:szCs w:val="22"/>
        </w:rPr>
      </w:pPr>
    </w:p>
    <w:p w14:paraId="759CF042" w14:textId="1A0E8198" w:rsidR="00647BBB" w:rsidRPr="00A07E12" w:rsidRDefault="00647BBB" w:rsidP="00B510B9">
      <w:pPr>
        <w:spacing w:line="360" w:lineRule="auto"/>
        <w:ind w:left="709" w:hanging="709"/>
        <w:jc w:val="both"/>
        <w:rPr>
          <w:rFonts w:ascii="Arial" w:hAnsi="Arial" w:cs="Arial"/>
          <w:sz w:val="22"/>
          <w:szCs w:val="22"/>
        </w:rPr>
      </w:pPr>
      <w:r w:rsidRPr="00A07E12">
        <w:rPr>
          <w:rFonts w:ascii="Arial" w:hAnsi="Arial" w:cs="Arial"/>
          <w:sz w:val="22"/>
          <w:szCs w:val="22"/>
        </w:rPr>
        <w:t xml:space="preserve">2.2 </w:t>
      </w:r>
      <w:r w:rsidRPr="00A07E12">
        <w:rPr>
          <w:rFonts w:ascii="Arial" w:hAnsi="Arial" w:cs="Arial"/>
          <w:sz w:val="22"/>
          <w:szCs w:val="22"/>
        </w:rPr>
        <w:tab/>
        <w:t>“</w:t>
      </w:r>
      <w:r w:rsidRPr="00A07E12">
        <w:rPr>
          <w:rFonts w:ascii="Arial" w:hAnsi="Arial" w:cs="Arial"/>
          <w:sz w:val="22"/>
          <w:szCs w:val="22"/>
          <w:u w:val="single"/>
        </w:rPr>
        <w:t>Agreement</w:t>
      </w:r>
      <w:r w:rsidRPr="00A07E12">
        <w:rPr>
          <w:rFonts w:ascii="Arial" w:hAnsi="Arial" w:cs="Arial"/>
          <w:sz w:val="22"/>
          <w:szCs w:val="22"/>
        </w:rPr>
        <w:t>” means this Co-Production and Collaboration Agreement, including all clauses, sub-clauses, defined terms and incorporated provisions contained herein, which collectively constitute the full, binding, and final expression of the Parties’ collaborative relationship from development through final delivery, except where expressly superseded by a subsequent written agreement.</w:t>
      </w:r>
    </w:p>
    <w:p w14:paraId="26456823" w14:textId="77777777" w:rsidR="00647BBB" w:rsidRPr="00A07E12" w:rsidRDefault="00647BBB" w:rsidP="00B510B9">
      <w:pPr>
        <w:spacing w:line="360" w:lineRule="auto"/>
        <w:ind w:left="709" w:hanging="709"/>
        <w:jc w:val="both"/>
        <w:rPr>
          <w:rFonts w:ascii="Arial" w:hAnsi="Arial" w:cs="Arial"/>
          <w:sz w:val="22"/>
          <w:szCs w:val="22"/>
        </w:rPr>
      </w:pPr>
    </w:p>
    <w:p w14:paraId="20B9FCA7" w14:textId="5643BD82" w:rsidR="00647BBB" w:rsidRPr="00A07E12" w:rsidRDefault="00647BBB" w:rsidP="00B510B9">
      <w:pPr>
        <w:spacing w:line="360" w:lineRule="auto"/>
        <w:ind w:left="709" w:hanging="709"/>
        <w:jc w:val="both"/>
        <w:rPr>
          <w:rFonts w:ascii="Arial" w:hAnsi="Arial" w:cs="Arial"/>
          <w:sz w:val="22"/>
          <w:szCs w:val="22"/>
        </w:rPr>
      </w:pPr>
      <w:r w:rsidRPr="00A07E12">
        <w:rPr>
          <w:rFonts w:ascii="Arial" w:hAnsi="Arial" w:cs="Arial"/>
          <w:sz w:val="22"/>
          <w:szCs w:val="22"/>
        </w:rPr>
        <w:t xml:space="preserve">2.3 </w:t>
      </w:r>
      <w:r w:rsidRPr="00A07E12">
        <w:rPr>
          <w:rFonts w:ascii="Arial" w:hAnsi="Arial" w:cs="Arial"/>
          <w:sz w:val="22"/>
          <w:szCs w:val="22"/>
        </w:rPr>
        <w:tab/>
      </w:r>
      <w:r w:rsidR="00A31B59" w:rsidRPr="00A07E12">
        <w:rPr>
          <w:rFonts w:ascii="Arial" w:hAnsi="Arial" w:cs="Arial"/>
          <w:sz w:val="22"/>
          <w:szCs w:val="22"/>
          <w:u w:val="single"/>
        </w:rPr>
        <w:t>“Project”</w:t>
      </w:r>
      <w:r w:rsidR="00A31B59" w:rsidRPr="00A07E12">
        <w:rPr>
          <w:rFonts w:ascii="Arial" w:hAnsi="Arial" w:cs="Arial"/>
          <w:sz w:val="22"/>
          <w:szCs w:val="22"/>
        </w:rPr>
        <w:t xml:space="preserve"> means the factual audiovisual production relating to the life and alleged criminal conduct of the Subject, as further described in the </w:t>
      </w:r>
      <w:r w:rsidR="002E7A53" w:rsidRPr="00A07E12">
        <w:rPr>
          <w:rFonts w:ascii="Arial" w:hAnsi="Arial" w:cs="Arial"/>
          <w:sz w:val="22"/>
          <w:szCs w:val="22"/>
        </w:rPr>
        <w:t>Infinity Films</w:t>
      </w:r>
      <w:r w:rsidR="00476480" w:rsidRPr="00A07E12">
        <w:rPr>
          <w:rFonts w:ascii="Arial" w:hAnsi="Arial" w:cs="Arial"/>
          <w:sz w:val="22"/>
          <w:szCs w:val="22"/>
        </w:rPr>
        <w:t>’</w:t>
      </w:r>
      <w:r w:rsidR="002E7A53" w:rsidRPr="00A07E12">
        <w:rPr>
          <w:rFonts w:ascii="Arial" w:hAnsi="Arial" w:cs="Arial"/>
          <w:sz w:val="22"/>
          <w:szCs w:val="22"/>
        </w:rPr>
        <w:t xml:space="preserve"> </w:t>
      </w:r>
      <w:r w:rsidR="00A31B59" w:rsidRPr="00A07E12">
        <w:rPr>
          <w:rFonts w:ascii="Arial" w:hAnsi="Arial" w:cs="Arial"/>
          <w:sz w:val="22"/>
          <w:szCs w:val="22"/>
        </w:rPr>
        <w:t>current creative concept for the Project. The Parties record that such creative concept is developmental and may be refined or amended from time to time in accordance with this Agreement and any commissioning agreement with the Broadcaster.</w:t>
      </w:r>
    </w:p>
    <w:p w14:paraId="53A26918" w14:textId="77777777" w:rsidR="00647BBB" w:rsidRPr="00A07E12" w:rsidRDefault="00647BBB" w:rsidP="00B510B9">
      <w:pPr>
        <w:spacing w:line="360" w:lineRule="auto"/>
        <w:ind w:left="709" w:hanging="709"/>
        <w:jc w:val="both"/>
        <w:rPr>
          <w:rFonts w:ascii="Arial" w:hAnsi="Arial" w:cs="Arial"/>
          <w:sz w:val="22"/>
          <w:szCs w:val="22"/>
        </w:rPr>
      </w:pPr>
    </w:p>
    <w:p w14:paraId="1A1E6312" w14:textId="18A69F5B" w:rsidR="00647BBB" w:rsidRPr="008F296B" w:rsidRDefault="00647BBB" w:rsidP="00B510B9">
      <w:pPr>
        <w:spacing w:line="360" w:lineRule="auto"/>
        <w:ind w:left="709" w:hanging="709"/>
        <w:jc w:val="both"/>
        <w:rPr>
          <w:rFonts w:ascii="Arial" w:hAnsi="Arial" w:cs="Arial"/>
          <w:sz w:val="22"/>
          <w:szCs w:val="22"/>
        </w:rPr>
      </w:pPr>
      <w:r w:rsidRPr="00A07E12">
        <w:rPr>
          <w:rFonts w:ascii="Arial" w:hAnsi="Arial" w:cs="Arial"/>
          <w:sz w:val="22"/>
          <w:szCs w:val="22"/>
        </w:rPr>
        <w:t xml:space="preserve">2.4 </w:t>
      </w:r>
      <w:r w:rsidRPr="00A07E12">
        <w:rPr>
          <w:rFonts w:ascii="Arial" w:hAnsi="Arial" w:cs="Arial"/>
          <w:sz w:val="22"/>
          <w:szCs w:val="22"/>
        </w:rPr>
        <w:tab/>
        <w:t>“</w:t>
      </w:r>
      <w:r w:rsidRPr="00A07E12">
        <w:rPr>
          <w:rFonts w:ascii="Arial" w:hAnsi="Arial" w:cs="Arial"/>
          <w:sz w:val="22"/>
          <w:szCs w:val="22"/>
          <w:u w:val="single"/>
        </w:rPr>
        <w:t>The Subjec</w:t>
      </w:r>
      <w:r w:rsidRPr="00A07E12">
        <w:rPr>
          <w:rFonts w:ascii="Arial" w:hAnsi="Arial" w:cs="Arial"/>
          <w:sz w:val="22"/>
          <w:szCs w:val="22"/>
        </w:rPr>
        <w:t xml:space="preserve">t” means the individual whose life, identities, conduct, psychological history, interpersonal relationships, criminal allegations, proven offences, and suspected additional </w:t>
      </w:r>
      <w:r w:rsidRPr="008F296B">
        <w:rPr>
          <w:rFonts w:ascii="Arial" w:hAnsi="Arial" w:cs="Arial"/>
          <w:sz w:val="22"/>
          <w:szCs w:val="22"/>
        </w:rPr>
        <w:t>crimes form the central focus of the Project, being the woman known variously as Zaheera Boomgaard, Penny Basdeo, Geetha, Penny Wookey, Penny Boomgaard, Zaheera Wookey, Sabrina Boomgaard, and any other identities she may have assumed historically.</w:t>
      </w:r>
    </w:p>
    <w:p w14:paraId="5B89EFFE" w14:textId="77777777" w:rsidR="00647BBB" w:rsidRPr="008F296B" w:rsidRDefault="00647BBB" w:rsidP="00B510B9">
      <w:pPr>
        <w:spacing w:line="360" w:lineRule="auto"/>
        <w:ind w:left="709" w:hanging="709"/>
        <w:jc w:val="both"/>
        <w:rPr>
          <w:rFonts w:ascii="Arial" w:hAnsi="Arial" w:cs="Arial"/>
          <w:sz w:val="22"/>
          <w:szCs w:val="22"/>
        </w:rPr>
      </w:pPr>
    </w:p>
    <w:p w14:paraId="1ACB5932" w14:textId="55C8C7C0"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2.5 </w:t>
      </w:r>
      <w:r w:rsidRPr="008F296B">
        <w:rPr>
          <w:rFonts w:ascii="Arial" w:hAnsi="Arial" w:cs="Arial"/>
          <w:sz w:val="22"/>
          <w:szCs w:val="22"/>
        </w:rPr>
        <w:tab/>
        <w:t>“</w:t>
      </w:r>
      <w:r w:rsidRPr="00A07E12">
        <w:rPr>
          <w:rFonts w:ascii="Arial" w:hAnsi="Arial" w:cs="Arial"/>
          <w:sz w:val="22"/>
          <w:szCs w:val="22"/>
          <w:u w:val="single"/>
        </w:rPr>
        <w:t>Broadcaste</w:t>
      </w:r>
      <w:r w:rsidRPr="005B1A98">
        <w:rPr>
          <w:rFonts w:ascii="Arial" w:hAnsi="Arial" w:cs="Arial"/>
          <w:sz w:val="22"/>
          <w:szCs w:val="22"/>
          <w:u w:val="single"/>
        </w:rPr>
        <w:t>r</w:t>
      </w:r>
      <w:r w:rsidRPr="008F296B">
        <w:rPr>
          <w:rFonts w:ascii="Arial" w:hAnsi="Arial" w:cs="Arial"/>
          <w:sz w:val="22"/>
          <w:szCs w:val="22"/>
        </w:rPr>
        <w:t>” means Netflix, including any of its parents, affiliates, subsidiaries, successors or authorised representatives, and any entity designated by Netflix to act in respect of commissioning, approving, financing, supervising or receiving deliverables for the Project.</w:t>
      </w:r>
    </w:p>
    <w:p w14:paraId="38C12E1E" w14:textId="77777777" w:rsidR="00647BBB" w:rsidRPr="008F296B" w:rsidRDefault="00647BBB" w:rsidP="00B510B9">
      <w:pPr>
        <w:spacing w:line="360" w:lineRule="auto"/>
        <w:ind w:left="709" w:hanging="709"/>
        <w:jc w:val="both"/>
        <w:rPr>
          <w:rFonts w:ascii="Arial" w:hAnsi="Arial" w:cs="Arial"/>
          <w:sz w:val="22"/>
          <w:szCs w:val="22"/>
        </w:rPr>
      </w:pPr>
    </w:p>
    <w:p w14:paraId="06299AB9" w14:textId="661311F5"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2.6 </w:t>
      </w:r>
      <w:r w:rsidRPr="008F296B">
        <w:rPr>
          <w:rFonts w:ascii="Arial" w:hAnsi="Arial" w:cs="Arial"/>
          <w:sz w:val="22"/>
          <w:szCs w:val="22"/>
        </w:rPr>
        <w:tab/>
        <w:t>“</w:t>
      </w:r>
      <w:r w:rsidRPr="005B1A98">
        <w:rPr>
          <w:rFonts w:ascii="Arial" w:hAnsi="Arial" w:cs="Arial"/>
          <w:sz w:val="22"/>
          <w:szCs w:val="22"/>
          <w:u w:val="single"/>
        </w:rPr>
        <w:t>Deliverables</w:t>
      </w:r>
      <w:r w:rsidRPr="008F296B">
        <w:rPr>
          <w:rFonts w:ascii="Arial" w:hAnsi="Arial" w:cs="Arial"/>
          <w:sz w:val="22"/>
          <w:szCs w:val="22"/>
        </w:rPr>
        <w:t>” means all creative, editorial, legal, research, technical, financial, production, post-production, archival, and administrative materials required by the Broadcaster, including but not limited to: the narrative outline; the editorial story structure; the unique selling proposition; the synopsis; the non-linear narrative map; the timeline overview; the list of confirmed and unconfirmed contributors; the archive access list; the access-provenance documents; the list of State evidence; the legal opinion on risks; the director’s vision; the proposed Heads of Department; the production counsel briefing document; the detailed questionnaire document; raw footage; working files; final masters; IMF packages; audio stems; graphics elements; and all other materials customarily required in high-end documentary production.</w:t>
      </w:r>
    </w:p>
    <w:p w14:paraId="42837191" w14:textId="77777777" w:rsidR="00647BBB" w:rsidRPr="008F296B" w:rsidRDefault="00647BBB" w:rsidP="00B510B9">
      <w:pPr>
        <w:spacing w:line="360" w:lineRule="auto"/>
        <w:ind w:left="709" w:hanging="709"/>
        <w:jc w:val="both"/>
        <w:rPr>
          <w:rFonts w:ascii="Arial" w:hAnsi="Arial" w:cs="Arial"/>
          <w:sz w:val="22"/>
          <w:szCs w:val="22"/>
        </w:rPr>
      </w:pPr>
    </w:p>
    <w:p w14:paraId="05217098" w14:textId="61B696C7"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 xml:space="preserve">2.7 </w:t>
      </w:r>
      <w:r w:rsidRPr="008F296B">
        <w:rPr>
          <w:rFonts w:ascii="Arial" w:hAnsi="Arial" w:cs="Arial"/>
          <w:sz w:val="22"/>
          <w:szCs w:val="22"/>
        </w:rPr>
        <w:tab/>
        <w:t>“</w:t>
      </w:r>
      <w:r w:rsidRPr="005B1A98">
        <w:rPr>
          <w:rFonts w:ascii="Arial" w:hAnsi="Arial" w:cs="Arial"/>
          <w:sz w:val="22"/>
          <w:szCs w:val="22"/>
          <w:u w:val="single"/>
        </w:rPr>
        <w:t>Executive Producers</w:t>
      </w:r>
      <w:r w:rsidRPr="008F296B">
        <w:rPr>
          <w:rFonts w:ascii="Arial" w:hAnsi="Arial" w:cs="Arial"/>
          <w:sz w:val="22"/>
          <w:szCs w:val="22"/>
        </w:rPr>
        <w:t>” or “EPs” means Mr Albert Snyman (Infinity Films) and Mr Wil</w:t>
      </w:r>
      <w:r w:rsidR="00F23BBC">
        <w:rPr>
          <w:rFonts w:ascii="Arial" w:hAnsi="Arial" w:cs="Arial"/>
          <w:sz w:val="22"/>
          <w:szCs w:val="22"/>
        </w:rPr>
        <w:t>l</w:t>
      </w:r>
      <w:r w:rsidRPr="008F296B">
        <w:rPr>
          <w:rFonts w:ascii="Arial" w:hAnsi="Arial" w:cs="Arial"/>
          <w:sz w:val="22"/>
          <w:szCs w:val="22"/>
        </w:rPr>
        <w:t xml:space="preserve">em </w:t>
      </w:r>
      <w:r w:rsidR="00613E41">
        <w:rPr>
          <w:rFonts w:ascii="Arial" w:hAnsi="Arial" w:cs="Arial"/>
          <w:sz w:val="22"/>
          <w:szCs w:val="22"/>
        </w:rPr>
        <w:t>d</w:t>
      </w:r>
      <w:r w:rsidRPr="008F296B">
        <w:rPr>
          <w:rFonts w:ascii="Arial" w:hAnsi="Arial" w:cs="Arial"/>
          <w:sz w:val="22"/>
          <w:szCs w:val="22"/>
        </w:rPr>
        <w:t xml:space="preserve">u Plessis Steyn (Idea Candy), who collectively hold the highest creative, editorial, ethical, legal and managerial authority within the Project, and whose unanimous approval is required for all major decisions as defined in </w:t>
      </w:r>
      <w:ins w:id="126" w:author="Elsabe Viljoen" w:date="2025-11-24T11:41:00Z" w16du:dateUtc="2025-11-24T09:41:00Z">
        <w:r w:rsidR="000A6038">
          <w:rPr>
            <w:rFonts w:ascii="Arial" w:hAnsi="Arial" w:cs="Arial"/>
            <w:sz w:val="22"/>
            <w:szCs w:val="22"/>
          </w:rPr>
          <w:t>Clause 2.20</w:t>
        </w:r>
      </w:ins>
      <w:del w:id="127" w:author="Elsabe Viljoen" w:date="2025-11-24T11:41:00Z" w16du:dateUtc="2025-11-24T09:41:00Z">
        <w:r w:rsidRPr="008F296B" w:rsidDel="000A6038">
          <w:rPr>
            <w:rFonts w:ascii="Arial" w:hAnsi="Arial" w:cs="Arial"/>
            <w:sz w:val="22"/>
            <w:szCs w:val="22"/>
          </w:rPr>
          <w:delText>this Agreement</w:delText>
        </w:r>
      </w:del>
      <w:ins w:id="128" w:author="Elsabe Viljoen" w:date="2025-11-24T11:42:00Z" w16du:dateUtc="2025-11-24T09:42:00Z">
        <w:r w:rsidR="000A6038">
          <w:rPr>
            <w:rFonts w:ascii="Arial" w:hAnsi="Arial" w:cs="Arial"/>
            <w:sz w:val="22"/>
            <w:szCs w:val="22"/>
          </w:rPr>
          <w:t xml:space="preserve"> of this agreement.</w:t>
        </w:r>
      </w:ins>
      <w:del w:id="129" w:author="Elsabe Viljoen" w:date="2025-11-24T11:42:00Z" w16du:dateUtc="2025-11-24T09:42:00Z">
        <w:r w:rsidRPr="008F296B" w:rsidDel="000A6038">
          <w:rPr>
            <w:rFonts w:ascii="Arial" w:hAnsi="Arial" w:cs="Arial"/>
            <w:sz w:val="22"/>
            <w:szCs w:val="22"/>
          </w:rPr>
          <w:delText>.</w:delText>
        </w:r>
      </w:del>
    </w:p>
    <w:p w14:paraId="4EC61A98" w14:textId="77777777" w:rsidR="00647BBB" w:rsidRPr="008F296B" w:rsidRDefault="00647BBB" w:rsidP="00B510B9">
      <w:pPr>
        <w:spacing w:line="360" w:lineRule="auto"/>
        <w:ind w:left="709" w:hanging="709"/>
        <w:jc w:val="both"/>
        <w:rPr>
          <w:rFonts w:ascii="Arial" w:hAnsi="Arial" w:cs="Arial"/>
          <w:sz w:val="22"/>
          <w:szCs w:val="22"/>
        </w:rPr>
      </w:pPr>
    </w:p>
    <w:p w14:paraId="5448AD7A" w14:textId="02CB7267" w:rsidR="00647BBB" w:rsidRPr="008F296B" w:rsidDel="005273E1" w:rsidRDefault="00647BBB" w:rsidP="002E7A53">
      <w:pPr>
        <w:spacing w:line="360" w:lineRule="auto"/>
        <w:ind w:left="709" w:hanging="709"/>
        <w:jc w:val="both"/>
        <w:rPr>
          <w:del w:id="130" w:author="Elsabe Viljoen" w:date="2025-11-24T09:49:00Z" w16du:dateUtc="2025-11-24T07:49:00Z"/>
          <w:rFonts w:ascii="Arial" w:hAnsi="Arial" w:cs="Arial"/>
          <w:sz w:val="22"/>
          <w:szCs w:val="22"/>
        </w:rPr>
      </w:pPr>
      <w:r w:rsidRPr="008F296B">
        <w:rPr>
          <w:rFonts w:ascii="Arial" w:hAnsi="Arial" w:cs="Arial"/>
          <w:sz w:val="22"/>
          <w:szCs w:val="22"/>
        </w:rPr>
        <w:t xml:space="preserve">2.8 </w:t>
      </w:r>
      <w:del w:id="131" w:author="Elsabe Viljoen" w:date="2025-11-24T09:49:00Z" w16du:dateUtc="2025-11-24T07:49:00Z">
        <w:r w:rsidRPr="008F296B" w:rsidDel="005273E1">
          <w:rPr>
            <w:rFonts w:ascii="Arial" w:hAnsi="Arial" w:cs="Arial"/>
            <w:sz w:val="22"/>
            <w:szCs w:val="22"/>
          </w:rPr>
          <w:tab/>
        </w:r>
      </w:del>
    </w:p>
    <w:p w14:paraId="18329804" w14:textId="6920F7F7" w:rsidR="00647BBB" w:rsidRPr="008F296B" w:rsidDel="005273E1" w:rsidRDefault="00647BBB" w:rsidP="00B510B9">
      <w:pPr>
        <w:spacing w:line="360" w:lineRule="auto"/>
        <w:ind w:left="709" w:hanging="709"/>
        <w:jc w:val="both"/>
        <w:rPr>
          <w:del w:id="132" w:author="Elsabe Viljoen" w:date="2025-11-24T09:49:00Z" w16du:dateUtc="2025-11-24T07:49:00Z"/>
          <w:rFonts w:ascii="Arial" w:hAnsi="Arial" w:cs="Arial"/>
          <w:sz w:val="22"/>
          <w:szCs w:val="22"/>
        </w:rPr>
      </w:pPr>
    </w:p>
    <w:p w14:paraId="033415C4" w14:textId="255493AA" w:rsidR="00647BBB" w:rsidRPr="008F296B" w:rsidRDefault="00647BBB" w:rsidP="00B510B9">
      <w:pPr>
        <w:spacing w:line="360" w:lineRule="auto"/>
        <w:ind w:left="709" w:hanging="709"/>
        <w:jc w:val="both"/>
        <w:rPr>
          <w:rFonts w:ascii="Arial" w:hAnsi="Arial" w:cs="Arial"/>
          <w:sz w:val="22"/>
          <w:szCs w:val="22"/>
        </w:rPr>
      </w:pPr>
      <w:del w:id="133" w:author="Elsabe Viljoen" w:date="2025-11-24T09:49:00Z" w16du:dateUtc="2025-11-24T07:49:00Z">
        <w:r w:rsidRPr="008F296B" w:rsidDel="005273E1">
          <w:rPr>
            <w:rFonts w:ascii="Arial" w:hAnsi="Arial" w:cs="Arial"/>
            <w:sz w:val="22"/>
            <w:szCs w:val="22"/>
          </w:rPr>
          <w:delText>2.11</w:delText>
        </w:r>
      </w:del>
      <w:r w:rsidRPr="008F296B">
        <w:rPr>
          <w:rFonts w:ascii="Arial" w:hAnsi="Arial" w:cs="Arial"/>
          <w:sz w:val="22"/>
          <w:szCs w:val="22"/>
        </w:rPr>
        <w:t xml:space="preserve"> </w:t>
      </w:r>
      <w:r w:rsidRPr="008F296B">
        <w:rPr>
          <w:rFonts w:ascii="Arial" w:hAnsi="Arial" w:cs="Arial"/>
          <w:sz w:val="22"/>
          <w:szCs w:val="22"/>
        </w:rPr>
        <w:tab/>
        <w:t>“</w:t>
      </w:r>
      <w:r w:rsidRPr="005B1A98">
        <w:rPr>
          <w:rFonts w:ascii="Arial" w:hAnsi="Arial" w:cs="Arial"/>
          <w:sz w:val="22"/>
          <w:szCs w:val="22"/>
          <w:u w:val="single"/>
        </w:rPr>
        <w:t>Creative Team</w:t>
      </w:r>
      <w:r w:rsidRPr="008F296B">
        <w:rPr>
          <w:rFonts w:ascii="Arial" w:hAnsi="Arial" w:cs="Arial"/>
          <w:sz w:val="22"/>
          <w:szCs w:val="22"/>
        </w:rPr>
        <w:t>” means all persons appointed by either Party to render creative, research, editorial, investigatory or narrative services to the Project, including but not limited to the Executive Producers, the Series Producer, the Writers, the Director, the Research Team, the Archive Research Team, the Editor, the Assistant Editors, the Forensic Analyst consultants, the Story Consultants, the Narrative Advisors, and any additional editorial specialists.</w:t>
      </w:r>
    </w:p>
    <w:p w14:paraId="35BF0F09" w14:textId="77777777" w:rsidR="00647BBB" w:rsidRPr="008F296B" w:rsidRDefault="00647BBB" w:rsidP="00B510B9">
      <w:pPr>
        <w:spacing w:line="360" w:lineRule="auto"/>
        <w:ind w:left="709" w:hanging="709"/>
        <w:jc w:val="both"/>
        <w:rPr>
          <w:rFonts w:ascii="Arial" w:hAnsi="Arial" w:cs="Arial"/>
          <w:sz w:val="22"/>
          <w:szCs w:val="22"/>
        </w:rPr>
      </w:pPr>
    </w:p>
    <w:p w14:paraId="0033AEAA" w14:textId="7DA24F83"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del w:id="134" w:author="Elsabe Viljoen" w:date="2025-11-24T09:49:00Z" w16du:dateUtc="2025-11-24T07:49:00Z">
        <w:r w:rsidRPr="008F296B" w:rsidDel="005273E1">
          <w:rPr>
            <w:rFonts w:ascii="Arial" w:hAnsi="Arial" w:cs="Arial"/>
            <w:sz w:val="22"/>
            <w:szCs w:val="22"/>
          </w:rPr>
          <w:delText>12</w:delText>
        </w:r>
      </w:del>
      <w:ins w:id="135" w:author="Elsabe Viljoen" w:date="2025-11-24T09:49:00Z" w16du:dateUtc="2025-11-24T07:49:00Z">
        <w:r w:rsidR="005273E1">
          <w:rPr>
            <w:rFonts w:ascii="Arial" w:hAnsi="Arial" w:cs="Arial"/>
            <w:sz w:val="22"/>
            <w:szCs w:val="22"/>
          </w:rPr>
          <w:t>9</w:t>
        </w:r>
      </w:ins>
      <w:r w:rsidRPr="008F296B">
        <w:rPr>
          <w:rFonts w:ascii="Arial" w:hAnsi="Arial" w:cs="Arial"/>
          <w:sz w:val="22"/>
          <w:szCs w:val="22"/>
        </w:rPr>
        <w:t xml:space="preserve"> </w:t>
      </w:r>
      <w:r w:rsidRPr="008F296B">
        <w:rPr>
          <w:rFonts w:ascii="Arial" w:hAnsi="Arial" w:cs="Arial"/>
          <w:sz w:val="22"/>
          <w:szCs w:val="22"/>
        </w:rPr>
        <w:tab/>
        <w:t>“</w:t>
      </w:r>
      <w:r w:rsidRPr="005B1A98">
        <w:rPr>
          <w:rFonts w:ascii="Arial" w:hAnsi="Arial" w:cs="Arial"/>
          <w:sz w:val="22"/>
          <w:szCs w:val="22"/>
          <w:u w:val="single"/>
        </w:rPr>
        <w:t>Development Phase</w:t>
      </w:r>
      <w:r w:rsidRPr="008F296B">
        <w:rPr>
          <w:rFonts w:ascii="Arial" w:hAnsi="Arial" w:cs="Arial"/>
          <w:sz w:val="22"/>
          <w:szCs w:val="22"/>
        </w:rPr>
        <w:t>” means the period commencing upon signature of this Agreement and continuing until (</w:t>
      </w:r>
      <w:proofErr w:type="spellStart"/>
      <w:r w:rsidRPr="008F296B">
        <w:rPr>
          <w:rFonts w:ascii="Arial" w:hAnsi="Arial" w:cs="Arial"/>
          <w:sz w:val="22"/>
          <w:szCs w:val="22"/>
        </w:rPr>
        <w:t>i</w:t>
      </w:r>
      <w:proofErr w:type="spellEnd"/>
      <w:r w:rsidRPr="008F296B">
        <w:rPr>
          <w:rFonts w:ascii="Arial" w:hAnsi="Arial" w:cs="Arial"/>
          <w:sz w:val="22"/>
          <w:szCs w:val="22"/>
        </w:rPr>
        <w:t>) the Broadcaster elects to commission the Project; (ii) the Broadcaster rejects the Project; or (iii) the Project is terminated in accordance with this Agreement, during which period the Parties undertake all research, writing, conceptualisation, access-confirmation, narrative structuring, legal risk assessment, budgeting, scheduling, team assembly, and deliverable preparation required to enable commissioning.</w:t>
      </w:r>
    </w:p>
    <w:p w14:paraId="33BDCAAF" w14:textId="77777777" w:rsidR="00D978CC" w:rsidRPr="008F296B" w:rsidRDefault="00D978CC" w:rsidP="00B510B9">
      <w:pPr>
        <w:spacing w:line="360" w:lineRule="auto"/>
        <w:ind w:left="709" w:hanging="709"/>
        <w:jc w:val="both"/>
        <w:rPr>
          <w:rFonts w:ascii="Arial" w:hAnsi="Arial" w:cs="Arial"/>
          <w:sz w:val="22"/>
          <w:szCs w:val="22"/>
        </w:rPr>
      </w:pPr>
    </w:p>
    <w:p w14:paraId="59C0548C" w14:textId="2DD4EE8A"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2.1</w:t>
      </w:r>
      <w:del w:id="136" w:author="Elsabe Viljoen" w:date="2025-11-24T09:49:00Z" w16du:dateUtc="2025-11-24T07:49:00Z">
        <w:r w:rsidRPr="008F296B" w:rsidDel="005273E1">
          <w:rPr>
            <w:rFonts w:ascii="Arial" w:hAnsi="Arial" w:cs="Arial"/>
            <w:sz w:val="22"/>
            <w:szCs w:val="22"/>
          </w:rPr>
          <w:delText>3</w:delText>
        </w:r>
      </w:del>
      <w:ins w:id="137" w:author="Elsabe Viljoen" w:date="2025-11-24T09:49:00Z" w16du:dateUtc="2025-11-24T07:49:00Z">
        <w:r w:rsidR="005273E1">
          <w:rPr>
            <w:rFonts w:ascii="Arial" w:hAnsi="Arial" w:cs="Arial"/>
            <w:sz w:val="22"/>
            <w:szCs w:val="22"/>
          </w:rPr>
          <w:t>0</w:t>
        </w:r>
      </w:ins>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Pre-Production Phase</w:t>
      </w:r>
      <w:r w:rsidRPr="008F296B">
        <w:rPr>
          <w:rFonts w:ascii="Arial" w:hAnsi="Arial" w:cs="Arial"/>
          <w:sz w:val="22"/>
          <w:szCs w:val="22"/>
        </w:rPr>
        <w:t>” means the period following commissioning but before commencement of principal photography, during which the Parties refine the script, secure locations, finalise contracts, refine access agreements, confirm budgets and schedules, prepare technical workflows, establish the SPV bank accounts, and obtain Broadcaster approval of all essential creative and technical elements.</w:t>
      </w:r>
    </w:p>
    <w:p w14:paraId="261E8E82" w14:textId="77777777" w:rsidR="00D978CC" w:rsidRPr="008F296B" w:rsidRDefault="00D978CC" w:rsidP="00B510B9">
      <w:pPr>
        <w:spacing w:line="360" w:lineRule="auto"/>
        <w:ind w:left="709" w:hanging="709"/>
        <w:jc w:val="both"/>
        <w:rPr>
          <w:rFonts w:ascii="Arial" w:hAnsi="Arial" w:cs="Arial"/>
          <w:sz w:val="22"/>
          <w:szCs w:val="22"/>
        </w:rPr>
      </w:pPr>
    </w:p>
    <w:p w14:paraId="427876D0" w14:textId="04C92065"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2.1</w:t>
      </w:r>
      <w:ins w:id="138" w:author="Elsabe Viljoen" w:date="2025-11-24T09:49:00Z" w16du:dateUtc="2025-11-24T07:49:00Z">
        <w:r w:rsidR="005273E1">
          <w:rPr>
            <w:rFonts w:ascii="Arial" w:hAnsi="Arial" w:cs="Arial"/>
            <w:sz w:val="22"/>
            <w:szCs w:val="22"/>
          </w:rPr>
          <w:t>1</w:t>
        </w:r>
      </w:ins>
      <w:del w:id="139" w:author="Elsabe Viljoen" w:date="2025-11-24T09:49:00Z" w16du:dateUtc="2025-11-24T07:49:00Z">
        <w:r w:rsidRPr="008F296B" w:rsidDel="005273E1">
          <w:rPr>
            <w:rFonts w:ascii="Arial" w:hAnsi="Arial" w:cs="Arial"/>
            <w:sz w:val="22"/>
            <w:szCs w:val="22"/>
          </w:rPr>
          <w:delText>4</w:delText>
        </w:r>
      </w:del>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Production Phase</w:t>
      </w:r>
      <w:r w:rsidRPr="008F296B">
        <w:rPr>
          <w:rFonts w:ascii="Arial" w:hAnsi="Arial" w:cs="Arial"/>
          <w:sz w:val="22"/>
          <w:szCs w:val="22"/>
        </w:rPr>
        <w:t>” means the period during which principal photography, interviews, recreations (if any), archival acquisition, forensic filming, location filming, contributor interviews, and all other on-camera activities are undertaken.</w:t>
      </w:r>
    </w:p>
    <w:p w14:paraId="2BD9320F" w14:textId="77777777" w:rsidR="00D978CC" w:rsidRPr="008F296B" w:rsidRDefault="00D978CC" w:rsidP="00B510B9">
      <w:pPr>
        <w:spacing w:line="360" w:lineRule="auto"/>
        <w:ind w:left="709" w:hanging="709"/>
        <w:jc w:val="both"/>
        <w:rPr>
          <w:rFonts w:ascii="Arial" w:hAnsi="Arial" w:cs="Arial"/>
          <w:sz w:val="22"/>
          <w:szCs w:val="22"/>
        </w:rPr>
      </w:pPr>
    </w:p>
    <w:p w14:paraId="2272F217" w14:textId="460F7EEC"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2.1</w:t>
      </w:r>
      <w:ins w:id="140" w:author="Elsabe Viljoen" w:date="2025-11-24T09:49:00Z" w16du:dateUtc="2025-11-24T07:49:00Z">
        <w:r w:rsidR="005273E1">
          <w:rPr>
            <w:rFonts w:ascii="Arial" w:hAnsi="Arial" w:cs="Arial"/>
            <w:sz w:val="22"/>
            <w:szCs w:val="22"/>
          </w:rPr>
          <w:t>2</w:t>
        </w:r>
      </w:ins>
      <w:del w:id="141" w:author="Elsabe Viljoen" w:date="2025-11-24T09:49:00Z" w16du:dateUtc="2025-11-24T07:49:00Z">
        <w:r w:rsidRPr="008F296B" w:rsidDel="005273E1">
          <w:rPr>
            <w:rFonts w:ascii="Arial" w:hAnsi="Arial" w:cs="Arial"/>
            <w:sz w:val="22"/>
            <w:szCs w:val="22"/>
          </w:rPr>
          <w:delText>5</w:delText>
        </w:r>
      </w:del>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Post-Production Phase</w:t>
      </w:r>
      <w:r w:rsidRPr="008F296B">
        <w:rPr>
          <w:rFonts w:ascii="Arial" w:hAnsi="Arial" w:cs="Arial"/>
          <w:sz w:val="22"/>
          <w:szCs w:val="22"/>
        </w:rPr>
        <w:t>” means the period during which all editorial assembly, offline editing, online editing, colour grading, sound design, sound mix, subtitles, graphics creation, legal review, fact-checking, conformity to Netflix technical standards, and final delivery of IMF and source materials occurs.</w:t>
      </w:r>
    </w:p>
    <w:p w14:paraId="3F6965D6" w14:textId="77777777" w:rsidR="00D978CC" w:rsidRPr="008F296B" w:rsidRDefault="00D978CC" w:rsidP="00B510B9">
      <w:pPr>
        <w:spacing w:line="360" w:lineRule="auto"/>
        <w:ind w:left="709" w:hanging="709"/>
        <w:jc w:val="both"/>
        <w:rPr>
          <w:rFonts w:ascii="Arial" w:hAnsi="Arial" w:cs="Arial"/>
          <w:sz w:val="22"/>
          <w:szCs w:val="22"/>
        </w:rPr>
      </w:pPr>
    </w:p>
    <w:p w14:paraId="2EBE1EBE" w14:textId="34AA865C" w:rsidR="00647BBB" w:rsidRPr="008F296B" w:rsidDel="005273E1" w:rsidRDefault="00647BBB" w:rsidP="00B510B9">
      <w:pPr>
        <w:spacing w:line="360" w:lineRule="auto"/>
        <w:ind w:left="709" w:hanging="709"/>
        <w:jc w:val="both"/>
        <w:rPr>
          <w:del w:id="142" w:author="Elsabe Viljoen" w:date="2025-11-24T09:49:00Z" w16du:dateUtc="2025-11-24T07:49:00Z"/>
          <w:rFonts w:ascii="Arial" w:hAnsi="Arial" w:cs="Arial"/>
          <w:sz w:val="22"/>
          <w:szCs w:val="22"/>
        </w:rPr>
      </w:pPr>
      <w:del w:id="143" w:author="Elsabe Viljoen" w:date="2025-11-24T09:49:00Z" w16du:dateUtc="2025-11-24T07:49:00Z">
        <w:r w:rsidRPr="008F296B" w:rsidDel="005273E1">
          <w:rPr>
            <w:rFonts w:ascii="Arial" w:hAnsi="Arial" w:cs="Arial"/>
            <w:sz w:val="22"/>
            <w:szCs w:val="22"/>
          </w:rPr>
          <w:delText xml:space="preserve">2.16 </w:delText>
        </w:r>
        <w:r w:rsidR="00D978CC" w:rsidRPr="008F296B" w:rsidDel="005273E1">
          <w:rPr>
            <w:rFonts w:ascii="Arial" w:hAnsi="Arial" w:cs="Arial"/>
            <w:sz w:val="22"/>
            <w:szCs w:val="22"/>
          </w:rPr>
          <w:tab/>
        </w:r>
      </w:del>
    </w:p>
    <w:p w14:paraId="7FCD3C34" w14:textId="0CF1534A" w:rsidR="00D978CC" w:rsidRPr="008F296B" w:rsidDel="005273E1" w:rsidRDefault="00D978CC" w:rsidP="00B510B9">
      <w:pPr>
        <w:spacing w:line="360" w:lineRule="auto"/>
        <w:ind w:left="709" w:hanging="709"/>
        <w:jc w:val="both"/>
        <w:rPr>
          <w:del w:id="144" w:author="Elsabe Viljoen" w:date="2025-11-24T09:49:00Z" w16du:dateUtc="2025-11-24T07:49:00Z"/>
          <w:rFonts w:ascii="Arial" w:hAnsi="Arial" w:cs="Arial"/>
          <w:sz w:val="22"/>
          <w:szCs w:val="22"/>
        </w:rPr>
      </w:pPr>
    </w:p>
    <w:p w14:paraId="4EAE3650" w14:textId="0DE0525D" w:rsidR="00647BBB" w:rsidRPr="008F296B" w:rsidDel="005273E1" w:rsidRDefault="00647BBB" w:rsidP="00B510B9">
      <w:pPr>
        <w:spacing w:line="360" w:lineRule="auto"/>
        <w:ind w:left="709" w:hanging="709"/>
        <w:jc w:val="both"/>
        <w:rPr>
          <w:del w:id="145" w:author="Elsabe Viljoen" w:date="2025-11-24T09:49:00Z" w16du:dateUtc="2025-11-24T07:49:00Z"/>
          <w:rFonts w:ascii="Arial" w:hAnsi="Arial" w:cs="Arial"/>
          <w:sz w:val="22"/>
          <w:szCs w:val="22"/>
        </w:rPr>
      </w:pPr>
      <w:del w:id="146" w:author="Elsabe Viljoen" w:date="2025-11-24T09:49:00Z" w16du:dateUtc="2025-11-24T07:49:00Z">
        <w:r w:rsidRPr="008F296B" w:rsidDel="005273E1">
          <w:rPr>
            <w:rFonts w:ascii="Arial" w:hAnsi="Arial" w:cs="Arial"/>
            <w:sz w:val="22"/>
            <w:szCs w:val="22"/>
          </w:rPr>
          <w:delText xml:space="preserve">2.17 </w:delText>
        </w:r>
        <w:r w:rsidR="00D978CC" w:rsidRPr="008F296B" w:rsidDel="005273E1">
          <w:rPr>
            <w:rFonts w:ascii="Arial" w:hAnsi="Arial" w:cs="Arial"/>
            <w:sz w:val="22"/>
            <w:szCs w:val="22"/>
          </w:rPr>
          <w:tab/>
        </w:r>
        <w:r w:rsidR="00A31B59" w:rsidDel="005273E1">
          <w:rPr>
            <w:rFonts w:ascii="Arial" w:hAnsi="Arial" w:cs="Arial"/>
            <w:sz w:val="22"/>
            <w:szCs w:val="22"/>
          </w:rPr>
          <w:delText xml:space="preserve"> </w:delText>
        </w:r>
      </w:del>
    </w:p>
    <w:p w14:paraId="267D8589" w14:textId="71C47281" w:rsidR="00D978CC" w:rsidRPr="008F296B" w:rsidDel="005273E1" w:rsidRDefault="00D978CC" w:rsidP="00B510B9">
      <w:pPr>
        <w:spacing w:line="360" w:lineRule="auto"/>
        <w:ind w:left="709" w:hanging="709"/>
        <w:jc w:val="both"/>
        <w:rPr>
          <w:del w:id="147" w:author="Elsabe Viljoen" w:date="2025-11-24T09:49:00Z" w16du:dateUtc="2025-11-24T07:49:00Z"/>
          <w:rFonts w:ascii="Arial" w:hAnsi="Arial" w:cs="Arial"/>
          <w:sz w:val="22"/>
          <w:szCs w:val="22"/>
        </w:rPr>
      </w:pPr>
    </w:p>
    <w:p w14:paraId="0C668C5C" w14:textId="1D76A41B" w:rsidR="00647BBB" w:rsidRPr="008F296B" w:rsidDel="005273E1" w:rsidRDefault="00647BBB" w:rsidP="00B510B9">
      <w:pPr>
        <w:spacing w:line="360" w:lineRule="auto"/>
        <w:ind w:left="709" w:hanging="709"/>
        <w:jc w:val="both"/>
        <w:rPr>
          <w:del w:id="148" w:author="Elsabe Viljoen" w:date="2025-11-24T09:49:00Z" w16du:dateUtc="2025-11-24T07:49:00Z"/>
          <w:rFonts w:ascii="Arial" w:hAnsi="Arial" w:cs="Arial"/>
          <w:sz w:val="22"/>
          <w:szCs w:val="22"/>
        </w:rPr>
      </w:pPr>
      <w:del w:id="149" w:author="Elsabe Viljoen" w:date="2025-11-24T09:49:00Z" w16du:dateUtc="2025-11-24T07:49:00Z">
        <w:r w:rsidRPr="008F296B" w:rsidDel="005273E1">
          <w:rPr>
            <w:rFonts w:ascii="Arial" w:hAnsi="Arial" w:cs="Arial"/>
            <w:sz w:val="22"/>
            <w:szCs w:val="22"/>
          </w:rPr>
          <w:delText xml:space="preserve">2.18 </w:delText>
        </w:r>
        <w:r w:rsidR="00D978CC" w:rsidRPr="008F296B" w:rsidDel="005273E1">
          <w:rPr>
            <w:rFonts w:ascii="Arial" w:hAnsi="Arial" w:cs="Arial"/>
            <w:sz w:val="22"/>
            <w:szCs w:val="22"/>
          </w:rPr>
          <w:tab/>
        </w:r>
      </w:del>
    </w:p>
    <w:p w14:paraId="0635A135" w14:textId="6B825B39" w:rsidR="00D978CC" w:rsidRPr="008F296B" w:rsidDel="005273E1" w:rsidRDefault="00D978CC" w:rsidP="00B510B9">
      <w:pPr>
        <w:spacing w:line="360" w:lineRule="auto"/>
        <w:ind w:left="709" w:hanging="709"/>
        <w:jc w:val="both"/>
        <w:rPr>
          <w:del w:id="150" w:author="Elsabe Viljoen" w:date="2025-11-24T09:49:00Z" w16du:dateUtc="2025-11-24T07:49:00Z"/>
          <w:rFonts w:ascii="Arial" w:hAnsi="Arial" w:cs="Arial"/>
          <w:sz w:val="22"/>
          <w:szCs w:val="22"/>
        </w:rPr>
      </w:pPr>
    </w:p>
    <w:p w14:paraId="55234B1C" w14:textId="2F8E1986" w:rsidR="00647BBB" w:rsidRPr="008F296B" w:rsidDel="005273E1" w:rsidRDefault="00647BBB" w:rsidP="00B510B9">
      <w:pPr>
        <w:spacing w:line="360" w:lineRule="auto"/>
        <w:ind w:left="709" w:hanging="709"/>
        <w:jc w:val="both"/>
        <w:rPr>
          <w:del w:id="151" w:author="Elsabe Viljoen" w:date="2025-11-24T09:49:00Z" w16du:dateUtc="2025-11-24T07:49:00Z"/>
          <w:rFonts w:ascii="Arial" w:hAnsi="Arial" w:cs="Arial"/>
          <w:sz w:val="22"/>
          <w:szCs w:val="22"/>
        </w:rPr>
      </w:pPr>
      <w:del w:id="152" w:author="Elsabe Viljoen" w:date="2025-11-24T09:49:00Z" w16du:dateUtc="2025-11-24T07:49:00Z">
        <w:r w:rsidRPr="008F296B" w:rsidDel="005273E1">
          <w:rPr>
            <w:rFonts w:ascii="Arial" w:hAnsi="Arial" w:cs="Arial"/>
            <w:sz w:val="22"/>
            <w:szCs w:val="22"/>
          </w:rPr>
          <w:delText xml:space="preserve">2.19 </w:delText>
        </w:r>
        <w:r w:rsidR="00D978CC" w:rsidRPr="008F296B" w:rsidDel="005273E1">
          <w:rPr>
            <w:rFonts w:ascii="Arial" w:hAnsi="Arial" w:cs="Arial"/>
            <w:sz w:val="22"/>
            <w:szCs w:val="22"/>
          </w:rPr>
          <w:tab/>
        </w:r>
      </w:del>
    </w:p>
    <w:p w14:paraId="16B14EDD" w14:textId="7975F069" w:rsidR="00D978CC" w:rsidRPr="008F296B" w:rsidDel="005273E1" w:rsidRDefault="00D978CC" w:rsidP="00B510B9">
      <w:pPr>
        <w:spacing w:line="360" w:lineRule="auto"/>
        <w:ind w:left="709" w:hanging="709"/>
        <w:jc w:val="both"/>
        <w:rPr>
          <w:del w:id="153" w:author="Elsabe Viljoen" w:date="2025-11-24T09:49:00Z" w16du:dateUtc="2025-11-24T07:49:00Z"/>
          <w:rFonts w:ascii="Arial" w:hAnsi="Arial" w:cs="Arial"/>
          <w:sz w:val="22"/>
          <w:szCs w:val="22"/>
        </w:rPr>
      </w:pPr>
    </w:p>
    <w:p w14:paraId="0890CD42" w14:textId="41D9315D" w:rsidR="00A31B59" w:rsidDel="005273E1" w:rsidRDefault="00647BBB" w:rsidP="00B510B9">
      <w:pPr>
        <w:spacing w:line="360" w:lineRule="auto"/>
        <w:ind w:left="709" w:hanging="709"/>
        <w:jc w:val="both"/>
        <w:rPr>
          <w:del w:id="154" w:author="Elsabe Viljoen" w:date="2025-11-24T09:49:00Z" w16du:dateUtc="2025-11-24T07:49:00Z"/>
          <w:rFonts w:ascii="Arial" w:hAnsi="Arial" w:cs="Arial"/>
          <w:sz w:val="22"/>
          <w:szCs w:val="22"/>
        </w:rPr>
      </w:pPr>
      <w:del w:id="155" w:author="Elsabe Viljoen" w:date="2025-11-24T09:49:00Z" w16du:dateUtc="2025-11-24T07:49:00Z">
        <w:r w:rsidRPr="008F296B" w:rsidDel="005273E1">
          <w:rPr>
            <w:rFonts w:ascii="Arial" w:hAnsi="Arial" w:cs="Arial"/>
            <w:sz w:val="22"/>
            <w:szCs w:val="22"/>
          </w:rPr>
          <w:delText xml:space="preserve">2.20 </w:delText>
        </w:r>
        <w:r w:rsidR="00D978CC" w:rsidRPr="008F296B" w:rsidDel="005273E1">
          <w:rPr>
            <w:rFonts w:ascii="Arial" w:hAnsi="Arial" w:cs="Arial"/>
            <w:sz w:val="22"/>
            <w:szCs w:val="22"/>
          </w:rPr>
          <w:tab/>
        </w:r>
      </w:del>
    </w:p>
    <w:p w14:paraId="2576E428" w14:textId="44479414" w:rsidR="00D978CC" w:rsidRPr="008F296B" w:rsidDel="005273E1" w:rsidRDefault="00D978CC" w:rsidP="00B510B9">
      <w:pPr>
        <w:spacing w:line="360" w:lineRule="auto"/>
        <w:ind w:left="709" w:hanging="709"/>
        <w:jc w:val="both"/>
        <w:rPr>
          <w:del w:id="156" w:author="Elsabe Viljoen" w:date="2025-11-24T09:49:00Z" w16du:dateUtc="2025-11-24T07:49:00Z"/>
          <w:rFonts w:ascii="Arial" w:hAnsi="Arial" w:cs="Arial"/>
          <w:sz w:val="22"/>
          <w:szCs w:val="22"/>
        </w:rPr>
      </w:pPr>
    </w:p>
    <w:p w14:paraId="2F60E217" w14:textId="4EFD85D5" w:rsidR="00A31B59" w:rsidDel="005273E1" w:rsidRDefault="00647BBB" w:rsidP="00B510B9">
      <w:pPr>
        <w:spacing w:line="360" w:lineRule="auto"/>
        <w:ind w:left="709" w:hanging="709"/>
        <w:jc w:val="both"/>
        <w:rPr>
          <w:del w:id="157" w:author="Elsabe Viljoen" w:date="2025-11-24T09:49:00Z" w16du:dateUtc="2025-11-24T07:49:00Z"/>
          <w:rFonts w:ascii="Arial" w:hAnsi="Arial" w:cs="Arial"/>
          <w:sz w:val="22"/>
          <w:szCs w:val="22"/>
        </w:rPr>
      </w:pPr>
      <w:del w:id="158" w:author="Elsabe Viljoen" w:date="2025-11-24T09:49:00Z" w16du:dateUtc="2025-11-24T07:49:00Z">
        <w:r w:rsidRPr="008F296B" w:rsidDel="005273E1">
          <w:rPr>
            <w:rFonts w:ascii="Arial" w:hAnsi="Arial" w:cs="Arial"/>
            <w:sz w:val="22"/>
            <w:szCs w:val="22"/>
          </w:rPr>
          <w:delText xml:space="preserve">2.21 </w:delText>
        </w:r>
        <w:r w:rsidR="00D978CC" w:rsidRPr="008F296B" w:rsidDel="005273E1">
          <w:rPr>
            <w:rFonts w:ascii="Arial" w:hAnsi="Arial" w:cs="Arial"/>
            <w:sz w:val="22"/>
            <w:szCs w:val="22"/>
          </w:rPr>
          <w:tab/>
        </w:r>
      </w:del>
    </w:p>
    <w:p w14:paraId="7604ADB1" w14:textId="6F040CC6" w:rsidR="00D978CC" w:rsidRPr="008F296B" w:rsidDel="005273E1" w:rsidRDefault="00D978CC" w:rsidP="00B510B9">
      <w:pPr>
        <w:spacing w:line="360" w:lineRule="auto"/>
        <w:ind w:left="709" w:hanging="709"/>
        <w:jc w:val="both"/>
        <w:rPr>
          <w:del w:id="159" w:author="Elsabe Viljoen" w:date="2025-11-24T09:49:00Z" w16du:dateUtc="2025-11-24T07:49:00Z"/>
          <w:rFonts w:ascii="Arial" w:hAnsi="Arial" w:cs="Arial"/>
          <w:sz w:val="22"/>
          <w:szCs w:val="22"/>
        </w:rPr>
      </w:pPr>
    </w:p>
    <w:p w14:paraId="4C0A02C8" w14:textId="0335F126" w:rsidR="00647BBB" w:rsidRPr="008F296B" w:rsidDel="005273E1" w:rsidRDefault="00647BBB" w:rsidP="00B510B9">
      <w:pPr>
        <w:spacing w:line="360" w:lineRule="auto"/>
        <w:ind w:left="709" w:hanging="709"/>
        <w:jc w:val="both"/>
        <w:rPr>
          <w:del w:id="160" w:author="Elsabe Viljoen" w:date="2025-11-24T09:49:00Z" w16du:dateUtc="2025-11-24T07:49:00Z"/>
          <w:rFonts w:ascii="Arial" w:hAnsi="Arial" w:cs="Arial"/>
          <w:sz w:val="22"/>
          <w:szCs w:val="22"/>
        </w:rPr>
      </w:pPr>
      <w:del w:id="161" w:author="Elsabe Viljoen" w:date="2025-11-24T09:49:00Z" w16du:dateUtc="2025-11-24T07:49:00Z">
        <w:r w:rsidRPr="008F296B" w:rsidDel="005273E1">
          <w:rPr>
            <w:rFonts w:ascii="Arial" w:hAnsi="Arial" w:cs="Arial"/>
            <w:sz w:val="22"/>
            <w:szCs w:val="22"/>
          </w:rPr>
          <w:delText xml:space="preserve">2.22 </w:delText>
        </w:r>
        <w:r w:rsidR="00D978CC" w:rsidRPr="008F296B" w:rsidDel="005273E1">
          <w:rPr>
            <w:rFonts w:ascii="Arial" w:hAnsi="Arial" w:cs="Arial"/>
            <w:sz w:val="22"/>
            <w:szCs w:val="22"/>
          </w:rPr>
          <w:tab/>
        </w:r>
      </w:del>
    </w:p>
    <w:p w14:paraId="0599B710" w14:textId="0C070207" w:rsidR="00D978CC" w:rsidRPr="008F296B" w:rsidDel="005273E1" w:rsidRDefault="00D978CC" w:rsidP="00B510B9">
      <w:pPr>
        <w:spacing w:line="360" w:lineRule="auto"/>
        <w:ind w:left="709" w:hanging="709"/>
        <w:jc w:val="both"/>
        <w:rPr>
          <w:del w:id="162" w:author="Elsabe Viljoen" w:date="2025-11-24T09:49:00Z" w16du:dateUtc="2025-11-24T07:49:00Z"/>
          <w:rFonts w:ascii="Arial" w:hAnsi="Arial" w:cs="Arial"/>
          <w:sz w:val="22"/>
          <w:szCs w:val="22"/>
        </w:rPr>
      </w:pPr>
    </w:p>
    <w:p w14:paraId="3719A094" w14:textId="11517C3B"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63" w:author="Elsabe Viljoen" w:date="2025-11-24T09:49:00Z" w16du:dateUtc="2025-11-24T07:49:00Z">
        <w:r w:rsidR="005273E1">
          <w:rPr>
            <w:rFonts w:ascii="Arial" w:hAnsi="Arial" w:cs="Arial"/>
            <w:sz w:val="22"/>
            <w:szCs w:val="22"/>
          </w:rPr>
          <w:t>1</w:t>
        </w:r>
      </w:ins>
      <w:del w:id="164"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3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Archive Materials</w:t>
      </w:r>
      <w:r w:rsidRPr="008F296B">
        <w:rPr>
          <w:rFonts w:ascii="Arial" w:hAnsi="Arial" w:cs="Arial"/>
          <w:sz w:val="22"/>
          <w:szCs w:val="22"/>
        </w:rPr>
        <w:t>” means all materials including photographs, video footage, phone recordings, CCTV files, audio files, paper documents, State evidence, investigative diaries, notes, forensic records, bank metadata, court transcripts, digital logs, and any other materials relevant to the Project requiring legal clearance prior to use.</w:t>
      </w:r>
    </w:p>
    <w:p w14:paraId="74ABFFEA" w14:textId="77777777" w:rsidR="00D978CC" w:rsidRPr="008F296B" w:rsidRDefault="00D978CC" w:rsidP="00B510B9">
      <w:pPr>
        <w:spacing w:line="360" w:lineRule="auto"/>
        <w:ind w:left="709" w:hanging="709"/>
        <w:jc w:val="both"/>
        <w:rPr>
          <w:rFonts w:ascii="Arial" w:hAnsi="Arial" w:cs="Arial"/>
          <w:sz w:val="22"/>
          <w:szCs w:val="22"/>
        </w:rPr>
      </w:pPr>
    </w:p>
    <w:p w14:paraId="6D321326" w14:textId="5314F2ED"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65" w:author="Elsabe Viljoen" w:date="2025-11-24T09:49:00Z" w16du:dateUtc="2025-11-24T07:49:00Z">
        <w:r w:rsidR="005273E1">
          <w:rPr>
            <w:rFonts w:ascii="Arial" w:hAnsi="Arial" w:cs="Arial"/>
            <w:sz w:val="22"/>
            <w:szCs w:val="22"/>
          </w:rPr>
          <w:t>1</w:t>
        </w:r>
      </w:ins>
      <w:del w:id="166"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4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State Evidence</w:t>
      </w:r>
      <w:r w:rsidRPr="008F296B">
        <w:rPr>
          <w:rFonts w:ascii="Arial" w:hAnsi="Arial" w:cs="Arial"/>
          <w:sz w:val="22"/>
          <w:szCs w:val="22"/>
        </w:rPr>
        <w:t>” means all materials produced or held by the South African Police Service, the National Prosecuting Authority, forensic laboratories, courts or any state investigative body, including but not limited to photographs, autopsy records, audio recordings, digital files, case dockets, metadata, forensic analyses and statements.</w:t>
      </w:r>
    </w:p>
    <w:p w14:paraId="001BA259" w14:textId="77777777" w:rsidR="00D978CC" w:rsidRPr="008F296B" w:rsidRDefault="00D978CC" w:rsidP="00B510B9">
      <w:pPr>
        <w:spacing w:line="360" w:lineRule="auto"/>
        <w:ind w:left="709" w:hanging="709"/>
        <w:jc w:val="both"/>
        <w:rPr>
          <w:rFonts w:ascii="Arial" w:hAnsi="Arial" w:cs="Arial"/>
          <w:sz w:val="22"/>
          <w:szCs w:val="22"/>
        </w:rPr>
      </w:pPr>
    </w:p>
    <w:p w14:paraId="35157A4A" w14:textId="6E1BCA63"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67" w:author="Elsabe Viljoen" w:date="2025-11-24T09:49:00Z" w16du:dateUtc="2025-11-24T07:49:00Z">
        <w:r w:rsidR="005273E1">
          <w:rPr>
            <w:rFonts w:ascii="Arial" w:hAnsi="Arial" w:cs="Arial"/>
            <w:sz w:val="22"/>
            <w:szCs w:val="22"/>
          </w:rPr>
          <w:t>1</w:t>
        </w:r>
      </w:ins>
      <w:del w:id="168"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5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Contributor</w:t>
      </w:r>
      <w:r w:rsidRPr="008F296B">
        <w:rPr>
          <w:rFonts w:ascii="Arial" w:hAnsi="Arial" w:cs="Arial"/>
          <w:sz w:val="22"/>
          <w:szCs w:val="22"/>
        </w:rPr>
        <w:t>” means any individual participating in the Project on- or off-camera, whether as an interviewee, narrator, witness, investigator, family member, survivor, analyst, consultant or other participating voice whose contributions must be governed by a Contributor Release.</w:t>
      </w:r>
    </w:p>
    <w:p w14:paraId="0D732FE9" w14:textId="77777777" w:rsidR="00D978CC" w:rsidRPr="008F296B" w:rsidRDefault="00D978CC" w:rsidP="00B510B9">
      <w:pPr>
        <w:spacing w:line="360" w:lineRule="auto"/>
        <w:ind w:left="709" w:hanging="709"/>
        <w:jc w:val="both"/>
        <w:rPr>
          <w:rFonts w:ascii="Arial" w:hAnsi="Arial" w:cs="Arial"/>
          <w:sz w:val="22"/>
          <w:szCs w:val="22"/>
        </w:rPr>
      </w:pPr>
    </w:p>
    <w:p w14:paraId="14012880" w14:textId="6F895C89"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69" w:author="Elsabe Viljoen" w:date="2025-11-24T09:49:00Z" w16du:dateUtc="2025-11-24T07:49:00Z">
        <w:r w:rsidR="005273E1">
          <w:rPr>
            <w:rFonts w:ascii="Arial" w:hAnsi="Arial" w:cs="Arial"/>
            <w:sz w:val="22"/>
            <w:szCs w:val="22"/>
          </w:rPr>
          <w:t>1</w:t>
        </w:r>
      </w:ins>
      <w:del w:id="170"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6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Technical Specifications</w:t>
      </w:r>
      <w:r w:rsidRPr="008F296B">
        <w:rPr>
          <w:rFonts w:ascii="Arial" w:hAnsi="Arial" w:cs="Arial"/>
          <w:sz w:val="22"/>
          <w:szCs w:val="22"/>
        </w:rPr>
        <w:t>” means all Netflix-delivery requirements including but not limited to IMF packaging, full-resolution source materials, audio stems, EBU-R128 loudness compliance, metadata requirements, original framerate preservation, aspect ratio regulations, graphics delivery, subtitles and captions, QC processes, and the provision of all required technical documentation.</w:t>
      </w:r>
    </w:p>
    <w:p w14:paraId="10DAE1E4" w14:textId="77777777" w:rsidR="00D978CC" w:rsidRPr="008F296B" w:rsidRDefault="00D978CC" w:rsidP="00B510B9">
      <w:pPr>
        <w:spacing w:line="360" w:lineRule="auto"/>
        <w:ind w:left="709" w:hanging="709"/>
        <w:jc w:val="both"/>
        <w:rPr>
          <w:rFonts w:ascii="Arial" w:hAnsi="Arial" w:cs="Arial"/>
          <w:sz w:val="22"/>
          <w:szCs w:val="22"/>
        </w:rPr>
      </w:pPr>
    </w:p>
    <w:p w14:paraId="0B7B7225" w14:textId="394F6A4A"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71" w:author="Elsabe Viljoen" w:date="2025-11-24T09:49:00Z" w16du:dateUtc="2025-11-24T07:49:00Z">
        <w:r w:rsidR="005273E1">
          <w:rPr>
            <w:rFonts w:ascii="Arial" w:hAnsi="Arial" w:cs="Arial"/>
            <w:sz w:val="22"/>
            <w:szCs w:val="22"/>
          </w:rPr>
          <w:t>1</w:t>
        </w:r>
      </w:ins>
      <w:del w:id="172"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7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Security Protocols</w:t>
      </w:r>
      <w:r w:rsidRPr="008F296B">
        <w:rPr>
          <w:rFonts w:ascii="Arial" w:hAnsi="Arial" w:cs="Arial"/>
          <w:sz w:val="22"/>
          <w:szCs w:val="22"/>
        </w:rPr>
        <w:t>” means the Netflix Studio Information Security Protocols and all other digital and physical security requirements including encryption, access control, password discipline, breach reporting, secure file transfer, device management, and restricted access to sensitive materials.</w:t>
      </w:r>
    </w:p>
    <w:p w14:paraId="2421A477" w14:textId="77777777" w:rsidR="00D978CC" w:rsidRPr="008F296B" w:rsidRDefault="00D978CC" w:rsidP="00B510B9">
      <w:pPr>
        <w:spacing w:line="360" w:lineRule="auto"/>
        <w:ind w:left="709" w:hanging="709"/>
        <w:jc w:val="both"/>
        <w:rPr>
          <w:rFonts w:ascii="Arial" w:hAnsi="Arial" w:cs="Arial"/>
          <w:sz w:val="22"/>
          <w:szCs w:val="22"/>
        </w:rPr>
      </w:pPr>
    </w:p>
    <w:p w14:paraId="19D6BF66" w14:textId="0470E37A"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73" w:author="Elsabe Viljoen" w:date="2025-11-24T09:49:00Z" w16du:dateUtc="2025-11-24T07:49:00Z">
        <w:r w:rsidR="005273E1">
          <w:rPr>
            <w:rFonts w:ascii="Arial" w:hAnsi="Arial" w:cs="Arial"/>
            <w:sz w:val="22"/>
            <w:szCs w:val="22"/>
          </w:rPr>
          <w:t>1</w:t>
        </w:r>
      </w:ins>
      <w:del w:id="174"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8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Data Protection Laws</w:t>
      </w:r>
      <w:r w:rsidRPr="008F296B">
        <w:rPr>
          <w:rFonts w:ascii="Arial" w:hAnsi="Arial" w:cs="Arial"/>
          <w:sz w:val="22"/>
          <w:szCs w:val="22"/>
        </w:rPr>
        <w:t>” means all applicable legislation governing personal information and data, including the Protection of Personal Information Act 4 of 2013 (POPIA), the United Kingdom General Data Protection Regulation (UK GDPR), and any equivalent or applicable foreign data protection regime.</w:t>
      </w:r>
    </w:p>
    <w:p w14:paraId="3699162C" w14:textId="77777777" w:rsidR="00D978CC" w:rsidRPr="008F296B" w:rsidRDefault="00D978CC" w:rsidP="00B510B9">
      <w:pPr>
        <w:spacing w:line="360" w:lineRule="auto"/>
        <w:ind w:left="709" w:hanging="709"/>
        <w:jc w:val="both"/>
        <w:rPr>
          <w:rFonts w:ascii="Arial" w:hAnsi="Arial" w:cs="Arial"/>
          <w:sz w:val="22"/>
          <w:szCs w:val="22"/>
        </w:rPr>
      </w:pPr>
    </w:p>
    <w:p w14:paraId="5E796A3E" w14:textId="0784ADC6"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75" w:author="Elsabe Viljoen" w:date="2025-11-24T09:49:00Z" w16du:dateUtc="2025-11-24T07:49:00Z">
        <w:r w:rsidR="005273E1">
          <w:rPr>
            <w:rFonts w:ascii="Arial" w:hAnsi="Arial" w:cs="Arial"/>
            <w:sz w:val="22"/>
            <w:szCs w:val="22"/>
          </w:rPr>
          <w:t>1</w:t>
        </w:r>
      </w:ins>
      <w:del w:id="176" w:author="Elsabe Viljoen" w:date="2025-11-24T09:49:00Z" w16du:dateUtc="2025-11-24T07:49:00Z">
        <w:r w:rsidRPr="008F296B" w:rsidDel="005273E1">
          <w:rPr>
            <w:rFonts w:ascii="Arial" w:hAnsi="Arial" w:cs="Arial"/>
            <w:sz w:val="22"/>
            <w:szCs w:val="22"/>
          </w:rPr>
          <w:delText>2</w:delText>
        </w:r>
      </w:del>
      <w:r w:rsidRPr="008F296B">
        <w:rPr>
          <w:rFonts w:ascii="Arial" w:hAnsi="Arial" w:cs="Arial"/>
          <w:sz w:val="22"/>
          <w:szCs w:val="22"/>
        </w:rPr>
        <w:t xml:space="preserve">9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SPV</w:t>
      </w:r>
      <w:r w:rsidRPr="008F296B">
        <w:rPr>
          <w:rFonts w:ascii="Arial" w:hAnsi="Arial" w:cs="Arial"/>
          <w:sz w:val="22"/>
          <w:szCs w:val="22"/>
        </w:rPr>
        <w:t>” means the Special Purpose Vehicle to be incorporated jointly by the Parties upon commissioning, through which all contractual, financial, accounting, payroll, procurement, vendor engagement, invoicing and production operational activities shall be conducted.</w:t>
      </w:r>
    </w:p>
    <w:p w14:paraId="21D28259" w14:textId="77777777" w:rsidR="00D978CC" w:rsidRPr="008F296B" w:rsidRDefault="00D978CC" w:rsidP="00B510B9">
      <w:pPr>
        <w:spacing w:line="360" w:lineRule="auto"/>
        <w:ind w:left="709" w:hanging="709"/>
        <w:jc w:val="both"/>
        <w:rPr>
          <w:rFonts w:ascii="Arial" w:hAnsi="Arial" w:cs="Arial"/>
          <w:sz w:val="22"/>
          <w:szCs w:val="22"/>
        </w:rPr>
      </w:pPr>
    </w:p>
    <w:p w14:paraId="72EDC395" w14:textId="3744FF16"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del w:id="177" w:author="Elsabe Viljoen" w:date="2025-11-24T09:49:00Z" w16du:dateUtc="2025-11-24T07:49:00Z">
        <w:r w:rsidRPr="008F296B" w:rsidDel="005273E1">
          <w:rPr>
            <w:rFonts w:ascii="Arial" w:hAnsi="Arial" w:cs="Arial"/>
            <w:sz w:val="22"/>
            <w:szCs w:val="22"/>
          </w:rPr>
          <w:delText>30</w:delText>
        </w:r>
      </w:del>
      <w:ins w:id="178" w:author="Elsabe Viljoen" w:date="2025-11-24T09:49:00Z" w16du:dateUtc="2025-11-24T07:49:00Z">
        <w:r w:rsidR="005273E1">
          <w:rPr>
            <w:rFonts w:ascii="Arial" w:hAnsi="Arial" w:cs="Arial"/>
            <w:sz w:val="22"/>
            <w:szCs w:val="22"/>
          </w:rPr>
          <w:t>20</w:t>
        </w:r>
      </w:ins>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w:t>
      </w:r>
      <w:r w:rsidRPr="005B1A98">
        <w:rPr>
          <w:rFonts w:ascii="Arial" w:hAnsi="Arial" w:cs="Arial"/>
          <w:sz w:val="22"/>
          <w:szCs w:val="22"/>
          <w:u w:val="single"/>
        </w:rPr>
        <w:t>Major Decision</w:t>
      </w:r>
      <w:r w:rsidRPr="008F296B">
        <w:rPr>
          <w:rFonts w:ascii="Arial" w:hAnsi="Arial" w:cs="Arial"/>
          <w:sz w:val="22"/>
          <w:szCs w:val="22"/>
        </w:rPr>
        <w:t>” means any decision materially affecting (</w:t>
      </w:r>
      <w:proofErr w:type="spellStart"/>
      <w:r w:rsidRPr="008F296B">
        <w:rPr>
          <w:rFonts w:ascii="Arial" w:hAnsi="Arial" w:cs="Arial"/>
          <w:sz w:val="22"/>
          <w:szCs w:val="22"/>
        </w:rPr>
        <w:t>i</w:t>
      </w:r>
      <w:proofErr w:type="spellEnd"/>
      <w:r w:rsidRPr="008F296B">
        <w:rPr>
          <w:rFonts w:ascii="Arial" w:hAnsi="Arial" w:cs="Arial"/>
          <w:sz w:val="22"/>
          <w:szCs w:val="22"/>
        </w:rPr>
        <w:t>) the editorial direction, (ii) the narrative structure, (iii) the portrayal of the Subject, (iv) treatment of emotional anchors, (v) ethical risks, (vi) legal risk exposure, (vii) any depiction of alleged but unproven criminal acts, (viii) budget or financial exposure, (ix) team composition, or (x) compliance with Netflix requirements, and which therefore requires unanimous approval of the Executive Producers.</w:t>
      </w:r>
    </w:p>
    <w:p w14:paraId="0CEAC16E" w14:textId="77777777" w:rsidR="00D978CC" w:rsidRPr="008F296B" w:rsidRDefault="00D978CC" w:rsidP="00B510B9">
      <w:pPr>
        <w:spacing w:line="360" w:lineRule="auto"/>
        <w:ind w:left="709" w:hanging="709"/>
        <w:jc w:val="both"/>
        <w:rPr>
          <w:rFonts w:ascii="Arial" w:hAnsi="Arial" w:cs="Arial"/>
          <w:sz w:val="22"/>
          <w:szCs w:val="22"/>
        </w:rPr>
      </w:pPr>
    </w:p>
    <w:p w14:paraId="26751D06" w14:textId="72E54809"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79" w:author="Elsabe Viljoen" w:date="2025-11-24T09:50:00Z" w16du:dateUtc="2025-11-24T07:50:00Z">
        <w:r w:rsidR="005273E1">
          <w:rPr>
            <w:rFonts w:ascii="Arial" w:hAnsi="Arial" w:cs="Arial"/>
            <w:sz w:val="22"/>
            <w:szCs w:val="22"/>
          </w:rPr>
          <w:t>21</w:t>
        </w:r>
      </w:ins>
      <w:del w:id="180" w:author="Elsabe Viljoen" w:date="2025-11-24T09:50:00Z" w16du:dateUtc="2025-11-24T07:50:00Z">
        <w:r w:rsidRPr="008F296B" w:rsidDel="005273E1">
          <w:rPr>
            <w:rFonts w:ascii="Arial" w:hAnsi="Arial" w:cs="Arial"/>
            <w:sz w:val="22"/>
            <w:szCs w:val="22"/>
          </w:rPr>
          <w:delText>31</w:delText>
        </w:r>
      </w:del>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Any reference to a statute shall include the statute as amended, replaced or re-enacted from time to time, and any reference to a Party includes that Party’s permitted assignees or successors in title.</w:t>
      </w:r>
    </w:p>
    <w:p w14:paraId="4F30600D" w14:textId="77777777" w:rsidR="003B3616" w:rsidRPr="008F296B" w:rsidRDefault="003B3616" w:rsidP="00B510B9">
      <w:pPr>
        <w:spacing w:line="360" w:lineRule="auto"/>
        <w:ind w:left="709" w:hanging="709"/>
        <w:jc w:val="both"/>
        <w:rPr>
          <w:rFonts w:ascii="Arial" w:hAnsi="Arial" w:cs="Arial"/>
          <w:sz w:val="22"/>
          <w:szCs w:val="22"/>
        </w:rPr>
      </w:pPr>
    </w:p>
    <w:p w14:paraId="75E72640" w14:textId="23EED58D"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81" w:author="Elsabe Viljoen" w:date="2025-11-24T09:50:00Z" w16du:dateUtc="2025-11-24T07:50:00Z">
        <w:r w:rsidR="005273E1">
          <w:rPr>
            <w:rFonts w:ascii="Arial" w:hAnsi="Arial" w:cs="Arial"/>
            <w:sz w:val="22"/>
            <w:szCs w:val="22"/>
          </w:rPr>
          <w:t>22</w:t>
        </w:r>
      </w:ins>
      <w:del w:id="182" w:author="Elsabe Viljoen" w:date="2025-11-24T09:50:00Z" w16du:dateUtc="2025-11-24T07:50:00Z">
        <w:r w:rsidRPr="008F296B" w:rsidDel="005273E1">
          <w:rPr>
            <w:rFonts w:ascii="Arial" w:hAnsi="Arial" w:cs="Arial"/>
            <w:sz w:val="22"/>
            <w:szCs w:val="22"/>
          </w:rPr>
          <w:delText>32</w:delText>
        </w:r>
      </w:del>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Clause headings are inserted for convenience and shall not affect interpretation.</w:t>
      </w:r>
    </w:p>
    <w:p w14:paraId="461DE44F" w14:textId="77777777" w:rsidR="00D978CC" w:rsidRPr="008F296B" w:rsidRDefault="00D978CC" w:rsidP="00B510B9">
      <w:pPr>
        <w:spacing w:line="360" w:lineRule="auto"/>
        <w:ind w:left="709" w:hanging="709"/>
        <w:jc w:val="both"/>
        <w:rPr>
          <w:rFonts w:ascii="Arial" w:hAnsi="Arial" w:cs="Arial"/>
          <w:sz w:val="22"/>
          <w:szCs w:val="22"/>
        </w:rPr>
      </w:pPr>
    </w:p>
    <w:p w14:paraId="3FB3527F" w14:textId="675FCCA9"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83" w:author="Elsabe Viljoen" w:date="2025-11-24T09:50:00Z" w16du:dateUtc="2025-11-24T07:50:00Z">
        <w:r w:rsidR="005273E1">
          <w:rPr>
            <w:rFonts w:ascii="Arial" w:hAnsi="Arial" w:cs="Arial"/>
            <w:sz w:val="22"/>
            <w:szCs w:val="22"/>
          </w:rPr>
          <w:t>23</w:t>
        </w:r>
      </w:ins>
      <w:del w:id="184" w:author="Elsabe Viljoen" w:date="2025-11-24T09:50:00Z" w16du:dateUtc="2025-11-24T07:50:00Z">
        <w:r w:rsidRPr="008F296B" w:rsidDel="005273E1">
          <w:rPr>
            <w:rFonts w:ascii="Arial" w:hAnsi="Arial" w:cs="Arial"/>
            <w:sz w:val="22"/>
            <w:szCs w:val="22"/>
          </w:rPr>
          <w:delText>33</w:delText>
        </w:r>
      </w:del>
      <w:r w:rsidRPr="008F296B">
        <w:rPr>
          <w:rFonts w:ascii="Arial" w:hAnsi="Arial" w:cs="Arial"/>
          <w:sz w:val="22"/>
          <w:szCs w:val="22"/>
        </w:rPr>
        <w:t xml:space="preserve"> </w:t>
      </w:r>
      <w:r w:rsidR="00D978CC" w:rsidRPr="008F296B">
        <w:rPr>
          <w:rFonts w:ascii="Arial" w:hAnsi="Arial" w:cs="Arial"/>
          <w:sz w:val="22"/>
          <w:szCs w:val="22"/>
        </w:rPr>
        <w:tab/>
      </w:r>
      <w:r w:rsidRPr="008F296B">
        <w:rPr>
          <w:rFonts w:ascii="Arial" w:hAnsi="Arial" w:cs="Arial"/>
          <w:sz w:val="22"/>
          <w:szCs w:val="22"/>
        </w:rPr>
        <w:t>Where a term is defined in the singular, it includes the plural and vice versa.</w:t>
      </w:r>
    </w:p>
    <w:p w14:paraId="5670260A" w14:textId="77777777" w:rsidR="00D978CC" w:rsidRPr="008F296B" w:rsidRDefault="00D978CC" w:rsidP="00B510B9">
      <w:pPr>
        <w:spacing w:line="360" w:lineRule="auto"/>
        <w:ind w:left="709" w:hanging="709"/>
        <w:jc w:val="both"/>
        <w:rPr>
          <w:rFonts w:ascii="Arial" w:hAnsi="Arial" w:cs="Arial"/>
          <w:sz w:val="22"/>
          <w:szCs w:val="22"/>
        </w:rPr>
      </w:pPr>
    </w:p>
    <w:p w14:paraId="5D70A5AE" w14:textId="7BD4DD1E" w:rsidR="00647BBB" w:rsidRPr="008F296B" w:rsidRDefault="00647BBB" w:rsidP="00B510B9">
      <w:pPr>
        <w:spacing w:line="360" w:lineRule="auto"/>
        <w:ind w:left="709" w:hanging="709"/>
        <w:jc w:val="both"/>
        <w:rPr>
          <w:rFonts w:ascii="Arial" w:hAnsi="Arial" w:cs="Arial"/>
          <w:sz w:val="22"/>
          <w:szCs w:val="22"/>
        </w:rPr>
      </w:pPr>
      <w:r w:rsidRPr="008F296B">
        <w:rPr>
          <w:rFonts w:ascii="Arial" w:hAnsi="Arial" w:cs="Arial"/>
          <w:sz w:val="22"/>
          <w:szCs w:val="22"/>
        </w:rPr>
        <w:t>2.</w:t>
      </w:r>
      <w:ins w:id="185" w:author="Elsabe Viljoen" w:date="2025-11-24T09:50:00Z" w16du:dateUtc="2025-11-24T07:50:00Z">
        <w:r w:rsidR="005273E1">
          <w:rPr>
            <w:rFonts w:ascii="Arial" w:hAnsi="Arial" w:cs="Arial"/>
            <w:sz w:val="22"/>
            <w:szCs w:val="22"/>
          </w:rPr>
          <w:t>2</w:t>
        </w:r>
      </w:ins>
      <w:del w:id="186" w:author="Elsabe Viljoen" w:date="2025-11-24T09:50:00Z" w16du:dateUtc="2025-11-24T07:50:00Z">
        <w:r w:rsidRPr="008F296B" w:rsidDel="005273E1">
          <w:rPr>
            <w:rFonts w:ascii="Arial" w:hAnsi="Arial" w:cs="Arial"/>
            <w:sz w:val="22"/>
            <w:szCs w:val="22"/>
          </w:rPr>
          <w:delText>3</w:delText>
        </w:r>
      </w:del>
      <w:r w:rsidRPr="008F296B">
        <w:rPr>
          <w:rFonts w:ascii="Arial" w:hAnsi="Arial" w:cs="Arial"/>
          <w:sz w:val="22"/>
          <w:szCs w:val="22"/>
        </w:rPr>
        <w:t xml:space="preserve">4 </w:t>
      </w:r>
      <w:r w:rsidR="00D978CC" w:rsidRPr="008F296B">
        <w:rPr>
          <w:rFonts w:ascii="Arial" w:hAnsi="Arial" w:cs="Arial"/>
          <w:sz w:val="22"/>
          <w:szCs w:val="22"/>
        </w:rPr>
        <w:tab/>
      </w:r>
      <w:r w:rsidRPr="008F296B">
        <w:rPr>
          <w:rFonts w:ascii="Arial" w:hAnsi="Arial" w:cs="Arial"/>
          <w:sz w:val="22"/>
          <w:szCs w:val="22"/>
        </w:rPr>
        <w:t>This Agreement shall be interpreted in accordance with its plain meaning and without regard to the contra proferentem rule.</w:t>
      </w:r>
    </w:p>
    <w:p w14:paraId="1717E881" w14:textId="681124FB" w:rsidR="000A055E" w:rsidRPr="008F296B" w:rsidRDefault="000A055E" w:rsidP="00B510B9">
      <w:pPr>
        <w:spacing w:line="360" w:lineRule="auto"/>
        <w:ind w:left="709" w:hanging="709"/>
        <w:jc w:val="both"/>
        <w:rPr>
          <w:rFonts w:ascii="Arial" w:hAnsi="Arial" w:cs="Arial"/>
          <w:sz w:val="22"/>
          <w:szCs w:val="22"/>
        </w:rPr>
      </w:pPr>
    </w:p>
    <w:p w14:paraId="00374875" w14:textId="46808D46" w:rsidR="003B3616" w:rsidRPr="003B3616" w:rsidDel="005273E1" w:rsidRDefault="00D978CC" w:rsidP="00A61F4F">
      <w:pPr>
        <w:spacing w:line="360" w:lineRule="auto"/>
        <w:ind w:left="709" w:hanging="709"/>
        <w:jc w:val="both"/>
        <w:rPr>
          <w:del w:id="187" w:author="Elsabe Viljoen" w:date="2025-11-24T09:50:00Z" w16du:dateUtc="2025-11-24T07:50:00Z"/>
          <w:rFonts w:ascii="Arial" w:hAnsi="Arial" w:cs="Arial"/>
          <w:sz w:val="22"/>
          <w:szCs w:val="22"/>
        </w:rPr>
      </w:pPr>
      <w:r w:rsidRPr="008F296B">
        <w:rPr>
          <w:rFonts w:ascii="Arial" w:hAnsi="Arial" w:cs="Arial"/>
          <w:b/>
          <w:bCs/>
          <w:sz w:val="22"/>
          <w:szCs w:val="22"/>
        </w:rPr>
        <w:t xml:space="preserve">3. </w:t>
      </w:r>
      <w:r w:rsidRPr="008F296B">
        <w:rPr>
          <w:rFonts w:ascii="Arial" w:hAnsi="Arial" w:cs="Arial"/>
          <w:b/>
          <w:bCs/>
          <w:sz w:val="22"/>
          <w:szCs w:val="22"/>
        </w:rPr>
        <w:tab/>
      </w:r>
    </w:p>
    <w:p w14:paraId="23496A56" w14:textId="75A921D8" w:rsidR="00D978CC" w:rsidRPr="008F296B" w:rsidDel="005273E1" w:rsidRDefault="00D978CC" w:rsidP="00B510B9">
      <w:pPr>
        <w:spacing w:line="360" w:lineRule="auto"/>
        <w:ind w:left="709" w:hanging="709"/>
        <w:jc w:val="both"/>
        <w:rPr>
          <w:del w:id="188" w:author="Elsabe Viljoen" w:date="2025-11-24T09:50:00Z" w16du:dateUtc="2025-11-24T07:50:00Z"/>
          <w:rFonts w:ascii="Arial" w:hAnsi="Arial" w:cs="Arial"/>
          <w:sz w:val="22"/>
          <w:szCs w:val="22"/>
        </w:rPr>
      </w:pPr>
    </w:p>
    <w:p w14:paraId="4720F3F2" w14:textId="71ACD431" w:rsidR="00B510B9" w:rsidRPr="008F296B" w:rsidRDefault="00B510B9" w:rsidP="00B510B9">
      <w:pPr>
        <w:spacing w:line="360" w:lineRule="auto"/>
        <w:ind w:left="709" w:hanging="709"/>
        <w:jc w:val="both"/>
        <w:rPr>
          <w:rFonts w:ascii="Arial" w:hAnsi="Arial" w:cs="Arial"/>
          <w:b/>
          <w:bCs/>
          <w:sz w:val="22"/>
          <w:szCs w:val="22"/>
        </w:rPr>
      </w:pPr>
      <w:del w:id="189" w:author="Elsabe Viljoen" w:date="2025-11-24T09:50:00Z" w16du:dateUtc="2025-11-24T07:50:00Z">
        <w:r w:rsidRPr="008F296B" w:rsidDel="005273E1">
          <w:rPr>
            <w:rFonts w:ascii="Arial" w:hAnsi="Arial" w:cs="Arial"/>
            <w:b/>
            <w:bCs/>
            <w:sz w:val="22"/>
            <w:szCs w:val="22"/>
          </w:rPr>
          <w:delText xml:space="preserve">4. </w:delText>
        </w:r>
      </w:del>
      <w:r w:rsidRPr="008F296B">
        <w:rPr>
          <w:rFonts w:ascii="Arial" w:hAnsi="Arial" w:cs="Arial"/>
          <w:b/>
          <w:bCs/>
          <w:sz w:val="22"/>
          <w:szCs w:val="22"/>
        </w:rPr>
        <w:tab/>
      </w:r>
      <w:r w:rsidRPr="008F296B">
        <w:rPr>
          <w:rFonts w:ascii="Arial" w:hAnsi="Arial" w:cs="Arial"/>
          <w:b/>
          <w:bCs/>
          <w:sz w:val="22"/>
          <w:szCs w:val="22"/>
          <w:u w:val="single"/>
        </w:rPr>
        <w:t>ROLES, RESPONSIBILITIES AND CREATIVE/EDITORIAL AUTHORITY</w:t>
      </w:r>
    </w:p>
    <w:p w14:paraId="563B6B59" w14:textId="2AC2860E" w:rsidR="00B510B9" w:rsidRPr="008F296B" w:rsidRDefault="005273E1" w:rsidP="00B510B9">
      <w:pPr>
        <w:spacing w:line="360" w:lineRule="auto"/>
        <w:ind w:left="709" w:hanging="709"/>
        <w:jc w:val="both"/>
        <w:rPr>
          <w:rFonts w:ascii="Arial" w:hAnsi="Arial" w:cs="Arial"/>
          <w:sz w:val="22"/>
          <w:szCs w:val="22"/>
          <w:u w:val="single"/>
        </w:rPr>
      </w:pPr>
      <w:ins w:id="190" w:author="Elsabe Viljoen" w:date="2025-11-24T09:50:00Z" w16du:dateUtc="2025-11-24T07:50:00Z">
        <w:r>
          <w:rPr>
            <w:rFonts w:ascii="Arial" w:hAnsi="Arial" w:cs="Arial"/>
            <w:sz w:val="22"/>
            <w:szCs w:val="22"/>
          </w:rPr>
          <w:t>3</w:t>
        </w:r>
      </w:ins>
      <w:del w:id="191"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.1 </w:t>
      </w:r>
      <w:r w:rsidR="00B510B9" w:rsidRPr="008F296B">
        <w:rPr>
          <w:rFonts w:ascii="Arial" w:hAnsi="Arial" w:cs="Arial"/>
          <w:sz w:val="22"/>
          <w:szCs w:val="22"/>
        </w:rPr>
        <w:tab/>
      </w:r>
      <w:r w:rsidR="00771AF0">
        <w:rPr>
          <w:rFonts w:ascii="Arial" w:hAnsi="Arial" w:cs="Arial"/>
          <w:b/>
          <w:bCs/>
          <w:sz w:val="22"/>
          <w:szCs w:val="22"/>
          <w:u w:val="single"/>
        </w:rPr>
        <w:t>G</w:t>
      </w:r>
      <w:r w:rsidR="00771AF0" w:rsidRPr="008F296B">
        <w:rPr>
          <w:rFonts w:ascii="Arial" w:hAnsi="Arial" w:cs="Arial"/>
          <w:b/>
          <w:bCs/>
          <w:sz w:val="22"/>
          <w:szCs w:val="22"/>
          <w:u w:val="single"/>
        </w:rPr>
        <w:t xml:space="preserve">eneral </w:t>
      </w:r>
      <w:r w:rsidR="00771AF0">
        <w:rPr>
          <w:rFonts w:ascii="Arial" w:hAnsi="Arial" w:cs="Arial"/>
          <w:b/>
          <w:bCs/>
          <w:sz w:val="22"/>
          <w:szCs w:val="22"/>
          <w:u w:val="single"/>
        </w:rPr>
        <w:t>P</w:t>
      </w:r>
      <w:r w:rsidR="00771AF0" w:rsidRPr="008F296B">
        <w:rPr>
          <w:rFonts w:ascii="Arial" w:hAnsi="Arial" w:cs="Arial"/>
          <w:b/>
          <w:bCs/>
          <w:sz w:val="22"/>
          <w:szCs w:val="22"/>
          <w:u w:val="single"/>
        </w:rPr>
        <w:t xml:space="preserve">rinciples </w:t>
      </w:r>
      <w:r w:rsidR="00771AF0">
        <w:rPr>
          <w:rFonts w:ascii="Arial" w:hAnsi="Arial" w:cs="Arial"/>
          <w:b/>
          <w:bCs/>
          <w:sz w:val="22"/>
          <w:szCs w:val="22"/>
          <w:u w:val="single"/>
        </w:rPr>
        <w:t>G</w:t>
      </w:r>
      <w:r w:rsidR="00771AF0" w:rsidRPr="008F296B">
        <w:rPr>
          <w:rFonts w:ascii="Arial" w:hAnsi="Arial" w:cs="Arial"/>
          <w:b/>
          <w:bCs/>
          <w:sz w:val="22"/>
          <w:szCs w:val="22"/>
          <w:u w:val="single"/>
        </w:rPr>
        <w:t xml:space="preserve">overning </w:t>
      </w:r>
      <w:r w:rsidR="00771AF0">
        <w:rPr>
          <w:rFonts w:ascii="Arial" w:hAnsi="Arial" w:cs="Arial"/>
          <w:b/>
          <w:bCs/>
          <w:sz w:val="22"/>
          <w:szCs w:val="22"/>
          <w:u w:val="single"/>
        </w:rPr>
        <w:t>R</w:t>
      </w:r>
      <w:r w:rsidR="00771AF0" w:rsidRPr="008F296B">
        <w:rPr>
          <w:rFonts w:ascii="Arial" w:hAnsi="Arial" w:cs="Arial"/>
          <w:b/>
          <w:bCs/>
          <w:sz w:val="22"/>
          <w:szCs w:val="22"/>
          <w:u w:val="single"/>
        </w:rPr>
        <w:t xml:space="preserve">oles and </w:t>
      </w:r>
      <w:r w:rsidR="00771AF0">
        <w:rPr>
          <w:rFonts w:ascii="Arial" w:hAnsi="Arial" w:cs="Arial"/>
          <w:b/>
          <w:bCs/>
          <w:sz w:val="22"/>
          <w:szCs w:val="22"/>
          <w:u w:val="single"/>
        </w:rPr>
        <w:t>C</w:t>
      </w:r>
      <w:r w:rsidR="00771AF0" w:rsidRPr="008F296B">
        <w:rPr>
          <w:rFonts w:ascii="Arial" w:hAnsi="Arial" w:cs="Arial"/>
          <w:b/>
          <w:bCs/>
          <w:sz w:val="22"/>
          <w:szCs w:val="22"/>
          <w:u w:val="single"/>
        </w:rPr>
        <w:t>ollaboration</w:t>
      </w:r>
    </w:p>
    <w:p w14:paraId="40920668" w14:textId="2C845790" w:rsidR="00B510B9" w:rsidRPr="008F296B" w:rsidRDefault="005273E1" w:rsidP="00B510B9">
      <w:pPr>
        <w:spacing w:line="360" w:lineRule="auto"/>
        <w:ind w:left="709" w:hanging="709"/>
        <w:jc w:val="both"/>
        <w:rPr>
          <w:rFonts w:ascii="Arial" w:hAnsi="Arial" w:cs="Arial"/>
          <w:sz w:val="22"/>
          <w:szCs w:val="22"/>
        </w:rPr>
      </w:pPr>
      <w:ins w:id="192" w:author="Elsabe Viljoen" w:date="2025-11-24T09:50:00Z" w16du:dateUtc="2025-11-24T07:50:00Z">
        <w:r>
          <w:rPr>
            <w:rFonts w:ascii="Arial" w:hAnsi="Arial" w:cs="Arial"/>
            <w:sz w:val="22"/>
            <w:szCs w:val="22"/>
          </w:rPr>
          <w:t>3</w:t>
        </w:r>
      </w:ins>
      <w:del w:id="193"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.1.1 </w:t>
      </w:r>
      <w:r w:rsidR="00B510B9" w:rsidRPr="008F296B">
        <w:rPr>
          <w:rFonts w:ascii="Arial" w:hAnsi="Arial" w:cs="Arial"/>
          <w:sz w:val="22"/>
          <w:szCs w:val="22"/>
        </w:rPr>
        <w:tab/>
        <w:t>The Parties agree that the Project requires a clear, structured and legally binding allocation of roles, responsibilities, creative authority, editorial oversight, financial control, operational management, and risk-mitigation obligations, which shall be strictly adhered to during all phases of the Project.</w:t>
      </w:r>
    </w:p>
    <w:p w14:paraId="5E2D839F" w14:textId="77777777" w:rsidR="00B510B9" w:rsidRPr="008F296B" w:rsidRDefault="00B510B9" w:rsidP="00B510B9">
      <w:pPr>
        <w:spacing w:line="360" w:lineRule="auto"/>
        <w:ind w:left="709" w:hanging="709"/>
        <w:jc w:val="both"/>
        <w:rPr>
          <w:rFonts w:ascii="Arial" w:hAnsi="Arial" w:cs="Arial"/>
          <w:sz w:val="22"/>
          <w:szCs w:val="22"/>
        </w:rPr>
      </w:pPr>
    </w:p>
    <w:p w14:paraId="3D0C8BCA" w14:textId="110D7C2C" w:rsidR="00B510B9" w:rsidRPr="008F296B" w:rsidRDefault="005273E1" w:rsidP="00B510B9">
      <w:pPr>
        <w:spacing w:line="360" w:lineRule="auto"/>
        <w:ind w:left="709" w:hanging="709"/>
        <w:jc w:val="both"/>
        <w:rPr>
          <w:rFonts w:ascii="Arial" w:hAnsi="Arial" w:cs="Arial"/>
          <w:sz w:val="22"/>
          <w:szCs w:val="22"/>
        </w:rPr>
      </w:pPr>
      <w:ins w:id="194" w:author="Elsabe Viljoen" w:date="2025-11-24T09:50:00Z" w16du:dateUtc="2025-11-24T07:50:00Z">
        <w:r>
          <w:rPr>
            <w:rFonts w:ascii="Arial" w:hAnsi="Arial" w:cs="Arial"/>
            <w:sz w:val="22"/>
            <w:szCs w:val="22"/>
          </w:rPr>
          <w:t>3</w:t>
        </w:r>
      </w:ins>
      <w:del w:id="195"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.1.2 </w:t>
      </w:r>
      <w:r w:rsidR="00B510B9" w:rsidRPr="008F296B">
        <w:rPr>
          <w:rFonts w:ascii="Arial" w:hAnsi="Arial" w:cs="Arial"/>
          <w:sz w:val="22"/>
          <w:szCs w:val="22"/>
        </w:rPr>
        <w:tab/>
        <w:t>The Parties acknowledge that, due to the highly sensitive true-crime nature of the Project, each creative and operational role carries responsibilities that extend beyond ordinary documentary production, including heightened ethical scrutiny, meticulous legal compliance, profound contributor care obligations, rigorous fact-checking, protection of sensitive evidence, and adherence to Netflix’s safety, security and editorial-approval protocols.</w:t>
      </w:r>
    </w:p>
    <w:p w14:paraId="4E79E729" w14:textId="77777777" w:rsidR="00B510B9" w:rsidRPr="008F296B" w:rsidRDefault="00B510B9" w:rsidP="00B510B9">
      <w:pPr>
        <w:spacing w:line="360" w:lineRule="auto"/>
        <w:ind w:left="709" w:hanging="709"/>
        <w:jc w:val="both"/>
        <w:rPr>
          <w:rFonts w:ascii="Arial" w:hAnsi="Arial" w:cs="Arial"/>
          <w:sz w:val="22"/>
          <w:szCs w:val="22"/>
        </w:rPr>
      </w:pPr>
    </w:p>
    <w:p w14:paraId="4D206999" w14:textId="222BFF7E" w:rsidR="00B510B9" w:rsidRPr="008F296B" w:rsidRDefault="005273E1" w:rsidP="00F97F7B">
      <w:pPr>
        <w:spacing w:line="360" w:lineRule="auto"/>
        <w:ind w:left="709" w:hanging="709"/>
        <w:jc w:val="both"/>
        <w:rPr>
          <w:rFonts w:ascii="Arial" w:hAnsi="Arial" w:cs="Arial"/>
          <w:sz w:val="22"/>
          <w:szCs w:val="22"/>
        </w:rPr>
      </w:pPr>
      <w:ins w:id="196" w:author="Elsabe Viljoen" w:date="2025-11-24T09:50:00Z" w16du:dateUtc="2025-11-24T07:50:00Z">
        <w:r>
          <w:rPr>
            <w:rFonts w:ascii="Arial" w:hAnsi="Arial" w:cs="Arial"/>
            <w:sz w:val="22"/>
            <w:szCs w:val="22"/>
          </w:rPr>
          <w:t>3</w:t>
        </w:r>
      </w:ins>
      <w:del w:id="197"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.1.3 </w:t>
      </w:r>
      <w:r w:rsidR="00B510B9" w:rsidRPr="008F296B">
        <w:rPr>
          <w:rFonts w:ascii="Arial" w:hAnsi="Arial" w:cs="Arial"/>
          <w:sz w:val="22"/>
          <w:szCs w:val="22"/>
        </w:rPr>
        <w:tab/>
        <w:t>The Parties agree that the core leadership structure of the Project shall consist of:</w:t>
      </w:r>
      <w:r w:rsidR="00B510B9" w:rsidRPr="008F296B">
        <w:rPr>
          <w:rFonts w:ascii="Arial" w:hAnsi="Arial" w:cs="Arial"/>
          <w:sz w:val="22"/>
          <w:szCs w:val="22"/>
        </w:rPr>
        <w:br/>
        <w:t xml:space="preserve">(a) </w:t>
      </w:r>
      <w:r w:rsidR="00B510B9" w:rsidRPr="008F296B">
        <w:rPr>
          <w:rFonts w:ascii="Arial" w:hAnsi="Arial" w:cs="Arial"/>
          <w:sz w:val="22"/>
          <w:szCs w:val="22"/>
        </w:rPr>
        <w:tab/>
        <w:t>Executive Producers (Infinity Films and Idea Candy</w:t>
      </w:r>
      <w:proofErr w:type="gramStart"/>
      <w:r w:rsidR="00B510B9" w:rsidRPr="008F296B">
        <w:rPr>
          <w:rFonts w:ascii="Arial" w:hAnsi="Arial" w:cs="Arial"/>
          <w:sz w:val="22"/>
          <w:szCs w:val="22"/>
        </w:rPr>
        <w:t>);</w:t>
      </w:r>
      <w:proofErr w:type="gramEnd"/>
    </w:p>
    <w:p w14:paraId="1B80A72F" w14:textId="40F43936" w:rsidR="00B510B9" w:rsidRPr="008F296B" w:rsidRDefault="00B510B9" w:rsidP="00B510B9">
      <w:pPr>
        <w:spacing w:line="360" w:lineRule="auto"/>
        <w:ind w:left="709"/>
        <w:jc w:val="both"/>
        <w:rPr>
          <w:rFonts w:ascii="Arial" w:hAnsi="Arial" w:cs="Arial"/>
          <w:sz w:val="22"/>
          <w:szCs w:val="22"/>
        </w:rPr>
      </w:pPr>
      <w:r w:rsidRPr="008F296B">
        <w:rPr>
          <w:rFonts w:ascii="Arial" w:hAnsi="Arial" w:cs="Arial"/>
          <w:sz w:val="22"/>
          <w:szCs w:val="22"/>
        </w:rPr>
        <w:t xml:space="preserve">(b) </w:t>
      </w:r>
      <w:r w:rsidRPr="008F296B">
        <w:rPr>
          <w:rFonts w:ascii="Arial" w:hAnsi="Arial" w:cs="Arial"/>
          <w:sz w:val="22"/>
          <w:szCs w:val="22"/>
        </w:rPr>
        <w:tab/>
        <w:t>Series Producer (Idea Candy</w:t>
      </w:r>
      <w:proofErr w:type="gramStart"/>
      <w:r w:rsidRPr="008F296B">
        <w:rPr>
          <w:rFonts w:ascii="Arial" w:hAnsi="Arial" w:cs="Arial"/>
          <w:sz w:val="22"/>
          <w:szCs w:val="22"/>
        </w:rPr>
        <w:t>);</w:t>
      </w:r>
      <w:proofErr w:type="gramEnd"/>
    </w:p>
    <w:p w14:paraId="3CD902AA" w14:textId="71D12C6D" w:rsidR="00B510B9" w:rsidRPr="008F296B" w:rsidRDefault="00B510B9" w:rsidP="00C1504A">
      <w:pPr>
        <w:spacing w:line="360" w:lineRule="auto"/>
        <w:ind w:left="709"/>
        <w:jc w:val="both"/>
        <w:rPr>
          <w:rFonts w:ascii="Arial" w:hAnsi="Arial" w:cs="Arial"/>
          <w:sz w:val="22"/>
          <w:szCs w:val="22"/>
        </w:rPr>
      </w:pPr>
      <w:r w:rsidRPr="008F296B">
        <w:rPr>
          <w:rFonts w:ascii="Arial" w:hAnsi="Arial" w:cs="Arial"/>
          <w:sz w:val="22"/>
          <w:szCs w:val="22"/>
        </w:rPr>
        <w:t xml:space="preserve">(c) </w:t>
      </w:r>
      <w:r w:rsidRPr="008F296B">
        <w:rPr>
          <w:rFonts w:ascii="Arial" w:hAnsi="Arial" w:cs="Arial"/>
          <w:sz w:val="22"/>
          <w:szCs w:val="22"/>
        </w:rPr>
        <w:tab/>
        <w:t>Line Producer (Idea Candy</w:t>
      </w:r>
      <w:proofErr w:type="gramStart"/>
      <w:r w:rsidRPr="008F296B">
        <w:rPr>
          <w:rFonts w:ascii="Arial" w:hAnsi="Arial" w:cs="Arial"/>
          <w:sz w:val="22"/>
          <w:szCs w:val="22"/>
        </w:rPr>
        <w:t>);</w:t>
      </w:r>
      <w:proofErr w:type="gramEnd"/>
    </w:p>
    <w:p w14:paraId="2F85ADAE" w14:textId="6C4800C8" w:rsidR="00B510B9" w:rsidRPr="008F296B" w:rsidRDefault="00B510B9" w:rsidP="00B510B9">
      <w:pPr>
        <w:spacing w:line="360" w:lineRule="auto"/>
        <w:ind w:left="709"/>
        <w:jc w:val="both"/>
        <w:rPr>
          <w:rFonts w:ascii="Arial" w:hAnsi="Arial" w:cs="Arial"/>
          <w:sz w:val="22"/>
          <w:szCs w:val="22"/>
        </w:rPr>
      </w:pPr>
      <w:r w:rsidRPr="008F296B">
        <w:rPr>
          <w:rFonts w:ascii="Arial" w:hAnsi="Arial" w:cs="Arial"/>
          <w:sz w:val="22"/>
          <w:szCs w:val="22"/>
        </w:rPr>
        <w:t xml:space="preserve">(d) </w:t>
      </w:r>
      <w:r w:rsidRPr="008F296B">
        <w:rPr>
          <w:rFonts w:ascii="Arial" w:hAnsi="Arial" w:cs="Arial"/>
          <w:sz w:val="22"/>
          <w:szCs w:val="22"/>
        </w:rPr>
        <w:tab/>
        <w:t>Writers (Infinity Films); and</w:t>
      </w:r>
    </w:p>
    <w:p w14:paraId="5D168566" w14:textId="77777777" w:rsidR="00B510B9" w:rsidRPr="008F296B" w:rsidRDefault="00B510B9" w:rsidP="00B510B9">
      <w:pPr>
        <w:spacing w:line="360" w:lineRule="auto"/>
        <w:ind w:left="709"/>
        <w:jc w:val="both"/>
        <w:rPr>
          <w:rFonts w:ascii="Arial" w:hAnsi="Arial" w:cs="Arial"/>
          <w:sz w:val="22"/>
          <w:szCs w:val="22"/>
        </w:rPr>
      </w:pPr>
      <w:r w:rsidRPr="008F296B">
        <w:rPr>
          <w:rFonts w:ascii="Arial" w:hAnsi="Arial" w:cs="Arial"/>
          <w:sz w:val="22"/>
          <w:szCs w:val="22"/>
        </w:rPr>
        <w:t xml:space="preserve">(e) </w:t>
      </w:r>
      <w:r w:rsidRPr="008F296B">
        <w:rPr>
          <w:rFonts w:ascii="Arial" w:hAnsi="Arial" w:cs="Arial"/>
          <w:sz w:val="22"/>
          <w:szCs w:val="22"/>
        </w:rPr>
        <w:tab/>
        <w:t xml:space="preserve">all additional Heads of Department, who shall be appointed subject to </w:t>
      </w:r>
    </w:p>
    <w:p w14:paraId="67458F0A" w14:textId="51D01D1A" w:rsidR="00C10029" w:rsidRDefault="00B510B9" w:rsidP="00C10029">
      <w:pPr>
        <w:spacing w:line="360" w:lineRule="auto"/>
        <w:ind w:left="1429" w:firstLine="11"/>
        <w:jc w:val="both"/>
        <w:rPr>
          <w:rFonts w:ascii="Arial" w:hAnsi="Arial" w:cs="Arial"/>
          <w:sz w:val="22"/>
          <w:szCs w:val="22"/>
        </w:rPr>
      </w:pPr>
      <w:r w:rsidRPr="008F296B">
        <w:rPr>
          <w:rFonts w:ascii="Arial" w:hAnsi="Arial" w:cs="Arial"/>
          <w:sz w:val="22"/>
          <w:szCs w:val="22"/>
        </w:rPr>
        <w:t>unanimous approval of the Executive Producers and approval by Netflix.</w:t>
      </w:r>
    </w:p>
    <w:p w14:paraId="35C66113" w14:textId="77777777" w:rsidR="00C10029" w:rsidRPr="008F296B" w:rsidRDefault="00C10029" w:rsidP="00B510B9">
      <w:pPr>
        <w:spacing w:line="360" w:lineRule="auto"/>
        <w:ind w:left="709" w:hanging="709"/>
        <w:jc w:val="both"/>
        <w:rPr>
          <w:rFonts w:ascii="Arial" w:hAnsi="Arial" w:cs="Arial"/>
          <w:sz w:val="22"/>
          <w:szCs w:val="22"/>
        </w:rPr>
      </w:pPr>
    </w:p>
    <w:p w14:paraId="4C58FA93" w14:textId="02175240" w:rsidR="00B510B9" w:rsidRDefault="005273E1" w:rsidP="00B510B9">
      <w:pPr>
        <w:spacing w:line="360" w:lineRule="auto"/>
        <w:ind w:left="709" w:hanging="709"/>
        <w:jc w:val="both"/>
        <w:rPr>
          <w:rFonts w:ascii="Arial" w:hAnsi="Arial" w:cs="Arial"/>
          <w:sz w:val="22"/>
          <w:szCs w:val="22"/>
        </w:rPr>
      </w:pPr>
      <w:ins w:id="198" w:author="Elsabe Viljoen" w:date="2025-11-24T09:50:00Z" w16du:dateUtc="2025-11-24T07:50:00Z">
        <w:r>
          <w:rPr>
            <w:rFonts w:ascii="Arial" w:hAnsi="Arial" w:cs="Arial"/>
            <w:sz w:val="22"/>
            <w:szCs w:val="22"/>
          </w:rPr>
          <w:t>3</w:t>
        </w:r>
      </w:ins>
      <w:del w:id="199"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.1.4 </w:t>
      </w:r>
      <w:r w:rsidR="00B510B9" w:rsidRPr="008F296B">
        <w:rPr>
          <w:rFonts w:ascii="Arial" w:hAnsi="Arial" w:cs="Arial"/>
          <w:sz w:val="22"/>
          <w:szCs w:val="22"/>
        </w:rPr>
        <w:tab/>
        <w:t>The Parties further agree that decisions shall be categorised into:</w:t>
      </w:r>
    </w:p>
    <w:p w14:paraId="4DBFCAB3" w14:textId="771D2794" w:rsidR="00C10029" w:rsidRPr="008F296B" w:rsidDel="003538E9" w:rsidRDefault="00C10029" w:rsidP="00B510B9">
      <w:pPr>
        <w:spacing w:line="360" w:lineRule="auto"/>
        <w:ind w:left="709" w:hanging="709"/>
        <w:jc w:val="both"/>
        <w:rPr>
          <w:del w:id="200" w:author="Elsabe Viljoen" w:date="2025-12-11T12:54:00Z" w16du:dateUtc="2025-12-11T10:54:00Z"/>
          <w:rFonts w:ascii="Arial" w:hAnsi="Arial" w:cs="Arial"/>
          <w:sz w:val="22"/>
          <w:szCs w:val="22"/>
        </w:rPr>
      </w:pPr>
    </w:p>
    <w:p w14:paraId="09F8D593" w14:textId="5F577C06"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(a) </w:t>
      </w:r>
      <w:r w:rsidRPr="008F296B">
        <w:rPr>
          <w:rFonts w:ascii="Arial" w:hAnsi="Arial" w:cs="Arial"/>
          <w:sz w:val="22"/>
          <w:szCs w:val="22"/>
        </w:rPr>
        <w:tab/>
        <w:t xml:space="preserve">Major Creative and Editorial Decisions, requiring unanimous approval of the Executive </w:t>
      </w:r>
      <w:proofErr w:type="gramStart"/>
      <w:r w:rsidRPr="008F296B">
        <w:rPr>
          <w:rFonts w:ascii="Arial" w:hAnsi="Arial" w:cs="Arial"/>
          <w:sz w:val="22"/>
          <w:szCs w:val="22"/>
        </w:rPr>
        <w:t>Producers;</w:t>
      </w:r>
      <w:proofErr w:type="gramEnd"/>
    </w:p>
    <w:p w14:paraId="40ED3131" w14:textId="77777777"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(b) </w:t>
      </w:r>
      <w:r w:rsidRPr="008F296B">
        <w:rPr>
          <w:rFonts w:ascii="Arial" w:hAnsi="Arial" w:cs="Arial"/>
          <w:sz w:val="22"/>
          <w:szCs w:val="22"/>
        </w:rPr>
        <w:tab/>
        <w:t>Significant Production Decisions, requiring approval of the Executive Producers and the Series Producer; and</w:t>
      </w:r>
    </w:p>
    <w:p w14:paraId="44453FBC" w14:textId="6C0C8D5A"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(c) </w:t>
      </w:r>
      <w:r w:rsidRPr="008F296B">
        <w:rPr>
          <w:rFonts w:ascii="Arial" w:hAnsi="Arial" w:cs="Arial"/>
          <w:sz w:val="22"/>
          <w:szCs w:val="22"/>
        </w:rPr>
        <w:tab/>
        <w:t>Operational Production Decisions, falling within the delegated authority of the Series Producer and Line Producer, subject to compliance with the Project’s budget, schedule, editorial concept, and legal restrictions.</w:t>
      </w:r>
    </w:p>
    <w:p w14:paraId="2FAAF773" w14:textId="48AE3B90" w:rsidR="00B510B9" w:rsidRPr="008F296B" w:rsidDel="003538E9" w:rsidRDefault="00B510B9" w:rsidP="00B510B9">
      <w:pPr>
        <w:spacing w:line="360" w:lineRule="auto"/>
        <w:ind w:left="709" w:hanging="709"/>
        <w:jc w:val="both"/>
        <w:rPr>
          <w:del w:id="201" w:author="Elsabe Viljoen" w:date="2025-12-11T12:54:00Z" w16du:dateUtc="2025-12-11T10:54:00Z"/>
          <w:rFonts w:ascii="Arial" w:hAnsi="Arial" w:cs="Arial"/>
          <w:sz w:val="22"/>
          <w:szCs w:val="22"/>
        </w:rPr>
      </w:pPr>
    </w:p>
    <w:p w14:paraId="4CE3BCAF" w14:textId="6FC70633" w:rsidR="00B510B9" w:rsidRPr="00A03902" w:rsidRDefault="005273E1" w:rsidP="00B510B9">
      <w:pPr>
        <w:spacing w:line="360" w:lineRule="auto"/>
        <w:ind w:left="709" w:hanging="709"/>
        <w:jc w:val="both"/>
        <w:rPr>
          <w:rFonts w:ascii="Arial" w:hAnsi="Arial" w:cs="Arial"/>
          <w:sz w:val="22"/>
          <w:szCs w:val="22"/>
          <w:u w:val="single"/>
          <w:rPrChange w:id="202" w:author="Elsabe Viljoen" w:date="2025-12-11T13:05:00Z" w16du:dateUtc="2025-12-11T11:05:00Z">
            <w:rPr>
              <w:rFonts w:ascii="Arial" w:hAnsi="Arial" w:cs="Arial"/>
              <w:b/>
              <w:bCs/>
              <w:sz w:val="22"/>
              <w:szCs w:val="22"/>
              <w:u w:val="single"/>
            </w:rPr>
          </w:rPrChange>
        </w:rPr>
      </w:pPr>
      <w:ins w:id="203" w:author="Elsabe Viljoen" w:date="2025-11-24T09:50:00Z" w16du:dateUtc="2025-11-24T07:50:00Z">
        <w:r>
          <w:rPr>
            <w:rFonts w:ascii="Arial" w:hAnsi="Arial" w:cs="Arial"/>
            <w:sz w:val="22"/>
            <w:szCs w:val="22"/>
          </w:rPr>
          <w:t>3</w:t>
        </w:r>
      </w:ins>
      <w:del w:id="204"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.2 </w:t>
      </w:r>
      <w:r w:rsidR="00B510B9" w:rsidRPr="008F296B">
        <w:rPr>
          <w:rFonts w:ascii="Arial" w:hAnsi="Arial" w:cs="Arial"/>
          <w:sz w:val="22"/>
          <w:szCs w:val="22"/>
        </w:rPr>
        <w:tab/>
      </w:r>
      <w:r w:rsidR="00771AF0" w:rsidRPr="00A03902">
        <w:rPr>
          <w:rFonts w:ascii="Arial" w:hAnsi="Arial" w:cs="Arial"/>
          <w:sz w:val="22"/>
          <w:szCs w:val="22"/>
          <w:u w:val="single"/>
          <w:rPrChange w:id="205" w:author="Elsabe Viljoen" w:date="2025-12-11T13:05:00Z" w16du:dateUtc="2025-12-11T11:05:00Z">
            <w:rPr>
              <w:rFonts w:ascii="Arial" w:hAnsi="Arial" w:cs="Arial"/>
              <w:b/>
              <w:bCs/>
              <w:sz w:val="22"/>
              <w:szCs w:val="22"/>
              <w:u w:val="single"/>
            </w:rPr>
          </w:rPrChange>
        </w:rPr>
        <w:t>Executive producers — General Authority and Oversight</w:t>
      </w:r>
    </w:p>
    <w:p w14:paraId="57CA7178" w14:textId="5DB7C6DD" w:rsidR="00B510B9" w:rsidRPr="008F296B" w:rsidRDefault="00B510B9" w:rsidP="00B510B9">
      <w:pPr>
        <w:spacing w:line="360" w:lineRule="auto"/>
        <w:ind w:left="709" w:hanging="709"/>
        <w:jc w:val="both"/>
        <w:rPr>
          <w:rFonts w:ascii="Arial" w:hAnsi="Arial" w:cs="Arial"/>
          <w:sz w:val="22"/>
          <w:szCs w:val="22"/>
        </w:rPr>
      </w:pPr>
      <w:del w:id="206" w:author="Elsabe Viljoen" w:date="2025-11-24T09:50:00Z" w16du:dateUtc="2025-11-24T07:50:00Z">
        <w:r w:rsidRPr="008F296B" w:rsidDel="005273E1">
          <w:rPr>
            <w:rFonts w:ascii="Arial" w:hAnsi="Arial" w:cs="Arial"/>
            <w:sz w:val="22"/>
            <w:szCs w:val="22"/>
          </w:rPr>
          <w:delText>4</w:delText>
        </w:r>
      </w:del>
      <w:ins w:id="207" w:author="Elsabe Viljoen" w:date="2025-11-24T09:50:00Z" w16du:dateUtc="2025-11-24T07:50:00Z">
        <w:r w:rsidR="005273E1">
          <w:rPr>
            <w:rFonts w:ascii="Arial" w:hAnsi="Arial" w:cs="Arial"/>
            <w:sz w:val="22"/>
            <w:szCs w:val="22"/>
          </w:rPr>
          <w:t>3</w:t>
        </w:r>
      </w:ins>
      <w:r w:rsidRPr="008F296B">
        <w:rPr>
          <w:rFonts w:ascii="Arial" w:hAnsi="Arial" w:cs="Arial"/>
          <w:sz w:val="22"/>
          <w:szCs w:val="22"/>
        </w:rPr>
        <w:t xml:space="preserve">.2.1 </w:t>
      </w:r>
      <w:r w:rsidRPr="008F296B">
        <w:rPr>
          <w:rFonts w:ascii="Arial" w:hAnsi="Arial" w:cs="Arial"/>
          <w:sz w:val="22"/>
          <w:szCs w:val="22"/>
        </w:rPr>
        <w:tab/>
        <w:t xml:space="preserve">The Executive Producers, being </w:t>
      </w:r>
      <w:r w:rsidR="00C10029" w:rsidRPr="008F296B">
        <w:rPr>
          <w:rFonts w:ascii="Arial" w:hAnsi="Arial" w:cs="Arial"/>
          <w:sz w:val="22"/>
          <w:szCs w:val="22"/>
        </w:rPr>
        <w:t>Wil</w:t>
      </w:r>
      <w:r w:rsidR="00C10029">
        <w:rPr>
          <w:rFonts w:ascii="Arial" w:hAnsi="Arial" w:cs="Arial"/>
          <w:sz w:val="22"/>
          <w:szCs w:val="22"/>
        </w:rPr>
        <w:t>l</w:t>
      </w:r>
      <w:r w:rsidR="00C10029" w:rsidRPr="008F296B">
        <w:rPr>
          <w:rFonts w:ascii="Arial" w:hAnsi="Arial" w:cs="Arial"/>
          <w:sz w:val="22"/>
          <w:szCs w:val="22"/>
        </w:rPr>
        <w:t>em</w:t>
      </w:r>
      <w:r w:rsidRPr="008F296B">
        <w:rPr>
          <w:rFonts w:ascii="Arial" w:hAnsi="Arial" w:cs="Arial"/>
          <w:sz w:val="22"/>
          <w:szCs w:val="22"/>
        </w:rPr>
        <w:t xml:space="preserve"> du Plessis Steyn (Idea Candy)</w:t>
      </w:r>
      <w:r w:rsidR="00613E41">
        <w:rPr>
          <w:rFonts w:ascii="Arial" w:hAnsi="Arial" w:cs="Arial"/>
          <w:sz w:val="22"/>
          <w:szCs w:val="22"/>
        </w:rPr>
        <w:t xml:space="preserve"> </w:t>
      </w:r>
      <w:r w:rsidRPr="008F296B">
        <w:rPr>
          <w:rFonts w:ascii="Arial" w:hAnsi="Arial" w:cs="Arial"/>
          <w:sz w:val="22"/>
          <w:szCs w:val="22"/>
        </w:rPr>
        <w:t>and Albert Snyman (Infinity Films), shall jointly exercise the highest level of creative, editorial, legal and managerial authority within the Project, and no material decision shall be taken without their collective approval as provided herein.</w:t>
      </w:r>
    </w:p>
    <w:p w14:paraId="39D1FFD0" w14:textId="77777777" w:rsidR="00B510B9" w:rsidRPr="008F296B" w:rsidRDefault="00B510B9" w:rsidP="00B510B9">
      <w:pPr>
        <w:spacing w:line="360" w:lineRule="auto"/>
        <w:ind w:left="709" w:hanging="709"/>
        <w:jc w:val="both"/>
        <w:rPr>
          <w:rFonts w:ascii="Arial" w:hAnsi="Arial" w:cs="Arial"/>
          <w:sz w:val="22"/>
          <w:szCs w:val="22"/>
        </w:rPr>
      </w:pPr>
    </w:p>
    <w:p w14:paraId="0C6FF804" w14:textId="27C5939A" w:rsidR="00B510B9" w:rsidRPr="008F296B" w:rsidRDefault="005273E1" w:rsidP="00B510B9">
      <w:pPr>
        <w:spacing w:line="360" w:lineRule="auto"/>
        <w:ind w:left="709" w:hanging="709"/>
        <w:jc w:val="both"/>
        <w:rPr>
          <w:rFonts w:ascii="Arial" w:hAnsi="Arial" w:cs="Arial"/>
          <w:sz w:val="22"/>
          <w:szCs w:val="22"/>
        </w:rPr>
      </w:pPr>
      <w:ins w:id="208" w:author="Elsabe Viljoen" w:date="2025-11-24T09:50:00Z" w16du:dateUtc="2025-11-24T07:50:00Z">
        <w:r>
          <w:rPr>
            <w:rFonts w:ascii="Arial" w:hAnsi="Arial" w:cs="Arial"/>
            <w:sz w:val="22"/>
            <w:szCs w:val="22"/>
          </w:rPr>
          <w:t>3</w:t>
        </w:r>
      </w:ins>
      <w:del w:id="209"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.2.2 </w:t>
      </w:r>
      <w:r w:rsidR="00B510B9" w:rsidRPr="008F296B">
        <w:rPr>
          <w:rFonts w:ascii="Arial" w:hAnsi="Arial" w:cs="Arial"/>
          <w:sz w:val="22"/>
          <w:szCs w:val="22"/>
        </w:rPr>
        <w:tab/>
        <w:t>The Executive Producers shall serve as custodians of the Project’s editorial intent, narrative integrity, journalistic accuracy, ethical compliance and stylistic coherence throughout all phases of production.</w:t>
      </w:r>
    </w:p>
    <w:p w14:paraId="3B6956A0" w14:textId="77777777" w:rsidR="00B510B9" w:rsidRPr="008F296B" w:rsidRDefault="00B510B9" w:rsidP="00B510B9">
      <w:pPr>
        <w:spacing w:line="360" w:lineRule="auto"/>
        <w:ind w:left="709" w:hanging="709"/>
        <w:jc w:val="both"/>
        <w:rPr>
          <w:rFonts w:ascii="Arial" w:hAnsi="Arial" w:cs="Arial"/>
          <w:sz w:val="22"/>
          <w:szCs w:val="22"/>
        </w:rPr>
      </w:pPr>
    </w:p>
    <w:p w14:paraId="4DEBDB38" w14:textId="46D997DD" w:rsidR="00B510B9" w:rsidRPr="008F296B" w:rsidRDefault="005273E1" w:rsidP="00B510B9">
      <w:pPr>
        <w:spacing w:line="360" w:lineRule="auto"/>
        <w:ind w:left="709" w:hanging="709"/>
        <w:jc w:val="both"/>
        <w:rPr>
          <w:rFonts w:ascii="Arial" w:hAnsi="Arial" w:cs="Arial"/>
          <w:sz w:val="22"/>
          <w:szCs w:val="22"/>
        </w:rPr>
      </w:pPr>
      <w:ins w:id="210" w:author="Elsabe Viljoen" w:date="2025-11-24T09:50:00Z" w16du:dateUtc="2025-11-24T07:50:00Z">
        <w:r>
          <w:rPr>
            <w:rFonts w:ascii="Arial" w:hAnsi="Arial" w:cs="Arial"/>
            <w:sz w:val="22"/>
            <w:szCs w:val="22"/>
          </w:rPr>
          <w:t>3</w:t>
        </w:r>
      </w:ins>
      <w:del w:id="211"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.2.3 </w:t>
      </w:r>
      <w:r w:rsidR="00B510B9" w:rsidRPr="008F296B">
        <w:rPr>
          <w:rFonts w:ascii="Arial" w:hAnsi="Arial" w:cs="Arial"/>
          <w:sz w:val="22"/>
          <w:szCs w:val="22"/>
        </w:rPr>
        <w:tab/>
        <w:t>The Executive Producers shall be jointly responsible for ensuring that the Project adheres to Netflix’s requirements, including but not limited to:</w:t>
      </w:r>
    </w:p>
    <w:p w14:paraId="4B538777" w14:textId="12DB97D4"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(a) </w:t>
      </w:r>
      <w:r w:rsidRPr="008F296B">
        <w:rPr>
          <w:rFonts w:ascii="Arial" w:hAnsi="Arial" w:cs="Arial"/>
          <w:sz w:val="22"/>
          <w:szCs w:val="22"/>
        </w:rPr>
        <w:tab/>
        <w:t xml:space="preserve">editorial and legal </w:t>
      </w:r>
      <w:proofErr w:type="gramStart"/>
      <w:r w:rsidRPr="008F296B">
        <w:rPr>
          <w:rFonts w:ascii="Arial" w:hAnsi="Arial" w:cs="Arial"/>
          <w:sz w:val="22"/>
          <w:szCs w:val="22"/>
        </w:rPr>
        <w:t>review;</w:t>
      </w:r>
      <w:proofErr w:type="gramEnd"/>
    </w:p>
    <w:p w14:paraId="09BFE99D" w14:textId="0CC42B79"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(b) </w:t>
      </w:r>
      <w:r w:rsidRPr="008F296B">
        <w:rPr>
          <w:rFonts w:ascii="Arial" w:hAnsi="Arial" w:cs="Arial"/>
          <w:sz w:val="22"/>
          <w:szCs w:val="22"/>
        </w:rPr>
        <w:tab/>
        <w:t xml:space="preserve">risk </w:t>
      </w:r>
      <w:proofErr w:type="gramStart"/>
      <w:r w:rsidRPr="008F296B">
        <w:rPr>
          <w:rFonts w:ascii="Arial" w:hAnsi="Arial" w:cs="Arial"/>
          <w:sz w:val="22"/>
          <w:szCs w:val="22"/>
        </w:rPr>
        <w:t>assessments;</w:t>
      </w:r>
      <w:proofErr w:type="gramEnd"/>
    </w:p>
    <w:p w14:paraId="11D25F8A" w14:textId="5CC469B7"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(c) </w:t>
      </w:r>
      <w:r w:rsidRPr="008F296B">
        <w:rPr>
          <w:rFonts w:ascii="Arial" w:hAnsi="Arial" w:cs="Arial"/>
          <w:sz w:val="22"/>
          <w:szCs w:val="22"/>
        </w:rPr>
        <w:tab/>
        <w:t xml:space="preserve">fact-checking and accuracy </w:t>
      </w:r>
      <w:proofErr w:type="gramStart"/>
      <w:r w:rsidRPr="008F296B">
        <w:rPr>
          <w:rFonts w:ascii="Arial" w:hAnsi="Arial" w:cs="Arial"/>
          <w:sz w:val="22"/>
          <w:szCs w:val="22"/>
        </w:rPr>
        <w:t>standards;</w:t>
      </w:r>
      <w:proofErr w:type="gramEnd"/>
    </w:p>
    <w:p w14:paraId="017E3BB5" w14:textId="76188A7D"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(d) </w:t>
      </w:r>
      <w:r w:rsidRPr="008F296B">
        <w:rPr>
          <w:rFonts w:ascii="Arial" w:hAnsi="Arial" w:cs="Arial"/>
          <w:sz w:val="22"/>
          <w:szCs w:val="22"/>
        </w:rPr>
        <w:tab/>
        <w:t xml:space="preserve">technical delivery </w:t>
      </w:r>
      <w:proofErr w:type="gramStart"/>
      <w:r w:rsidRPr="008F296B">
        <w:rPr>
          <w:rFonts w:ascii="Arial" w:hAnsi="Arial" w:cs="Arial"/>
          <w:sz w:val="22"/>
          <w:szCs w:val="22"/>
        </w:rPr>
        <w:t>specifications;</w:t>
      </w:r>
      <w:proofErr w:type="gramEnd"/>
    </w:p>
    <w:p w14:paraId="62B69F8D" w14:textId="77777777"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(e)</w:t>
      </w:r>
      <w:r w:rsidRPr="008F296B">
        <w:rPr>
          <w:rFonts w:ascii="Arial" w:hAnsi="Arial" w:cs="Arial"/>
          <w:sz w:val="22"/>
          <w:szCs w:val="22"/>
        </w:rPr>
        <w:tab/>
        <w:t>digital security protocols; and</w:t>
      </w:r>
    </w:p>
    <w:p w14:paraId="3E8A68C0" w14:textId="789A3008" w:rsidR="00B510B9" w:rsidRPr="008F296B" w:rsidRDefault="00B510B9" w:rsidP="00B510B9">
      <w:pPr>
        <w:spacing w:line="360" w:lineRule="auto"/>
        <w:ind w:left="1418" w:hanging="709"/>
        <w:jc w:val="both"/>
        <w:rPr>
          <w:rFonts w:ascii="Arial" w:hAnsi="Arial" w:cs="Arial"/>
          <w:sz w:val="22"/>
          <w:szCs w:val="22"/>
        </w:rPr>
      </w:pPr>
      <w:r w:rsidRPr="008F296B">
        <w:rPr>
          <w:rFonts w:ascii="Arial" w:hAnsi="Arial" w:cs="Arial"/>
          <w:sz w:val="22"/>
          <w:szCs w:val="22"/>
        </w:rPr>
        <w:t xml:space="preserve">(f) </w:t>
      </w:r>
      <w:r w:rsidRPr="008F296B">
        <w:rPr>
          <w:rFonts w:ascii="Arial" w:hAnsi="Arial" w:cs="Arial"/>
          <w:sz w:val="22"/>
          <w:szCs w:val="22"/>
        </w:rPr>
        <w:tab/>
        <w:t>contributor safety obligations.</w:t>
      </w:r>
    </w:p>
    <w:p w14:paraId="10A98ABA" w14:textId="77777777" w:rsidR="00B510B9" w:rsidRPr="008F296B" w:rsidRDefault="00B510B9" w:rsidP="00B510B9">
      <w:pPr>
        <w:spacing w:line="360" w:lineRule="auto"/>
        <w:ind w:left="709" w:hanging="709"/>
        <w:rPr>
          <w:rFonts w:ascii="Arial" w:hAnsi="Arial" w:cs="Arial"/>
          <w:sz w:val="22"/>
          <w:szCs w:val="22"/>
        </w:rPr>
      </w:pPr>
    </w:p>
    <w:p w14:paraId="04471E00" w14:textId="08AD89EE" w:rsidR="00B510B9" w:rsidRPr="008F296B" w:rsidRDefault="005273E1" w:rsidP="00B510B9">
      <w:pPr>
        <w:spacing w:line="360" w:lineRule="auto"/>
        <w:ind w:left="709" w:hanging="709"/>
        <w:rPr>
          <w:rFonts w:ascii="Arial" w:hAnsi="Arial" w:cs="Arial"/>
          <w:sz w:val="22"/>
          <w:szCs w:val="22"/>
        </w:rPr>
      </w:pPr>
      <w:ins w:id="212" w:author="Elsabe Viljoen" w:date="2025-11-24T09:50:00Z" w16du:dateUtc="2025-11-24T07:50:00Z">
        <w:r>
          <w:rPr>
            <w:rFonts w:ascii="Arial" w:hAnsi="Arial" w:cs="Arial"/>
            <w:sz w:val="22"/>
            <w:szCs w:val="22"/>
          </w:rPr>
          <w:t>3</w:t>
        </w:r>
      </w:ins>
      <w:del w:id="213"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.2.4</w:t>
      </w:r>
      <w:r w:rsidR="00B510B9" w:rsidRPr="008F296B">
        <w:rPr>
          <w:rFonts w:ascii="Arial" w:hAnsi="Arial" w:cs="Arial"/>
          <w:sz w:val="22"/>
          <w:szCs w:val="22"/>
        </w:rPr>
        <w:tab/>
        <w:t>The Executive Producers shall retain overriding approval rights over:</w:t>
      </w:r>
    </w:p>
    <w:p w14:paraId="5EE16989" w14:textId="11670C6F" w:rsidR="00B510B9" w:rsidRPr="008F296B" w:rsidRDefault="00B510B9" w:rsidP="00F97F7B">
      <w:pPr>
        <w:spacing w:line="360" w:lineRule="auto"/>
        <w:ind w:left="709"/>
        <w:rPr>
          <w:rFonts w:ascii="Arial" w:hAnsi="Arial" w:cs="Arial"/>
          <w:sz w:val="22"/>
          <w:szCs w:val="22"/>
        </w:rPr>
      </w:pPr>
      <w:r w:rsidRPr="008F296B">
        <w:rPr>
          <w:rFonts w:ascii="Arial" w:hAnsi="Arial" w:cs="Arial"/>
          <w:sz w:val="22"/>
          <w:szCs w:val="22"/>
        </w:rPr>
        <w:t xml:space="preserve">(a) </w:t>
      </w:r>
      <w:r w:rsidRPr="008F296B">
        <w:rPr>
          <w:rFonts w:ascii="Arial" w:hAnsi="Arial" w:cs="Arial"/>
          <w:sz w:val="22"/>
          <w:szCs w:val="22"/>
        </w:rPr>
        <w:tab/>
        <w:t>the narrative structure;</w:t>
      </w:r>
      <w:r w:rsidRPr="008F296B">
        <w:rPr>
          <w:rFonts w:ascii="Arial" w:hAnsi="Arial" w:cs="Arial"/>
          <w:sz w:val="22"/>
          <w:szCs w:val="22"/>
        </w:rPr>
        <w:br/>
        <w:t xml:space="preserve">(b) </w:t>
      </w:r>
      <w:r w:rsidRPr="008F296B">
        <w:rPr>
          <w:rFonts w:ascii="Arial" w:hAnsi="Arial" w:cs="Arial"/>
          <w:sz w:val="22"/>
          <w:szCs w:val="22"/>
        </w:rPr>
        <w:tab/>
        <w:t>the non-linear editorial design;</w:t>
      </w:r>
      <w:r w:rsidRPr="008F296B">
        <w:rPr>
          <w:rFonts w:ascii="Arial" w:hAnsi="Arial" w:cs="Arial"/>
          <w:sz w:val="22"/>
          <w:szCs w:val="22"/>
        </w:rPr>
        <w:br/>
        <w:t>(c)</w:t>
      </w:r>
      <w:r w:rsidRPr="008F296B">
        <w:rPr>
          <w:rFonts w:ascii="Arial" w:hAnsi="Arial" w:cs="Arial"/>
          <w:sz w:val="22"/>
          <w:szCs w:val="22"/>
        </w:rPr>
        <w:tab/>
        <w:t xml:space="preserve"> the tone and treatment of sensitive material;</w:t>
      </w:r>
      <w:r w:rsidRPr="008F296B">
        <w:rPr>
          <w:rFonts w:ascii="Arial" w:hAnsi="Arial" w:cs="Arial"/>
          <w:sz w:val="22"/>
          <w:szCs w:val="22"/>
        </w:rPr>
        <w:br/>
        <w:t xml:space="preserve">(d) </w:t>
      </w:r>
      <w:r w:rsidRPr="008F296B">
        <w:rPr>
          <w:rFonts w:ascii="Arial" w:hAnsi="Arial" w:cs="Arial"/>
          <w:sz w:val="22"/>
          <w:szCs w:val="22"/>
        </w:rPr>
        <w:tab/>
        <w:t>the portrayal of the Subject;</w:t>
      </w:r>
      <w:r w:rsidRPr="008F296B">
        <w:rPr>
          <w:rFonts w:ascii="Arial" w:hAnsi="Arial" w:cs="Arial"/>
          <w:sz w:val="22"/>
          <w:szCs w:val="22"/>
        </w:rPr>
        <w:br/>
        <w:t xml:space="preserve">(e) </w:t>
      </w:r>
      <w:r w:rsidRPr="008F296B">
        <w:rPr>
          <w:rFonts w:ascii="Arial" w:hAnsi="Arial" w:cs="Arial"/>
          <w:sz w:val="22"/>
          <w:szCs w:val="22"/>
        </w:rPr>
        <w:tab/>
        <w:t>the treatment of victims and survivors;</w:t>
      </w:r>
      <w:r w:rsidRPr="008F296B">
        <w:rPr>
          <w:rFonts w:ascii="Arial" w:hAnsi="Arial" w:cs="Arial"/>
          <w:sz w:val="22"/>
          <w:szCs w:val="22"/>
        </w:rPr>
        <w:br/>
        <w:t xml:space="preserve">(f) </w:t>
      </w:r>
      <w:r w:rsidRPr="008F296B">
        <w:rPr>
          <w:rFonts w:ascii="Arial" w:hAnsi="Arial" w:cs="Arial"/>
          <w:sz w:val="22"/>
          <w:szCs w:val="22"/>
        </w:rPr>
        <w:tab/>
        <w:t>the Project’s visual language;</w:t>
      </w:r>
      <w:r w:rsidRPr="008F296B">
        <w:rPr>
          <w:rFonts w:ascii="Arial" w:hAnsi="Arial" w:cs="Arial"/>
          <w:sz w:val="22"/>
          <w:szCs w:val="22"/>
        </w:rPr>
        <w:br/>
        <w:t xml:space="preserve">(g) </w:t>
      </w:r>
      <w:r w:rsidRPr="008F296B">
        <w:rPr>
          <w:rFonts w:ascii="Arial" w:hAnsi="Arial" w:cs="Arial"/>
          <w:sz w:val="22"/>
          <w:szCs w:val="22"/>
        </w:rPr>
        <w:tab/>
        <w:t>the appointment of the Director and all Heads of Department;</w:t>
      </w:r>
      <w:r w:rsidRPr="008F296B">
        <w:rPr>
          <w:rFonts w:ascii="Arial" w:hAnsi="Arial" w:cs="Arial"/>
          <w:sz w:val="22"/>
          <w:szCs w:val="22"/>
        </w:rPr>
        <w:br/>
        <w:t xml:space="preserve">(h) </w:t>
      </w:r>
      <w:r w:rsidRPr="008F296B">
        <w:rPr>
          <w:rFonts w:ascii="Arial" w:hAnsi="Arial" w:cs="Arial"/>
          <w:sz w:val="22"/>
          <w:szCs w:val="22"/>
        </w:rPr>
        <w:tab/>
        <w:t>the final script and episode structures;</w:t>
      </w:r>
      <w:r w:rsidRPr="008F296B">
        <w:rPr>
          <w:rFonts w:ascii="Arial" w:hAnsi="Arial" w:cs="Arial"/>
          <w:sz w:val="22"/>
          <w:szCs w:val="22"/>
        </w:rPr>
        <w:br/>
        <w:t>(</w:t>
      </w:r>
      <w:proofErr w:type="spellStart"/>
      <w:r w:rsidRPr="008F296B">
        <w:rPr>
          <w:rFonts w:ascii="Arial" w:hAnsi="Arial" w:cs="Arial"/>
          <w:sz w:val="22"/>
          <w:szCs w:val="22"/>
        </w:rPr>
        <w:t>i</w:t>
      </w:r>
      <w:proofErr w:type="spellEnd"/>
      <w:r w:rsidRPr="008F296B">
        <w:rPr>
          <w:rFonts w:ascii="Arial" w:hAnsi="Arial" w:cs="Arial"/>
          <w:sz w:val="22"/>
          <w:szCs w:val="22"/>
        </w:rPr>
        <w:t xml:space="preserve">) </w:t>
      </w:r>
      <w:r w:rsidRPr="008F296B">
        <w:rPr>
          <w:rFonts w:ascii="Arial" w:hAnsi="Arial" w:cs="Arial"/>
          <w:sz w:val="22"/>
          <w:szCs w:val="22"/>
        </w:rPr>
        <w:tab/>
        <w:t>the rough and fine cuts;</w:t>
      </w:r>
      <w:r w:rsidRPr="008F296B">
        <w:rPr>
          <w:rFonts w:ascii="Arial" w:hAnsi="Arial" w:cs="Arial"/>
          <w:sz w:val="22"/>
          <w:szCs w:val="22"/>
        </w:rPr>
        <w:br/>
        <w:t xml:space="preserve">(j) </w:t>
      </w:r>
      <w:r w:rsidRPr="008F296B">
        <w:rPr>
          <w:rFonts w:ascii="Arial" w:hAnsi="Arial" w:cs="Arial"/>
          <w:sz w:val="22"/>
          <w:szCs w:val="22"/>
        </w:rPr>
        <w:tab/>
        <w:t>the final locked cut;</w:t>
      </w:r>
      <w:r w:rsidRPr="008F296B">
        <w:rPr>
          <w:rFonts w:ascii="Arial" w:hAnsi="Arial" w:cs="Arial"/>
          <w:sz w:val="22"/>
          <w:szCs w:val="22"/>
        </w:rPr>
        <w:br/>
        <w:t xml:space="preserve">(k) </w:t>
      </w:r>
      <w:r w:rsidRPr="008F296B">
        <w:rPr>
          <w:rFonts w:ascii="Arial" w:hAnsi="Arial" w:cs="Arial"/>
          <w:sz w:val="22"/>
          <w:szCs w:val="22"/>
        </w:rPr>
        <w:tab/>
        <w:t>the final delivery materials; and</w:t>
      </w:r>
      <w:r w:rsidRPr="008F296B">
        <w:rPr>
          <w:rFonts w:ascii="Arial" w:hAnsi="Arial" w:cs="Arial"/>
          <w:sz w:val="22"/>
          <w:szCs w:val="22"/>
        </w:rPr>
        <w:br/>
        <w:t xml:space="preserve">(l) </w:t>
      </w:r>
      <w:r w:rsidRPr="008F296B">
        <w:rPr>
          <w:rFonts w:ascii="Arial" w:hAnsi="Arial" w:cs="Arial"/>
          <w:sz w:val="22"/>
          <w:szCs w:val="22"/>
        </w:rPr>
        <w:tab/>
        <w:t>any publicity, marketing, or promotional content referencing the Project.</w:t>
      </w:r>
    </w:p>
    <w:p w14:paraId="3729E1AD" w14:textId="77777777" w:rsidR="00B510B9" w:rsidRPr="008F296B" w:rsidRDefault="00B510B9" w:rsidP="00B510B9">
      <w:pPr>
        <w:spacing w:line="360" w:lineRule="auto"/>
        <w:ind w:left="709" w:hanging="709"/>
        <w:jc w:val="both"/>
        <w:rPr>
          <w:rFonts w:ascii="Arial" w:hAnsi="Arial" w:cs="Arial"/>
          <w:sz w:val="22"/>
          <w:szCs w:val="22"/>
        </w:rPr>
      </w:pPr>
    </w:p>
    <w:p w14:paraId="4209EA42" w14:textId="68CB5503" w:rsidR="00B510B9" w:rsidRPr="008F296B" w:rsidRDefault="005273E1" w:rsidP="00B510B9">
      <w:pPr>
        <w:spacing w:line="360" w:lineRule="auto"/>
        <w:ind w:left="709" w:hanging="709"/>
        <w:jc w:val="both"/>
        <w:rPr>
          <w:rFonts w:ascii="Arial" w:hAnsi="Arial" w:cs="Arial"/>
          <w:sz w:val="22"/>
          <w:szCs w:val="22"/>
        </w:rPr>
      </w:pPr>
      <w:ins w:id="214" w:author="Elsabe Viljoen" w:date="2025-11-24T09:50:00Z" w16du:dateUtc="2025-11-24T07:50:00Z">
        <w:r>
          <w:rPr>
            <w:rFonts w:ascii="Arial" w:hAnsi="Arial" w:cs="Arial"/>
            <w:sz w:val="22"/>
            <w:szCs w:val="22"/>
          </w:rPr>
          <w:t>3</w:t>
        </w:r>
      </w:ins>
      <w:del w:id="215"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.2.5 </w:t>
      </w:r>
      <w:r w:rsidR="00B510B9" w:rsidRPr="008F296B">
        <w:rPr>
          <w:rFonts w:ascii="Arial" w:hAnsi="Arial" w:cs="Arial"/>
          <w:sz w:val="22"/>
          <w:szCs w:val="22"/>
        </w:rPr>
        <w:tab/>
        <w:t>The Executive Producers shall attend and lead weekly status meetings with the Series Producer, Line Producer and research team to:</w:t>
      </w:r>
    </w:p>
    <w:p w14:paraId="089A9A2B" w14:textId="3954C1FC" w:rsidR="00B510B9" w:rsidRPr="008F296B" w:rsidRDefault="00B510B9" w:rsidP="00F97F7B">
      <w:pPr>
        <w:spacing w:line="360" w:lineRule="auto"/>
        <w:ind w:left="709"/>
        <w:rPr>
          <w:rFonts w:ascii="Arial" w:hAnsi="Arial" w:cs="Arial"/>
          <w:sz w:val="22"/>
          <w:szCs w:val="22"/>
        </w:rPr>
      </w:pPr>
      <w:r w:rsidRPr="008F296B">
        <w:rPr>
          <w:rFonts w:ascii="Arial" w:hAnsi="Arial" w:cs="Arial"/>
          <w:sz w:val="22"/>
          <w:szCs w:val="22"/>
        </w:rPr>
        <w:t xml:space="preserve">(a) </w:t>
      </w:r>
      <w:r w:rsidRPr="008F296B">
        <w:rPr>
          <w:rFonts w:ascii="Arial" w:hAnsi="Arial" w:cs="Arial"/>
          <w:sz w:val="22"/>
          <w:szCs w:val="22"/>
        </w:rPr>
        <w:tab/>
        <w:t>evaluate investigative developments;</w:t>
      </w:r>
      <w:r w:rsidRPr="008F296B">
        <w:rPr>
          <w:rFonts w:ascii="Arial" w:hAnsi="Arial" w:cs="Arial"/>
          <w:sz w:val="22"/>
          <w:szCs w:val="22"/>
        </w:rPr>
        <w:br/>
        <w:t xml:space="preserve">(b) </w:t>
      </w:r>
      <w:r w:rsidRPr="008F296B">
        <w:rPr>
          <w:rFonts w:ascii="Arial" w:hAnsi="Arial" w:cs="Arial"/>
          <w:sz w:val="22"/>
          <w:szCs w:val="22"/>
        </w:rPr>
        <w:tab/>
        <w:t>review progress against creative benchmarks;</w:t>
      </w:r>
      <w:r w:rsidRPr="008F296B">
        <w:rPr>
          <w:rFonts w:ascii="Arial" w:hAnsi="Arial" w:cs="Arial"/>
          <w:sz w:val="22"/>
          <w:szCs w:val="22"/>
        </w:rPr>
        <w:br/>
        <w:t xml:space="preserve">(c) </w:t>
      </w:r>
      <w:r w:rsidRPr="008F296B">
        <w:rPr>
          <w:rFonts w:ascii="Arial" w:hAnsi="Arial" w:cs="Arial"/>
          <w:sz w:val="22"/>
          <w:szCs w:val="22"/>
        </w:rPr>
        <w:tab/>
        <w:t>analyse story beats and emotional arcs;</w:t>
      </w:r>
      <w:r w:rsidRPr="008F296B">
        <w:rPr>
          <w:rFonts w:ascii="Arial" w:hAnsi="Arial" w:cs="Arial"/>
          <w:sz w:val="22"/>
          <w:szCs w:val="22"/>
        </w:rPr>
        <w:br/>
        <w:t xml:space="preserve">(d) </w:t>
      </w:r>
      <w:r w:rsidRPr="008F296B">
        <w:rPr>
          <w:rFonts w:ascii="Arial" w:hAnsi="Arial" w:cs="Arial"/>
          <w:sz w:val="22"/>
          <w:szCs w:val="22"/>
        </w:rPr>
        <w:tab/>
        <w:t>approve or amend creative direction; and</w:t>
      </w:r>
      <w:r w:rsidRPr="008F296B">
        <w:rPr>
          <w:rFonts w:ascii="Arial" w:hAnsi="Arial" w:cs="Arial"/>
          <w:sz w:val="22"/>
          <w:szCs w:val="22"/>
        </w:rPr>
        <w:br/>
        <w:t xml:space="preserve">(e) </w:t>
      </w:r>
      <w:r w:rsidRPr="008F296B">
        <w:rPr>
          <w:rFonts w:ascii="Arial" w:hAnsi="Arial" w:cs="Arial"/>
          <w:sz w:val="22"/>
          <w:szCs w:val="22"/>
        </w:rPr>
        <w:tab/>
        <w:t>ensure compliance with budget and timeline.</w:t>
      </w:r>
    </w:p>
    <w:p w14:paraId="2E191E97" w14:textId="6436249D" w:rsidR="00B510B9" w:rsidRPr="008F296B" w:rsidRDefault="00B510B9" w:rsidP="00B510B9">
      <w:pPr>
        <w:spacing w:line="360" w:lineRule="auto"/>
        <w:ind w:left="709" w:hanging="709"/>
        <w:jc w:val="both"/>
        <w:rPr>
          <w:rFonts w:ascii="Arial" w:hAnsi="Arial" w:cs="Arial"/>
          <w:sz w:val="22"/>
          <w:szCs w:val="22"/>
        </w:rPr>
      </w:pPr>
    </w:p>
    <w:p w14:paraId="14B75ED3" w14:textId="33228E3E" w:rsidR="00B510B9" w:rsidRPr="008F296B" w:rsidRDefault="005273E1" w:rsidP="00B510B9">
      <w:pPr>
        <w:spacing w:line="360" w:lineRule="auto"/>
        <w:ind w:left="709" w:hanging="709"/>
        <w:jc w:val="both"/>
        <w:rPr>
          <w:rFonts w:ascii="Arial" w:hAnsi="Arial" w:cs="Arial"/>
          <w:b/>
          <w:bCs/>
          <w:sz w:val="22"/>
          <w:szCs w:val="22"/>
        </w:rPr>
      </w:pPr>
      <w:ins w:id="216" w:author="Elsabe Viljoen" w:date="2025-11-24T09:50:00Z" w16du:dateUtc="2025-11-24T07:50:00Z">
        <w:r>
          <w:rPr>
            <w:rFonts w:ascii="Arial" w:hAnsi="Arial" w:cs="Arial"/>
            <w:sz w:val="22"/>
            <w:szCs w:val="22"/>
          </w:rPr>
          <w:t>3</w:t>
        </w:r>
      </w:ins>
      <w:del w:id="217"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w:t>
      </w:r>
      <w:del w:id="218" w:author="Elsabe Viljoen" w:date="2025-12-11T12:54:00Z" w16du:dateUtc="2025-12-11T10:54:00Z">
        <w:r w:rsidR="00B510B9" w:rsidRPr="008F296B" w:rsidDel="003538E9">
          <w:rPr>
            <w:rFonts w:ascii="Arial" w:hAnsi="Arial" w:cs="Arial"/>
            <w:sz w:val="22"/>
            <w:szCs w:val="22"/>
          </w:rPr>
          <w:delText xml:space="preserve">3 </w:delText>
        </w:r>
        <w:r w:rsidR="00C1504A" w:rsidRPr="008F296B" w:rsidDel="003538E9">
          <w:rPr>
            <w:rFonts w:ascii="Arial" w:hAnsi="Arial" w:cs="Arial"/>
            <w:sz w:val="22"/>
            <w:szCs w:val="22"/>
          </w:rPr>
          <w:delText xml:space="preserve"> </w:delText>
        </w:r>
        <w:r w:rsidR="00C1504A" w:rsidRPr="008F296B" w:rsidDel="003538E9">
          <w:rPr>
            <w:rFonts w:ascii="Arial" w:hAnsi="Arial" w:cs="Arial"/>
            <w:sz w:val="22"/>
            <w:szCs w:val="22"/>
          </w:rPr>
          <w:tab/>
        </w:r>
      </w:del>
      <w:ins w:id="219" w:author="Elsabe Viljoen" w:date="2025-12-11T12:54:00Z" w16du:dateUtc="2025-12-11T10:54:00Z">
        <w:r w:rsidR="003538E9" w:rsidRPr="008F296B">
          <w:rPr>
            <w:rFonts w:ascii="Arial" w:hAnsi="Arial" w:cs="Arial"/>
            <w:sz w:val="22"/>
            <w:szCs w:val="22"/>
          </w:rPr>
          <w:t xml:space="preserve">3 </w:t>
        </w:r>
        <w:r w:rsidR="003538E9" w:rsidRPr="008F296B">
          <w:rPr>
            <w:rFonts w:ascii="Arial" w:hAnsi="Arial" w:cs="Arial"/>
            <w:sz w:val="22"/>
            <w:szCs w:val="22"/>
          </w:rPr>
          <w:tab/>
        </w:r>
      </w:ins>
      <w:r w:rsidR="00771AF0" w:rsidRPr="00A03902">
        <w:rPr>
          <w:rFonts w:ascii="Arial" w:hAnsi="Arial" w:cs="Arial"/>
          <w:sz w:val="22"/>
          <w:szCs w:val="22"/>
          <w:u w:val="single"/>
          <w:rPrChange w:id="220" w:author="Elsabe Viljoen" w:date="2025-12-11T13:05:00Z" w16du:dateUtc="2025-12-11T11:05:00Z">
            <w:rPr>
              <w:rFonts w:ascii="Arial" w:hAnsi="Arial" w:cs="Arial"/>
              <w:b/>
              <w:bCs/>
              <w:sz w:val="22"/>
              <w:szCs w:val="22"/>
              <w:u w:val="single"/>
            </w:rPr>
          </w:rPrChange>
        </w:rPr>
        <w:t>Executive Producer Responsibilities — Development Phase</w:t>
      </w:r>
    </w:p>
    <w:p w14:paraId="5512DF31" w14:textId="31E885D6" w:rsidR="00C1504A" w:rsidRPr="008F296B" w:rsidRDefault="005273E1" w:rsidP="00B510B9">
      <w:pPr>
        <w:spacing w:line="360" w:lineRule="auto"/>
        <w:ind w:left="709" w:hanging="709"/>
        <w:jc w:val="both"/>
        <w:rPr>
          <w:rFonts w:ascii="Arial" w:hAnsi="Arial" w:cs="Arial"/>
          <w:sz w:val="22"/>
          <w:szCs w:val="22"/>
        </w:rPr>
      </w:pPr>
      <w:ins w:id="221" w:author="Elsabe Viljoen" w:date="2025-11-24T09:50:00Z" w16du:dateUtc="2025-11-24T07:50:00Z">
        <w:r>
          <w:rPr>
            <w:rFonts w:ascii="Arial" w:hAnsi="Arial" w:cs="Arial"/>
            <w:sz w:val="22"/>
            <w:szCs w:val="22"/>
          </w:rPr>
          <w:t>3</w:t>
        </w:r>
      </w:ins>
      <w:del w:id="222" w:author="Elsabe Viljoen" w:date="2025-11-24T09:50:00Z" w16du:dateUtc="2025-11-24T07:50:00Z">
        <w:r w:rsidR="00B510B9" w:rsidRPr="008F296B" w:rsidDel="005273E1">
          <w:rPr>
            <w:rFonts w:ascii="Arial" w:hAnsi="Arial" w:cs="Arial"/>
            <w:sz w:val="22"/>
            <w:szCs w:val="22"/>
          </w:rPr>
          <w:delText>4</w:delText>
        </w:r>
      </w:del>
      <w:r w:rsidR="00B510B9" w:rsidRPr="008F296B">
        <w:rPr>
          <w:rFonts w:ascii="Arial" w:hAnsi="Arial" w:cs="Arial"/>
          <w:sz w:val="22"/>
          <w:szCs w:val="22"/>
        </w:rPr>
        <w:t>.3.1</w:t>
      </w:r>
      <w:r w:rsidR="00C1504A" w:rsidRPr="008F296B">
        <w:rPr>
          <w:rFonts w:ascii="Arial" w:hAnsi="Arial" w:cs="Arial"/>
          <w:sz w:val="22"/>
          <w:szCs w:val="22"/>
        </w:rPr>
        <w:tab/>
      </w:r>
      <w:r w:rsidR="00B510B9" w:rsidRPr="008F296B">
        <w:rPr>
          <w:rFonts w:ascii="Arial" w:hAnsi="Arial" w:cs="Arial"/>
          <w:sz w:val="22"/>
          <w:szCs w:val="22"/>
        </w:rPr>
        <w:t xml:space="preserve">During </w:t>
      </w:r>
      <w:ins w:id="223" w:author="Elsabe Viljoen" w:date="2025-11-24T11:42:00Z" w16du:dateUtc="2025-11-24T09:42:00Z">
        <w:r w:rsidR="000A6038">
          <w:rPr>
            <w:rFonts w:ascii="Arial" w:hAnsi="Arial" w:cs="Arial"/>
            <w:sz w:val="22"/>
            <w:szCs w:val="22"/>
          </w:rPr>
          <w:t xml:space="preserve">the </w:t>
        </w:r>
      </w:ins>
      <w:r w:rsidR="00B510B9" w:rsidRPr="008F296B">
        <w:rPr>
          <w:rFonts w:ascii="Arial" w:hAnsi="Arial" w:cs="Arial"/>
          <w:sz w:val="22"/>
          <w:szCs w:val="22"/>
        </w:rPr>
        <w:t>Development</w:t>
      </w:r>
      <w:ins w:id="224" w:author="Elsabe Viljoen" w:date="2025-11-24T11:42:00Z" w16du:dateUtc="2025-11-24T09:42:00Z">
        <w:r w:rsidR="000A6038">
          <w:rPr>
            <w:rFonts w:ascii="Arial" w:hAnsi="Arial" w:cs="Arial"/>
            <w:sz w:val="22"/>
            <w:szCs w:val="22"/>
          </w:rPr>
          <w:t xml:space="preserve"> Phase</w:t>
        </w:r>
      </w:ins>
      <w:r w:rsidR="00B510B9" w:rsidRPr="008F296B">
        <w:rPr>
          <w:rFonts w:ascii="Arial" w:hAnsi="Arial" w:cs="Arial"/>
          <w:sz w:val="22"/>
          <w:szCs w:val="22"/>
        </w:rPr>
        <w:t>, the Executive Producers shall collectively:</w:t>
      </w:r>
    </w:p>
    <w:p w14:paraId="7C04FAC5" w14:textId="72F2FA7A"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(a) </w:t>
      </w:r>
      <w:r w:rsidR="00C1504A" w:rsidRPr="008F296B">
        <w:rPr>
          <w:rFonts w:ascii="Arial" w:hAnsi="Arial" w:cs="Arial"/>
          <w:sz w:val="22"/>
          <w:szCs w:val="22"/>
        </w:rPr>
        <w:tab/>
      </w:r>
      <w:r w:rsidRPr="008F296B">
        <w:rPr>
          <w:rFonts w:ascii="Arial" w:hAnsi="Arial" w:cs="Arial"/>
          <w:sz w:val="22"/>
          <w:szCs w:val="22"/>
        </w:rPr>
        <w:t xml:space="preserve">oversee all research, investigative and archival </w:t>
      </w:r>
      <w:proofErr w:type="gramStart"/>
      <w:r w:rsidRPr="008F296B">
        <w:rPr>
          <w:rFonts w:ascii="Arial" w:hAnsi="Arial" w:cs="Arial"/>
          <w:sz w:val="22"/>
          <w:szCs w:val="22"/>
        </w:rPr>
        <w:t>processes;</w:t>
      </w:r>
      <w:proofErr w:type="gramEnd"/>
    </w:p>
    <w:p w14:paraId="536271AF" w14:textId="6E80228A"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(b) </w:t>
      </w:r>
      <w:r w:rsidR="00C1504A" w:rsidRPr="008F296B">
        <w:rPr>
          <w:rFonts w:ascii="Arial" w:hAnsi="Arial" w:cs="Arial"/>
          <w:sz w:val="22"/>
          <w:szCs w:val="22"/>
        </w:rPr>
        <w:tab/>
      </w:r>
      <w:r w:rsidRPr="008F296B">
        <w:rPr>
          <w:rFonts w:ascii="Arial" w:hAnsi="Arial" w:cs="Arial"/>
          <w:sz w:val="22"/>
          <w:szCs w:val="22"/>
        </w:rPr>
        <w:t xml:space="preserve">evaluate and approve all story beats, emotional anchors and creative </w:t>
      </w:r>
      <w:proofErr w:type="gramStart"/>
      <w:r w:rsidRPr="008F296B">
        <w:rPr>
          <w:rFonts w:ascii="Arial" w:hAnsi="Arial" w:cs="Arial"/>
          <w:sz w:val="22"/>
          <w:szCs w:val="22"/>
        </w:rPr>
        <w:t>angles;</w:t>
      </w:r>
      <w:proofErr w:type="gramEnd"/>
    </w:p>
    <w:p w14:paraId="0BC94914" w14:textId="44B9EAAA" w:rsidR="00C1504A" w:rsidRPr="008F296B" w:rsidRDefault="00C1504A" w:rsidP="00C1504A">
      <w:pPr>
        <w:spacing w:line="360" w:lineRule="auto"/>
        <w:ind w:left="1418" w:hanging="709"/>
        <w:jc w:val="both"/>
        <w:rPr>
          <w:rFonts w:ascii="Arial" w:hAnsi="Arial" w:cs="Arial"/>
          <w:sz w:val="22"/>
          <w:szCs w:val="22"/>
        </w:rPr>
      </w:pPr>
      <w:r w:rsidRPr="008F296B">
        <w:rPr>
          <w:rFonts w:ascii="Arial" w:hAnsi="Arial" w:cs="Arial"/>
          <w:sz w:val="22"/>
          <w:szCs w:val="22"/>
        </w:rPr>
        <w:t>(</w:t>
      </w:r>
      <w:r w:rsidR="00B510B9" w:rsidRPr="008F296B">
        <w:rPr>
          <w:rFonts w:ascii="Arial" w:hAnsi="Arial" w:cs="Arial"/>
          <w:sz w:val="22"/>
          <w:szCs w:val="22"/>
        </w:rPr>
        <w:t xml:space="preserve">c) </w:t>
      </w:r>
      <w:r w:rsidRPr="008F296B">
        <w:rPr>
          <w:rFonts w:ascii="Arial" w:hAnsi="Arial" w:cs="Arial"/>
          <w:sz w:val="22"/>
          <w:szCs w:val="22"/>
        </w:rPr>
        <w:tab/>
      </w:r>
      <w:r w:rsidR="00B510B9" w:rsidRPr="008F296B">
        <w:rPr>
          <w:rFonts w:ascii="Arial" w:hAnsi="Arial" w:cs="Arial"/>
          <w:sz w:val="22"/>
          <w:szCs w:val="22"/>
        </w:rPr>
        <w:t xml:space="preserve">identify and approve contributors critical to the </w:t>
      </w:r>
      <w:proofErr w:type="gramStart"/>
      <w:r w:rsidR="00B510B9" w:rsidRPr="008F296B">
        <w:rPr>
          <w:rFonts w:ascii="Arial" w:hAnsi="Arial" w:cs="Arial"/>
          <w:sz w:val="22"/>
          <w:szCs w:val="22"/>
        </w:rPr>
        <w:t>narrative;</w:t>
      </w:r>
      <w:proofErr w:type="gramEnd"/>
    </w:p>
    <w:p w14:paraId="6514D144" w14:textId="2B6C5034"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(d) </w:t>
      </w:r>
      <w:r w:rsidR="00C1504A" w:rsidRPr="008F296B">
        <w:rPr>
          <w:rFonts w:ascii="Arial" w:hAnsi="Arial" w:cs="Arial"/>
          <w:sz w:val="22"/>
          <w:szCs w:val="22"/>
        </w:rPr>
        <w:tab/>
      </w:r>
      <w:r w:rsidRPr="008F296B">
        <w:rPr>
          <w:rFonts w:ascii="Arial" w:hAnsi="Arial" w:cs="Arial"/>
          <w:sz w:val="22"/>
          <w:szCs w:val="22"/>
        </w:rPr>
        <w:t xml:space="preserve">ensure that contributor approaches are ethically and legally </w:t>
      </w:r>
      <w:proofErr w:type="gramStart"/>
      <w:r w:rsidRPr="008F296B">
        <w:rPr>
          <w:rFonts w:ascii="Arial" w:hAnsi="Arial" w:cs="Arial"/>
          <w:sz w:val="22"/>
          <w:szCs w:val="22"/>
        </w:rPr>
        <w:t>compliant;</w:t>
      </w:r>
      <w:proofErr w:type="gramEnd"/>
    </w:p>
    <w:p w14:paraId="1E33D449" w14:textId="754DA990"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(e) </w:t>
      </w:r>
      <w:r w:rsidR="00C1504A" w:rsidRPr="008F296B">
        <w:rPr>
          <w:rFonts w:ascii="Arial" w:hAnsi="Arial" w:cs="Arial"/>
          <w:sz w:val="22"/>
          <w:szCs w:val="22"/>
        </w:rPr>
        <w:tab/>
      </w:r>
      <w:r w:rsidRPr="008F296B">
        <w:rPr>
          <w:rFonts w:ascii="Arial" w:hAnsi="Arial" w:cs="Arial"/>
          <w:sz w:val="22"/>
          <w:szCs w:val="22"/>
        </w:rPr>
        <w:t xml:space="preserve">review all archival access requests and associated legal </w:t>
      </w:r>
      <w:proofErr w:type="gramStart"/>
      <w:r w:rsidRPr="008F296B">
        <w:rPr>
          <w:rFonts w:ascii="Arial" w:hAnsi="Arial" w:cs="Arial"/>
          <w:sz w:val="22"/>
          <w:szCs w:val="22"/>
        </w:rPr>
        <w:t>requirements;</w:t>
      </w:r>
      <w:proofErr w:type="gramEnd"/>
    </w:p>
    <w:p w14:paraId="6D50405F" w14:textId="3F6EEEE0"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(f) </w:t>
      </w:r>
      <w:r w:rsidR="00C1504A" w:rsidRPr="008F296B">
        <w:rPr>
          <w:rFonts w:ascii="Arial" w:hAnsi="Arial" w:cs="Arial"/>
          <w:sz w:val="22"/>
          <w:szCs w:val="22"/>
        </w:rPr>
        <w:tab/>
      </w:r>
      <w:r w:rsidRPr="008F296B">
        <w:rPr>
          <w:rFonts w:ascii="Arial" w:hAnsi="Arial" w:cs="Arial"/>
          <w:sz w:val="22"/>
          <w:szCs w:val="22"/>
        </w:rPr>
        <w:t xml:space="preserve">supervise the drafting of outline documents, treatment, narrative map and </w:t>
      </w:r>
      <w:proofErr w:type="gramStart"/>
      <w:r w:rsidRPr="008F296B">
        <w:rPr>
          <w:rFonts w:ascii="Arial" w:hAnsi="Arial" w:cs="Arial"/>
          <w:sz w:val="22"/>
          <w:szCs w:val="22"/>
        </w:rPr>
        <w:t>deliverables;</w:t>
      </w:r>
      <w:proofErr w:type="gramEnd"/>
    </w:p>
    <w:p w14:paraId="6F7B1CA6" w14:textId="1DCEE111"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(g) </w:t>
      </w:r>
      <w:r w:rsidR="00C1504A" w:rsidRPr="008F296B">
        <w:rPr>
          <w:rFonts w:ascii="Arial" w:hAnsi="Arial" w:cs="Arial"/>
          <w:sz w:val="22"/>
          <w:szCs w:val="22"/>
        </w:rPr>
        <w:tab/>
      </w:r>
      <w:r w:rsidRPr="008F296B">
        <w:rPr>
          <w:rFonts w:ascii="Arial" w:hAnsi="Arial" w:cs="Arial"/>
          <w:sz w:val="22"/>
          <w:szCs w:val="22"/>
        </w:rPr>
        <w:t xml:space="preserve">ensure alignment of the Writers' narrative work with the editorial </w:t>
      </w:r>
      <w:proofErr w:type="gramStart"/>
      <w:r w:rsidRPr="008F296B">
        <w:rPr>
          <w:rFonts w:ascii="Arial" w:hAnsi="Arial" w:cs="Arial"/>
          <w:sz w:val="22"/>
          <w:szCs w:val="22"/>
        </w:rPr>
        <w:t>concept;</w:t>
      </w:r>
      <w:proofErr w:type="gramEnd"/>
    </w:p>
    <w:p w14:paraId="50F21A97" w14:textId="249D0CEA"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(h) </w:t>
      </w:r>
      <w:r w:rsidR="00C1504A" w:rsidRPr="008F296B">
        <w:rPr>
          <w:rFonts w:ascii="Arial" w:hAnsi="Arial" w:cs="Arial"/>
          <w:sz w:val="22"/>
          <w:szCs w:val="22"/>
        </w:rPr>
        <w:tab/>
      </w:r>
      <w:r w:rsidRPr="008F296B">
        <w:rPr>
          <w:rFonts w:ascii="Arial" w:hAnsi="Arial" w:cs="Arial"/>
          <w:sz w:val="22"/>
          <w:szCs w:val="22"/>
        </w:rPr>
        <w:t>manage the interface with Netflix regarding editorial and legal queries; and</w:t>
      </w:r>
    </w:p>
    <w:p w14:paraId="59BD8191" w14:textId="38052847" w:rsidR="00B510B9"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w:t>
      </w:r>
      <w:proofErr w:type="spellStart"/>
      <w:r w:rsidRPr="008F296B">
        <w:rPr>
          <w:rFonts w:ascii="Arial" w:hAnsi="Arial" w:cs="Arial"/>
          <w:sz w:val="22"/>
          <w:szCs w:val="22"/>
        </w:rPr>
        <w:t>i</w:t>
      </w:r>
      <w:proofErr w:type="spellEnd"/>
      <w:r w:rsidRPr="008F296B">
        <w:rPr>
          <w:rFonts w:ascii="Arial" w:hAnsi="Arial" w:cs="Arial"/>
          <w:sz w:val="22"/>
          <w:szCs w:val="22"/>
        </w:rPr>
        <w:t xml:space="preserve">) </w:t>
      </w:r>
      <w:r w:rsidR="00C1504A" w:rsidRPr="008F296B">
        <w:rPr>
          <w:rFonts w:ascii="Arial" w:hAnsi="Arial" w:cs="Arial"/>
          <w:sz w:val="22"/>
          <w:szCs w:val="22"/>
        </w:rPr>
        <w:tab/>
      </w:r>
      <w:r w:rsidRPr="008F296B">
        <w:rPr>
          <w:rFonts w:ascii="Arial" w:hAnsi="Arial" w:cs="Arial"/>
          <w:sz w:val="22"/>
          <w:szCs w:val="22"/>
        </w:rPr>
        <w:t>assess risks associated with portrayal of criminal allegations, unverified claims, hearsay content and sensitive material.</w:t>
      </w:r>
    </w:p>
    <w:p w14:paraId="69C229EA" w14:textId="77777777" w:rsidR="00C1504A" w:rsidRPr="008F296B" w:rsidRDefault="00C1504A" w:rsidP="00C1504A">
      <w:pPr>
        <w:spacing w:line="360" w:lineRule="auto"/>
        <w:ind w:left="1418" w:hanging="709"/>
        <w:jc w:val="both"/>
        <w:rPr>
          <w:rFonts w:ascii="Arial" w:hAnsi="Arial" w:cs="Arial"/>
          <w:sz w:val="22"/>
          <w:szCs w:val="22"/>
        </w:rPr>
      </w:pPr>
    </w:p>
    <w:p w14:paraId="6029E91B" w14:textId="4F832B76" w:rsidR="00C1504A" w:rsidRPr="008F296B" w:rsidRDefault="005273E1" w:rsidP="00B510B9">
      <w:pPr>
        <w:spacing w:line="360" w:lineRule="auto"/>
        <w:ind w:left="709" w:hanging="709"/>
        <w:jc w:val="both"/>
        <w:rPr>
          <w:rFonts w:ascii="Arial" w:hAnsi="Arial" w:cs="Arial"/>
          <w:sz w:val="22"/>
          <w:szCs w:val="22"/>
        </w:rPr>
      </w:pPr>
      <w:ins w:id="225" w:author="Elsabe Viljoen" w:date="2025-11-24T09:51:00Z" w16du:dateUtc="2025-11-24T07:51:00Z">
        <w:r>
          <w:rPr>
            <w:rFonts w:ascii="Arial" w:hAnsi="Arial" w:cs="Arial"/>
            <w:sz w:val="22"/>
            <w:szCs w:val="22"/>
          </w:rPr>
          <w:t>3</w:t>
        </w:r>
      </w:ins>
      <w:del w:id="226"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.3.2</w:t>
      </w:r>
      <w:r w:rsidR="00C1504A" w:rsidRPr="008F296B">
        <w:rPr>
          <w:rFonts w:ascii="Arial" w:hAnsi="Arial" w:cs="Arial"/>
          <w:sz w:val="22"/>
          <w:szCs w:val="22"/>
        </w:rPr>
        <w:tab/>
      </w:r>
      <w:r w:rsidR="00B510B9" w:rsidRPr="008F296B">
        <w:rPr>
          <w:rFonts w:ascii="Arial" w:hAnsi="Arial" w:cs="Arial"/>
          <w:sz w:val="22"/>
          <w:szCs w:val="22"/>
        </w:rPr>
        <w:t>The Executive Producers shall determine the approach toward:</w:t>
      </w:r>
    </w:p>
    <w:p w14:paraId="190E979A" w14:textId="6D9D4BB0"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(a) </w:t>
      </w:r>
      <w:r w:rsidR="00C1504A" w:rsidRPr="008F296B">
        <w:rPr>
          <w:rFonts w:ascii="Arial" w:hAnsi="Arial" w:cs="Arial"/>
          <w:sz w:val="22"/>
          <w:szCs w:val="22"/>
        </w:rPr>
        <w:tab/>
      </w:r>
      <w:r w:rsidRPr="008F296B">
        <w:rPr>
          <w:rFonts w:ascii="Arial" w:hAnsi="Arial" w:cs="Arial"/>
          <w:sz w:val="22"/>
          <w:szCs w:val="22"/>
        </w:rPr>
        <w:t xml:space="preserve">the Subject’s psychological </w:t>
      </w:r>
      <w:proofErr w:type="gramStart"/>
      <w:r w:rsidRPr="008F296B">
        <w:rPr>
          <w:rFonts w:ascii="Arial" w:hAnsi="Arial" w:cs="Arial"/>
          <w:sz w:val="22"/>
          <w:szCs w:val="22"/>
        </w:rPr>
        <w:t>profile;</w:t>
      </w:r>
      <w:proofErr w:type="gramEnd"/>
    </w:p>
    <w:p w14:paraId="13E2281C" w14:textId="466D9AF2"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(b) </w:t>
      </w:r>
      <w:r w:rsidR="00C1504A" w:rsidRPr="008F296B">
        <w:rPr>
          <w:rFonts w:ascii="Arial" w:hAnsi="Arial" w:cs="Arial"/>
          <w:sz w:val="22"/>
          <w:szCs w:val="22"/>
        </w:rPr>
        <w:tab/>
      </w:r>
      <w:r w:rsidRPr="008F296B">
        <w:rPr>
          <w:rFonts w:ascii="Arial" w:hAnsi="Arial" w:cs="Arial"/>
          <w:sz w:val="22"/>
          <w:szCs w:val="22"/>
        </w:rPr>
        <w:t xml:space="preserve">the multi-generational trauma </w:t>
      </w:r>
      <w:proofErr w:type="gramStart"/>
      <w:r w:rsidRPr="008F296B">
        <w:rPr>
          <w:rFonts w:ascii="Arial" w:hAnsi="Arial" w:cs="Arial"/>
          <w:sz w:val="22"/>
          <w:szCs w:val="22"/>
        </w:rPr>
        <w:t>narrative;</w:t>
      </w:r>
      <w:proofErr w:type="gramEnd"/>
    </w:p>
    <w:p w14:paraId="59DA975D" w14:textId="75DE0110"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(c) </w:t>
      </w:r>
      <w:r w:rsidR="00C1504A" w:rsidRPr="008F296B">
        <w:rPr>
          <w:rFonts w:ascii="Arial" w:hAnsi="Arial" w:cs="Arial"/>
          <w:sz w:val="22"/>
          <w:szCs w:val="22"/>
        </w:rPr>
        <w:tab/>
      </w:r>
      <w:r w:rsidRPr="008F296B">
        <w:rPr>
          <w:rFonts w:ascii="Arial" w:hAnsi="Arial" w:cs="Arial"/>
          <w:sz w:val="22"/>
          <w:szCs w:val="22"/>
        </w:rPr>
        <w:t xml:space="preserve">the Subject’s shifting </w:t>
      </w:r>
      <w:proofErr w:type="gramStart"/>
      <w:r w:rsidRPr="008F296B">
        <w:rPr>
          <w:rFonts w:ascii="Arial" w:hAnsi="Arial" w:cs="Arial"/>
          <w:sz w:val="22"/>
          <w:szCs w:val="22"/>
        </w:rPr>
        <w:t>identities;</w:t>
      </w:r>
      <w:proofErr w:type="gramEnd"/>
    </w:p>
    <w:p w14:paraId="59AE7327" w14:textId="60DBCA22" w:rsidR="00C1504A"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(d) </w:t>
      </w:r>
      <w:r w:rsidR="00C1504A" w:rsidRPr="008F296B">
        <w:rPr>
          <w:rFonts w:ascii="Arial" w:hAnsi="Arial" w:cs="Arial"/>
          <w:sz w:val="22"/>
          <w:szCs w:val="22"/>
        </w:rPr>
        <w:tab/>
      </w:r>
      <w:r w:rsidRPr="008F296B">
        <w:rPr>
          <w:rFonts w:ascii="Arial" w:hAnsi="Arial" w:cs="Arial"/>
          <w:sz w:val="22"/>
          <w:szCs w:val="22"/>
        </w:rPr>
        <w:t>allegations involving historic family crimes; and</w:t>
      </w:r>
    </w:p>
    <w:p w14:paraId="56208B5D" w14:textId="6AE655FD" w:rsidR="00B510B9" w:rsidRPr="008F296B" w:rsidRDefault="00B510B9" w:rsidP="00C1504A">
      <w:pPr>
        <w:spacing w:line="360" w:lineRule="auto"/>
        <w:ind w:left="1418" w:hanging="709"/>
        <w:jc w:val="both"/>
        <w:rPr>
          <w:rFonts w:ascii="Arial" w:hAnsi="Arial" w:cs="Arial"/>
          <w:sz w:val="22"/>
          <w:szCs w:val="22"/>
        </w:rPr>
      </w:pPr>
      <w:r w:rsidRPr="008F296B">
        <w:rPr>
          <w:rFonts w:ascii="Arial" w:hAnsi="Arial" w:cs="Arial"/>
          <w:sz w:val="22"/>
          <w:szCs w:val="22"/>
        </w:rPr>
        <w:t xml:space="preserve">(e) </w:t>
      </w:r>
      <w:r w:rsidR="00C1504A" w:rsidRPr="008F296B">
        <w:rPr>
          <w:rFonts w:ascii="Arial" w:hAnsi="Arial" w:cs="Arial"/>
          <w:sz w:val="22"/>
          <w:szCs w:val="22"/>
        </w:rPr>
        <w:tab/>
      </w:r>
      <w:r w:rsidRPr="008F296B">
        <w:rPr>
          <w:rFonts w:ascii="Arial" w:hAnsi="Arial" w:cs="Arial"/>
          <w:sz w:val="22"/>
          <w:szCs w:val="22"/>
        </w:rPr>
        <w:t>unresolved or cold-case elements.</w:t>
      </w:r>
    </w:p>
    <w:p w14:paraId="3CCF091C" w14:textId="77777777" w:rsidR="00C1504A" w:rsidRPr="008F296B" w:rsidRDefault="00C1504A" w:rsidP="00C1504A">
      <w:pPr>
        <w:spacing w:line="360" w:lineRule="auto"/>
        <w:ind w:left="1418" w:hanging="709"/>
        <w:jc w:val="both"/>
        <w:rPr>
          <w:rFonts w:ascii="Arial" w:hAnsi="Arial" w:cs="Arial"/>
          <w:sz w:val="22"/>
          <w:szCs w:val="22"/>
        </w:rPr>
      </w:pPr>
    </w:p>
    <w:p w14:paraId="398F5A02" w14:textId="7DB41805" w:rsidR="00B510B9" w:rsidRPr="008F296B" w:rsidRDefault="005273E1" w:rsidP="00B510B9">
      <w:pPr>
        <w:spacing w:line="360" w:lineRule="auto"/>
        <w:ind w:left="709" w:hanging="709"/>
        <w:jc w:val="both"/>
        <w:rPr>
          <w:rFonts w:ascii="Arial" w:hAnsi="Arial" w:cs="Arial"/>
          <w:sz w:val="22"/>
          <w:szCs w:val="22"/>
        </w:rPr>
      </w:pPr>
      <w:ins w:id="227" w:author="Elsabe Viljoen" w:date="2025-11-24T09:51:00Z" w16du:dateUtc="2025-11-24T07:51:00Z">
        <w:r>
          <w:rPr>
            <w:rFonts w:ascii="Arial" w:hAnsi="Arial" w:cs="Arial"/>
            <w:sz w:val="22"/>
            <w:szCs w:val="22"/>
          </w:rPr>
          <w:t>3</w:t>
        </w:r>
      </w:ins>
      <w:del w:id="228"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.3.3 </w:t>
      </w:r>
      <w:r w:rsidR="00C1504A" w:rsidRPr="008F296B">
        <w:rPr>
          <w:rFonts w:ascii="Arial" w:hAnsi="Arial" w:cs="Arial"/>
          <w:sz w:val="22"/>
          <w:szCs w:val="22"/>
        </w:rPr>
        <w:tab/>
      </w:r>
      <w:r w:rsidR="00B510B9" w:rsidRPr="008F296B">
        <w:rPr>
          <w:rFonts w:ascii="Arial" w:hAnsi="Arial" w:cs="Arial"/>
          <w:sz w:val="22"/>
          <w:szCs w:val="22"/>
        </w:rPr>
        <w:t>The Executive Producers shall, through the Series Producer and Line Producer, ensure that development budget modelling complies with Netflix’s expectations and reflects all necessary creative, research and legal tasks.</w:t>
      </w:r>
    </w:p>
    <w:p w14:paraId="4B7CD5CB" w14:textId="6CFDC1DF" w:rsidR="00B510B9" w:rsidRPr="008F296B" w:rsidRDefault="00B510B9" w:rsidP="00B510B9">
      <w:pPr>
        <w:spacing w:line="360" w:lineRule="auto"/>
        <w:ind w:left="709" w:hanging="709"/>
        <w:jc w:val="both"/>
        <w:rPr>
          <w:rFonts w:ascii="Arial" w:hAnsi="Arial" w:cs="Arial"/>
          <w:sz w:val="22"/>
          <w:szCs w:val="22"/>
        </w:rPr>
      </w:pPr>
    </w:p>
    <w:p w14:paraId="0F22A923" w14:textId="04CF97F5" w:rsidR="00B510B9" w:rsidRPr="008F296B" w:rsidRDefault="005273E1" w:rsidP="00B510B9">
      <w:pPr>
        <w:spacing w:line="360" w:lineRule="auto"/>
        <w:ind w:left="709" w:hanging="709"/>
        <w:jc w:val="both"/>
        <w:rPr>
          <w:rFonts w:ascii="Arial" w:hAnsi="Arial" w:cs="Arial"/>
          <w:sz w:val="22"/>
          <w:szCs w:val="22"/>
          <w:u w:val="single"/>
        </w:rPr>
      </w:pPr>
      <w:ins w:id="229" w:author="Elsabe Viljoen" w:date="2025-11-24T09:51:00Z" w16du:dateUtc="2025-11-24T07:51:00Z">
        <w:r>
          <w:rPr>
            <w:rFonts w:ascii="Arial" w:hAnsi="Arial" w:cs="Arial"/>
            <w:sz w:val="22"/>
            <w:szCs w:val="22"/>
          </w:rPr>
          <w:t>3</w:t>
        </w:r>
      </w:ins>
      <w:del w:id="230"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.4 </w:t>
      </w:r>
      <w:r w:rsidR="00C1504A" w:rsidRPr="008F296B">
        <w:rPr>
          <w:rFonts w:ascii="Arial" w:hAnsi="Arial" w:cs="Arial"/>
          <w:sz w:val="22"/>
          <w:szCs w:val="22"/>
        </w:rPr>
        <w:tab/>
      </w:r>
      <w:r w:rsidR="00771AF0" w:rsidRPr="00A03902">
        <w:rPr>
          <w:rFonts w:ascii="Arial" w:hAnsi="Arial" w:cs="Arial"/>
          <w:sz w:val="22"/>
          <w:szCs w:val="22"/>
          <w:u w:val="single"/>
          <w:rPrChange w:id="231" w:author="Elsabe Viljoen" w:date="2025-12-11T13:06:00Z" w16du:dateUtc="2025-12-11T11:06:00Z">
            <w:rPr>
              <w:rFonts w:ascii="Arial" w:hAnsi="Arial" w:cs="Arial"/>
              <w:b/>
              <w:bCs/>
              <w:sz w:val="22"/>
              <w:szCs w:val="22"/>
              <w:u w:val="single"/>
            </w:rPr>
          </w:rPrChange>
        </w:rPr>
        <w:t>Executive Producer Responsibilities — Pre-Production Phase</w:t>
      </w:r>
    </w:p>
    <w:p w14:paraId="403DDD6F" w14:textId="2591D0AC" w:rsidR="00C1504A" w:rsidRPr="008F296B" w:rsidRDefault="005273E1" w:rsidP="00B510B9">
      <w:pPr>
        <w:spacing w:line="360" w:lineRule="auto"/>
        <w:ind w:left="709" w:hanging="709"/>
        <w:jc w:val="both"/>
        <w:rPr>
          <w:rFonts w:ascii="Arial" w:hAnsi="Arial" w:cs="Arial"/>
          <w:sz w:val="22"/>
          <w:szCs w:val="22"/>
        </w:rPr>
      </w:pPr>
      <w:ins w:id="232" w:author="Elsabe Viljoen" w:date="2025-11-24T09:51:00Z" w16du:dateUtc="2025-11-24T07:51:00Z">
        <w:r>
          <w:rPr>
            <w:rFonts w:ascii="Arial" w:hAnsi="Arial" w:cs="Arial"/>
            <w:sz w:val="22"/>
            <w:szCs w:val="22"/>
          </w:rPr>
          <w:t>3</w:t>
        </w:r>
      </w:ins>
      <w:del w:id="233"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.4.1</w:t>
      </w:r>
      <w:r w:rsidR="00C1504A" w:rsidRPr="008F296B">
        <w:rPr>
          <w:rFonts w:ascii="Arial" w:hAnsi="Arial" w:cs="Arial"/>
          <w:sz w:val="22"/>
          <w:szCs w:val="22"/>
        </w:rPr>
        <w:tab/>
      </w:r>
      <w:r w:rsidR="00B510B9" w:rsidRPr="008F296B">
        <w:rPr>
          <w:rFonts w:ascii="Arial" w:hAnsi="Arial" w:cs="Arial"/>
          <w:sz w:val="22"/>
          <w:szCs w:val="22"/>
        </w:rPr>
        <w:t xml:space="preserve">In </w:t>
      </w:r>
      <w:ins w:id="234" w:author="Elsabe Viljoen" w:date="2025-11-24T11:43:00Z" w16du:dateUtc="2025-11-24T09:43:00Z">
        <w:r w:rsidR="000A6038">
          <w:rPr>
            <w:rFonts w:ascii="Arial" w:hAnsi="Arial" w:cs="Arial"/>
            <w:sz w:val="22"/>
            <w:szCs w:val="22"/>
          </w:rPr>
          <w:t xml:space="preserve">the </w:t>
        </w:r>
      </w:ins>
      <w:r w:rsidR="00B510B9" w:rsidRPr="008F296B">
        <w:rPr>
          <w:rFonts w:ascii="Arial" w:hAnsi="Arial" w:cs="Arial"/>
          <w:sz w:val="22"/>
          <w:szCs w:val="22"/>
        </w:rPr>
        <w:t>Pre-Production</w:t>
      </w:r>
      <w:ins w:id="235" w:author="Elsabe Viljoen" w:date="2025-11-24T11:43:00Z" w16du:dateUtc="2025-11-24T09:43:00Z">
        <w:r w:rsidR="000A6038">
          <w:rPr>
            <w:rFonts w:ascii="Arial" w:hAnsi="Arial" w:cs="Arial"/>
            <w:sz w:val="22"/>
            <w:szCs w:val="22"/>
          </w:rPr>
          <w:t xml:space="preserve"> Phase</w:t>
        </w:r>
      </w:ins>
      <w:r w:rsidR="00B510B9" w:rsidRPr="008F296B">
        <w:rPr>
          <w:rFonts w:ascii="Arial" w:hAnsi="Arial" w:cs="Arial"/>
          <w:sz w:val="22"/>
          <w:szCs w:val="22"/>
        </w:rPr>
        <w:t>, the Executive Producers shall:</w:t>
      </w:r>
    </w:p>
    <w:p w14:paraId="252D80E2" w14:textId="5F4BF1C1"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(a) </w:t>
      </w:r>
      <w:r w:rsidR="00C1504A" w:rsidRPr="008F296B">
        <w:rPr>
          <w:rFonts w:ascii="Arial" w:hAnsi="Arial" w:cs="Arial"/>
          <w:sz w:val="22"/>
          <w:szCs w:val="22"/>
        </w:rPr>
        <w:tab/>
      </w:r>
      <w:r w:rsidRPr="008F296B">
        <w:rPr>
          <w:rFonts w:ascii="Arial" w:hAnsi="Arial" w:cs="Arial"/>
          <w:sz w:val="22"/>
          <w:szCs w:val="22"/>
        </w:rPr>
        <w:t xml:space="preserve">approve all scripts, story maps and structural </w:t>
      </w:r>
      <w:proofErr w:type="gramStart"/>
      <w:r w:rsidRPr="008F296B">
        <w:rPr>
          <w:rFonts w:ascii="Arial" w:hAnsi="Arial" w:cs="Arial"/>
          <w:sz w:val="22"/>
          <w:szCs w:val="22"/>
        </w:rPr>
        <w:t>documents;</w:t>
      </w:r>
      <w:proofErr w:type="gramEnd"/>
    </w:p>
    <w:p w14:paraId="3C7C2064" w14:textId="7F86556C"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(b) </w:t>
      </w:r>
      <w:r w:rsidR="00C1504A" w:rsidRPr="008F296B">
        <w:rPr>
          <w:rFonts w:ascii="Arial" w:hAnsi="Arial" w:cs="Arial"/>
          <w:sz w:val="22"/>
          <w:szCs w:val="22"/>
        </w:rPr>
        <w:tab/>
      </w:r>
      <w:r w:rsidRPr="008F296B">
        <w:rPr>
          <w:rFonts w:ascii="Arial" w:hAnsi="Arial" w:cs="Arial"/>
          <w:sz w:val="22"/>
          <w:szCs w:val="22"/>
        </w:rPr>
        <w:t xml:space="preserve">engage directly with the Director to establish creative </w:t>
      </w:r>
      <w:proofErr w:type="gramStart"/>
      <w:r w:rsidRPr="008F296B">
        <w:rPr>
          <w:rFonts w:ascii="Arial" w:hAnsi="Arial" w:cs="Arial"/>
          <w:sz w:val="22"/>
          <w:szCs w:val="22"/>
        </w:rPr>
        <w:t>execution;</w:t>
      </w:r>
      <w:proofErr w:type="gramEnd"/>
    </w:p>
    <w:p w14:paraId="0F308229" w14:textId="5F88080B"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(c) </w:t>
      </w:r>
      <w:r w:rsidR="00C1504A" w:rsidRPr="008F296B">
        <w:rPr>
          <w:rFonts w:ascii="Arial" w:hAnsi="Arial" w:cs="Arial"/>
          <w:sz w:val="22"/>
          <w:szCs w:val="22"/>
        </w:rPr>
        <w:tab/>
      </w:r>
      <w:r w:rsidRPr="008F296B">
        <w:rPr>
          <w:rFonts w:ascii="Arial" w:hAnsi="Arial" w:cs="Arial"/>
          <w:sz w:val="22"/>
          <w:szCs w:val="22"/>
        </w:rPr>
        <w:t xml:space="preserve">approve all key creative treatments including graphics, music, editorial rhythms and </w:t>
      </w:r>
      <w:proofErr w:type="gramStart"/>
      <w:r w:rsidRPr="008F296B">
        <w:rPr>
          <w:rFonts w:ascii="Arial" w:hAnsi="Arial" w:cs="Arial"/>
          <w:sz w:val="22"/>
          <w:szCs w:val="22"/>
        </w:rPr>
        <w:t>tone;</w:t>
      </w:r>
      <w:proofErr w:type="gramEnd"/>
    </w:p>
    <w:p w14:paraId="16EBDE2C" w14:textId="00A978EC"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(d) </w:t>
      </w:r>
      <w:r w:rsidR="00C1504A" w:rsidRPr="008F296B">
        <w:rPr>
          <w:rFonts w:ascii="Arial" w:hAnsi="Arial" w:cs="Arial"/>
          <w:sz w:val="22"/>
          <w:szCs w:val="22"/>
        </w:rPr>
        <w:tab/>
      </w:r>
      <w:r w:rsidRPr="008F296B">
        <w:rPr>
          <w:rFonts w:ascii="Arial" w:hAnsi="Arial" w:cs="Arial"/>
          <w:sz w:val="22"/>
          <w:szCs w:val="22"/>
        </w:rPr>
        <w:t xml:space="preserve">oversee final budget alignment and schedule </w:t>
      </w:r>
      <w:proofErr w:type="gramStart"/>
      <w:r w:rsidRPr="008F296B">
        <w:rPr>
          <w:rFonts w:ascii="Arial" w:hAnsi="Arial" w:cs="Arial"/>
          <w:sz w:val="22"/>
          <w:szCs w:val="22"/>
        </w:rPr>
        <w:t>confirmation;</w:t>
      </w:r>
      <w:proofErr w:type="gramEnd"/>
    </w:p>
    <w:p w14:paraId="6294946D" w14:textId="0090B0EF"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(e) </w:t>
      </w:r>
      <w:r w:rsidR="00C1504A" w:rsidRPr="008F296B">
        <w:rPr>
          <w:rFonts w:ascii="Arial" w:hAnsi="Arial" w:cs="Arial"/>
          <w:sz w:val="22"/>
          <w:szCs w:val="22"/>
        </w:rPr>
        <w:tab/>
      </w:r>
      <w:r w:rsidRPr="008F296B">
        <w:rPr>
          <w:rFonts w:ascii="Arial" w:hAnsi="Arial" w:cs="Arial"/>
          <w:sz w:val="22"/>
          <w:szCs w:val="22"/>
        </w:rPr>
        <w:t xml:space="preserve">participate in hiring key </w:t>
      </w:r>
      <w:proofErr w:type="gramStart"/>
      <w:r w:rsidRPr="008F296B">
        <w:rPr>
          <w:rFonts w:ascii="Arial" w:hAnsi="Arial" w:cs="Arial"/>
          <w:sz w:val="22"/>
          <w:szCs w:val="22"/>
        </w:rPr>
        <w:t>personnel;</w:t>
      </w:r>
      <w:proofErr w:type="gramEnd"/>
    </w:p>
    <w:p w14:paraId="44960D40" w14:textId="49E060F8"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(f) </w:t>
      </w:r>
      <w:r w:rsidR="00C1504A" w:rsidRPr="008F296B">
        <w:rPr>
          <w:rFonts w:ascii="Arial" w:hAnsi="Arial" w:cs="Arial"/>
          <w:sz w:val="22"/>
          <w:szCs w:val="22"/>
        </w:rPr>
        <w:tab/>
      </w:r>
      <w:r w:rsidRPr="008F296B">
        <w:rPr>
          <w:rFonts w:ascii="Arial" w:hAnsi="Arial" w:cs="Arial"/>
          <w:sz w:val="22"/>
          <w:szCs w:val="22"/>
        </w:rPr>
        <w:t xml:space="preserve">approve all contributor releases, archive licences and legal </w:t>
      </w:r>
      <w:proofErr w:type="gramStart"/>
      <w:r w:rsidRPr="008F296B">
        <w:rPr>
          <w:rFonts w:ascii="Arial" w:hAnsi="Arial" w:cs="Arial"/>
          <w:sz w:val="22"/>
          <w:szCs w:val="22"/>
        </w:rPr>
        <w:t>documentation;</w:t>
      </w:r>
      <w:proofErr w:type="gramEnd"/>
    </w:p>
    <w:p w14:paraId="2BF48981" w14:textId="3FF4EC83" w:rsidR="00C1504A"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(g) </w:t>
      </w:r>
      <w:r w:rsidR="00C1504A" w:rsidRPr="008F296B">
        <w:rPr>
          <w:rFonts w:ascii="Arial" w:hAnsi="Arial" w:cs="Arial"/>
          <w:sz w:val="22"/>
          <w:szCs w:val="22"/>
        </w:rPr>
        <w:tab/>
      </w:r>
      <w:r w:rsidRPr="008F296B">
        <w:rPr>
          <w:rFonts w:ascii="Arial" w:hAnsi="Arial" w:cs="Arial"/>
          <w:sz w:val="22"/>
          <w:szCs w:val="22"/>
        </w:rPr>
        <w:t>ensure the SPV is correctly formed, resourced and legally compliant; and</w:t>
      </w:r>
    </w:p>
    <w:p w14:paraId="3FBF55C4" w14:textId="322223B9" w:rsidR="00B510B9" w:rsidRPr="008F296B" w:rsidRDefault="00B510B9" w:rsidP="00C1504A">
      <w:pPr>
        <w:spacing w:line="360" w:lineRule="auto"/>
        <w:ind w:left="1418" w:hanging="709"/>
        <w:rPr>
          <w:rFonts w:ascii="Arial" w:hAnsi="Arial" w:cs="Arial"/>
          <w:sz w:val="22"/>
          <w:szCs w:val="22"/>
        </w:rPr>
      </w:pPr>
      <w:r w:rsidRPr="008F296B">
        <w:rPr>
          <w:rFonts w:ascii="Arial" w:hAnsi="Arial" w:cs="Arial"/>
          <w:sz w:val="22"/>
          <w:szCs w:val="22"/>
        </w:rPr>
        <w:t xml:space="preserve">(h) </w:t>
      </w:r>
      <w:r w:rsidR="00C1504A" w:rsidRPr="008F296B">
        <w:rPr>
          <w:rFonts w:ascii="Arial" w:hAnsi="Arial" w:cs="Arial"/>
          <w:sz w:val="22"/>
          <w:szCs w:val="22"/>
        </w:rPr>
        <w:tab/>
      </w:r>
      <w:r w:rsidRPr="008F296B">
        <w:rPr>
          <w:rFonts w:ascii="Arial" w:hAnsi="Arial" w:cs="Arial"/>
          <w:sz w:val="22"/>
          <w:szCs w:val="22"/>
        </w:rPr>
        <w:t>approve the workflow structure for production and post.</w:t>
      </w:r>
    </w:p>
    <w:p w14:paraId="2A4A26EE" w14:textId="62C14AA5" w:rsidR="00B510B9" w:rsidRPr="008F296B" w:rsidRDefault="00B510B9" w:rsidP="00B510B9">
      <w:pPr>
        <w:spacing w:line="360" w:lineRule="auto"/>
        <w:ind w:left="709" w:hanging="709"/>
        <w:jc w:val="both"/>
        <w:rPr>
          <w:rFonts w:ascii="Arial" w:hAnsi="Arial" w:cs="Arial"/>
          <w:sz w:val="22"/>
          <w:szCs w:val="22"/>
        </w:rPr>
      </w:pPr>
    </w:p>
    <w:p w14:paraId="79C4536C" w14:textId="2FB2CC64" w:rsidR="00B510B9" w:rsidRPr="008F296B" w:rsidRDefault="005273E1" w:rsidP="00B510B9">
      <w:pPr>
        <w:spacing w:line="360" w:lineRule="auto"/>
        <w:ind w:left="709" w:hanging="709"/>
        <w:jc w:val="both"/>
        <w:rPr>
          <w:rFonts w:ascii="Arial" w:hAnsi="Arial" w:cs="Arial"/>
          <w:b/>
          <w:bCs/>
          <w:sz w:val="22"/>
          <w:szCs w:val="22"/>
        </w:rPr>
      </w:pPr>
      <w:ins w:id="236" w:author="Elsabe Viljoen" w:date="2025-11-24T09:51:00Z" w16du:dateUtc="2025-11-24T07:51:00Z">
        <w:r>
          <w:rPr>
            <w:rFonts w:ascii="Arial" w:hAnsi="Arial" w:cs="Arial"/>
            <w:sz w:val="22"/>
            <w:szCs w:val="22"/>
          </w:rPr>
          <w:t>3</w:t>
        </w:r>
      </w:ins>
      <w:del w:id="237" w:author="Elsabe Viljoen" w:date="2025-11-24T09:51:00Z" w16du:dateUtc="2025-11-24T07:51:00Z">
        <w:r w:rsidR="00771AF0" w:rsidRPr="008F296B" w:rsidDel="005273E1">
          <w:rPr>
            <w:rFonts w:ascii="Arial" w:hAnsi="Arial" w:cs="Arial"/>
            <w:sz w:val="22"/>
            <w:szCs w:val="22"/>
          </w:rPr>
          <w:delText>4</w:delText>
        </w:r>
      </w:del>
      <w:r w:rsidR="00771AF0" w:rsidRPr="008F296B">
        <w:rPr>
          <w:rFonts w:ascii="Arial" w:hAnsi="Arial" w:cs="Arial"/>
          <w:sz w:val="22"/>
          <w:szCs w:val="22"/>
        </w:rPr>
        <w:t xml:space="preserve">.5 </w:t>
      </w:r>
      <w:r w:rsidR="00771AF0" w:rsidRPr="008F296B">
        <w:rPr>
          <w:rFonts w:ascii="Arial" w:hAnsi="Arial" w:cs="Arial"/>
          <w:sz w:val="22"/>
          <w:szCs w:val="22"/>
        </w:rPr>
        <w:tab/>
      </w:r>
      <w:r w:rsidR="00771AF0" w:rsidRPr="00A03902">
        <w:rPr>
          <w:rFonts w:ascii="Arial" w:hAnsi="Arial" w:cs="Arial"/>
          <w:sz w:val="22"/>
          <w:szCs w:val="22"/>
          <w:u w:val="single"/>
          <w:rPrChange w:id="238" w:author="Elsabe Viljoen" w:date="2025-12-11T13:06:00Z" w16du:dateUtc="2025-12-11T11:06:00Z">
            <w:rPr>
              <w:rFonts w:ascii="Arial" w:hAnsi="Arial" w:cs="Arial"/>
              <w:b/>
              <w:bCs/>
              <w:sz w:val="22"/>
              <w:szCs w:val="22"/>
              <w:u w:val="single"/>
            </w:rPr>
          </w:rPrChange>
        </w:rPr>
        <w:t>Executive Producer Responsibilities — Production Phase</w:t>
      </w:r>
    </w:p>
    <w:p w14:paraId="600877D3" w14:textId="31437BF2" w:rsidR="00C1504A" w:rsidRPr="008F296B" w:rsidRDefault="005273E1" w:rsidP="00B510B9">
      <w:pPr>
        <w:spacing w:line="360" w:lineRule="auto"/>
        <w:ind w:left="709" w:hanging="709"/>
        <w:jc w:val="both"/>
        <w:rPr>
          <w:rFonts w:ascii="Arial" w:hAnsi="Arial" w:cs="Arial"/>
          <w:sz w:val="22"/>
          <w:szCs w:val="22"/>
        </w:rPr>
      </w:pPr>
      <w:ins w:id="239" w:author="Elsabe Viljoen" w:date="2025-11-24T09:51:00Z" w16du:dateUtc="2025-11-24T07:51:00Z">
        <w:r>
          <w:rPr>
            <w:rFonts w:ascii="Arial" w:hAnsi="Arial" w:cs="Arial"/>
            <w:sz w:val="22"/>
            <w:szCs w:val="22"/>
          </w:rPr>
          <w:t>3</w:t>
        </w:r>
      </w:ins>
      <w:del w:id="240"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.5.1 </w:t>
      </w:r>
      <w:r w:rsidR="00C1504A" w:rsidRPr="008F296B">
        <w:rPr>
          <w:rFonts w:ascii="Arial" w:hAnsi="Arial" w:cs="Arial"/>
          <w:sz w:val="22"/>
          <w:szCs w:val="22"/>
        </w:rPr>
        <w:tab/>
      </w:r>
      <w:r w:rsidR="00B510B9" w:rsidRPr="008F296B">
        <w:rPr>
          <w:rFonts w:ascii="Arial" w:hAnsi="Arial" w:cs="Arial"/>
          <w:sz w:val="22"/>
          <w:szCs w:val="22"/>
        </w:rPr>
        <w:t>During Production</w:t>
      </w:r>
      <w:ins w:id="241" w:author="Elsabe Viljoen" w:date="2025-11-24T11:43:00Z" w16du:dateUtc="2025-11-24T09:43:00Z">
        <w:r w:rsidR="000A6038">
          <w:rPr>
            <w:rFonts w:ascii="Arial" w:hAnsi="Arial" w:cs="Arial"/>
            <w:sz w:val="22"/>
            <w:szCs w:val="22"/>
          </w:rPr>
          <w:t xml:space="preserve"> Phase</w:t>
        </w:r>
      </w:ins>
      <w:r w:rsidR="00B510B9" w:rsidRPr="008F296B">
        <w:rPr>
          <w:rFonts w:ascii="Arial" w:hAnsi="Arial" w:cs="Arial"/>
          <w:sz w:val="22"/>
          <w:szCs w:val="22"/>
        </w:rPr>
        <w:t>, the Executive Producers shall:</w:t>
      </w:r>
    </w:p>
    <w:p w14:paraId="61D8EE6A" w14:textId="47AA99C2" w:rsidR="00F97F7B" w:rsidRPr="008F296B" w:rsidRDefault="00B510B9" w:rsidP="00F97F7B">
      <w:pPr>
        <w:spacing w:line="360" w:lineRule="auto"/>
        <w:ind w:left="1418" w:hanging="709"/>
        <w:rPr>
          <w:rFonts w:ascii="Arial" w:hAnsi="Arial" w:cs="Arial"/>
          <w:sz w:val="22"/>
          <w:szCs w:val="22"/>
        </w:rPr>
      </w:pPr>
      <w:r w:rsidRPr="008F296B">
        <w:rPr>
          <w:rFonts w:ascii="Arial" w:hAnsi="Arial" w:cs="Arial"/>
          <w:sz w:val="22"/>
          <w:szCs w:val="22"/>
        </w:rPr>
        <w:t xml:space="preserve">(a) </w:t>
      </w:r>
      <w:r w:rsidR="00F97F7B" w:rsidRPr="008F296B">
        <w:rPr>
          <w:rFonts w:ascii="Arial" w:hAnsi="Arial" w:cs="Arial"/>
          <w:sz w:val="22"/>
          <w:szCs w:val="22"/>
        </w:rPr>
        <w:tab/>
      </w:r>
      <w:r w:rsidRPr="008F296B">
        <w:rPr>
          <w:rFonts w:ascii="Arial" w:hAnsi="Arial" w:cs="Arial"/>
          <w:sz w:val="22"/>
          <w:szCs w:val="22"/>
        </w:rPr>
        <w:t xml:space="preserve">work continuously with the Director to adjust story treatment as filming reveals new </w:t>
      </w:r>
      <w:proofErr w:type="gramStart"/>
      <w:r w:rsidRPr="008F296B">
        <w:rPr>
          <w:rFonts w:ascii="Arial" w:hAnsi="Arial" w:cs="Arial"/>
          <w:sz w:val="22"/>
          <w:szCs w:val="22"/>
        </w:rPr>
        <w:t>insights;</w:t>
      </w:r>
      <w:proofErr w:type="gramEnd"/>
    </w:p>
    <w:p w14:paraId="0E7F817E" w14:textId="76D98D60" w:rsidR="00F97F7B" w:rsidRPr="008F296B" w:rsidRDefault="00B510B9" w:rsidP="00F97F7B">
      <w:pPr>
        <w:spacing w:line="360" w:lineRule="auto"/>
        <w:ind w:left="1418" w:hanging="709"/>
        <w:rPr>
          <w:rFonts w:ascii="Arial" w:hAnsi="Arial" w:cs="Arial"/>
          <w:sz w:val="22"/>
          <w:szCs w:val="22"/>
        </w:rPr>
      </w:pPr>
      <w:r w:rsidRPr="008F296B">
        <w:rPr>
          <w:rFonts w:ascii="Arial" w:hAnsi="Arial" w:cs="Arial"/>
          <w:sz w:val="22"/>
          <w:szCs w:val="22"/>
        </w:rPr>
        <w:t xml:space="preserve">(b) </w:t>
      </w:r>
      <w:r w:rsidR="00F97F7B" w:rsidRPr="008F296B">
        <w:rPr>
          <w:rFonts w:ascii="Arial" w:hAnsi="Arial" w:cs="Arial"/>
          <w:sz w:val="22"/>
          <w:szCs w:val="22"/>
        </w:rPr>
        <w:tab/>
      </w:r>
      <w:r w:rsidRPr="008F296B">
        <w:rPr>
          <w:rFonts w:ascii="Arial" w:hAnsi="Arial" w:cs="Arial"/>
          <w:sz w:val="22"/>
          <w:szCs w:val="22"/>
        </w:rPr>
        <w:t xml:space="preserve">evaluate daily filming </w:t>
      </w:r>
      <w:proofErr w:type="gramStart"/>
      <w:r w:rsidRPr="008F296B">
        <w:rPr>
          <w:rFonts w:ascii="Arial" w:hAnsi="Arial" w:cs="Arial"/>
          <w:sz w:val="22"/>
          <w:szCs w:val="22"/>
        </w:rPr>
        <w:t>outcomes;</w:t>
      </w:r>
      <w:proofErr w:type="gramEnd"/>
    </w:p>
    <w:p w14:paraId="5345DAAD" w14:textId="13119D47" w:rsidR="00F97F7B" w:rsidRPr="008F296B" w:rsidRDefault="00B510B9" w:rsidP="00F97F7B">
      <w:pPr>
        <w:spacing w:line="360" w:lineRule="auto"/>
        <w:ind w:left="1418" w:hanging="709"/>
        <w:rPr>
          <w:rFonts w:ascii="Arial" w:hAnsi="Arial" w:cs="Arial"/>
          <w:sz w:val="22"/>
          <w:szCs w:val="22"/>
        </w:rPr>
      </w:pPr>
      <w:r w:rsidRPr="008F296B">
        <w:rPr>
          <w:rFonts w:ascii="Arial" w:hAnsi="Arial" w:cs="Arial"/>
          <w:sz w:val="22"/>
          <w:szCs w:val="22"/>
        </w:rPr>
        <w:t xml:space="preserve">(c) </w:t>
      </w:r>
      <w:r w:rsidR="00F97F7B" w:rsidRPr="008F296B">
        <w:rPr>
          <w:rFonts w:ascii="Arial" w:hAnsi="Arial" w:cs="Arial"/>
          <w:sz w:val="22"/>
          <w:szCs w:val="22"/>
        </w:rPr>
        <w:tab/>
      </w:r>
      <w:r w:rsidRPr="008F296B">
        <w:rPr>
          <w:rFonts w:ascii="Arial" w:hAnsi="Arial" w:cs="Arial"/>
          <w:sz w:val="22"/>
          <w:szCs w:val="22"/>
        </w:rPr>
        <w:t xml:space="preserve">approve narrative pivots necessitated by production </w:t>
      </w:r>
      <w:proofErr w:type="gramStart"/>
      <w:r w:rsidRPr="008F296B">
        <w:rPr>
          <w:rFonts w:ascii="Arial" w:hAnsi="Arial" w:cs="Arial"/>
          <w:sz w:val="22"/>
          <w:szCs w:val="22"/>
        </w:rPr>
        <w:t>realities;</w:t>
      </w:r>
      <w:proofErr w:type="gramEnd"/>
    </w:p>
    <w:p w14:paraId="566DA6F3" w14:textId="5771CB93" w:rsidR="00F97F7B" w:rsidRPr="008F296B" w:rsidRDefault="00B510B9" w:rsidP="00F97F7B">
      <w:pPr>
        <w:spacing w:line="360" w:lineRule="auto"/>
        <w:ind w:left="1418" w:hanging="709"/>
        <w:rPr>
          <w:rFonts w:ascii="Arial" w:hAnsi="Arial" w:cs="Arial"/>
          <w:sz w:val="22"/>
          <w:szCs w:val="22"/>
        </w:rPr>
      </w:pPr>
      <w:r w:rsidRPr="008F296B">
        <w:rPr>
          <w:rFonts w:ascii="Arial" w:hAnsi="Arial" w:cs="Arial"/>
          <w:sz w:val="22"/>
          <w:szCs w:val="22"/>
        </w:rPr>
        <w:t xml:space="preserve">(d) </w:t>
      </w:r>
      <w:r w:rsidR="00F97F7B" w:rsidRPr="008F296B">
        <w:rPr>
          <w:rFonts w:ascii="Arial" w:hAnsi="Arial" w:cs="Arial"/>
          <w:sz w:val="22"/>
          <w:szCs w:val="22"/>
        </w:rPr>
        <w:tab/>
      </w:r>
      <w:r w:rsidRPr="008F296B">
        <w:rPr>
          <w:rFonts w:ascii="Arial" w:hAnsi="Arial" w:cs="Arial"/>
          <w:sz w:val="22"/>
          <w:szCs w:val="22"/>
        </w:rPr>
        <w:t xml:space="preserve">ensure ongoing compliance with legal and safety </w:t>
      </w:r>
      <w:proofErr w:type="gramStart"/>
      <w:r w:rsidRPr="008F296B">
        <w:rPr>
          <w:rFonts w:ascii="Arial" w:hAnsi="Arial" w:cs="Arial"/>
          <w:sz w:val="22"/>
          <w:szCs w:val="22"/>
        </w:rPr>
        <w:t>obligations;</w:t>
      </w:r>
      <w:proofErr w:type="gramEnd"/>
    </w:p>
    <w:p w14:paraId="29E52965" w14:textId="77777777" w:rsidR="00F97F7B" w:rsidRPr="008F296B" w:rsidRDefault="00B510B9" w:rsidP="00F97F7B">
      <w:pPr>
        <w:spacing w:line="360" w:lineRule="auto"/>
        <w:ind w:left="709"/>
        <w:rPr>
          <w:rFonts w:ascii="Arial" w:hAnsi="Arial" w:cs="Arial"/>
          <w:sz w:val="22"/>
          <w:szCs w:val="22"/>
        </w:rPr>
      </w:pPr>
      <w:r w:rsidRPr="008F296B">
        <w:rPr>
          <w:rFonts w:ascii="Arial" w:hAnsi="Arial" w:cs="Arial"/>
          <w:sz w:val="22"/>
          <w:szCs w:val="22"/>
        </w:rPr>
        <w:t xml:space="preserve">(e) </w:t>
      </w:r>
      <w:r w:rsidR="00F97F7B" w:rsidRPr="008F296B">
        <w:rPr>
          <w:rFonts w:ascii="Arial" w:hAnsi="Arial" w:cs="Arial"/>
          <w:sz w:val="22"/>
          <w:szCs w:val="22"/>
        </w:rPr>
        <w:tab/>
      </w:r>
      <w:r w:rsidRPr="008F296B">
        <w:rPr>
          <w:rFonts w:ascii="Arial" w:hAnsi="Arial" w:cs="Arial"/>
          <w:sz w:val="22"/>
          <w:szCs w:val="22"/>
        </w:rPr>
        <w:t xml:space="preserve">approve creative decisions regarding interviews, locations and sensitive </w:t>
      </w:r>
    </w:p>
    <w:p w14:paraId="7BC143B4" w14:textId="47A0D6B1" w:rsidR="00B510B9" w:rsidRPr="008F296B" w:rsidRDefault="00B510B9" w:rsidP="00F97F7B">
      <w:pPr>
        <w:spacing w:line="360" w:lineRule="auto"/>
        <w:ind w:left="720" w:firstLine="720"/>
        <w:rPr>
          <w:rFonts w:ascii="Arial" w:hAnsi="Arial" w:cs="Arial"/>
          <w:sz w:val="22"/>
          <w:szCs w:val="22"/>
        </w:rPr>
      </w:pPr>
      <w:proofErr w:type="gramStart"/>
      <w:r w:rsidRPr="008F296B">
        <w:rPr>
          <w:rFonts w:ascii="Arial" w:hAnsi="Arial" w:cs="Arial"/>
          <w:sz w:val="22"/>
          <w:szCs w:val="22"/>
        </w:rPr>
        <w:t>material;</w:t>
      </w:r>
      <w:proofErr w:type="gramEnd"/>
      <w:r w:rsidRPr="008F296B">
        <w:rPr>
          <w:rFonts w:ascii="Arial" w:hAnsi="Arial" w:cs="Arial"/>
          <w:sz w:val="22"/>
          <w:szCs w:val="22"/>
        </w:rPr>
        <w:br/>
        <w:t xml:space="preserve">(f) </w:t>
      </w:r>
      <w:r w:rsidR="00F97F7B" w:rsidRPr="008F296B">
        <w:rPr>
          <w:rFonts w:ascii="Arial" w:hAnsi="Arial" w:cs="Arial"/>
          <w:sz w:val="22"/>
          <w:szCs w:val="22"/>
        </w:rPr>
        <w:tab/>
      </w:r>
      <w:r w:rsidRPr="008F296B">
        <w:rPr>
          <w:rFonts w:ascii="Arial" w:hAnsi="Arial" w:cs="Arial"/>
          <w:sz w:val="22"/>
          <w:szCs w:val="22"/>
        </w:rPr>
        <w:t>maintain oversight of the production budget and resource allocation;</w:t>
      </w:r>
      <w:r w:rsidRPr="008F296B">
        <w:rPr>
          <w:rFonts w:ascii="Arial" w:hAnsi="Arial" w:cs="Arial"/>
          <w:sz w:val="22"/>
          <w:szCs w:val="22"/>
        </w:rPr>
        <w:br/>
        <w:t xml:space="preserve">(g) </w:t>
      </w:r>
      <w:r w:rsidR="00F97F7B" w:rsidRPr="008F296B">
        <w:rPr>
          <w:rFonts w:ascii="Arial" w:hAnsi="Arial" w:cs="Arial"/>
          <w:sz w:val="22"/>
          <w:szCs w:val="22"/>
        </w:rPr>
        <w:tab/>
      </w:r>
      <w:r w:rsidRPr="008F296B">
        <w:rPr>
          <w:rFonts w:ascii="Arial" w:hAnsi="Arial" w:cs="Arial"/>
          <w:sz w:val="22"/>
          <w:szCs w:val="22"/>
        </w:rPr>
        <w:t>ensure safe handling and encryption of footage and evidence; and</w:t>
      </w:r>
      <w:r w:rsidRPr="008F296B">
        <w:rPr>
          <w:rFonts w:ascii="Arial" w:hAnsi="Arial" w:cs="Arial"/>
          <w:sz w:val="22"/>
          <w:szCs w:val="22"/>
        </w:rPr>
        <w:br/>
        <w:t xml:space="preserve">(h) </w:t>
      </w:r>
      <w:r w:rsidR="00F97F7B" w:rsidRPr="008F296B">
        <w:rPr>
          <w:rFonts w:ascii="Arial" w:hAnsi="Arial" w:cs="Arial"/>
          <w:sz w:val="22"/>
          <w:szCs w:val="22"/>
        </w:rPr>
        <w:tab/>
      </w:r>
      <w:r w:rsidRPr="008F296B">
        <w:rPr>
          <w:rFonts w:ascii="Arial" w:hAnsi="Arial" w:cs="Arial"/>
          <w:sz w:val="22"/>
          <w:szCs w:val="22"/>
        </w:rPr>
        <w:t>sign off on all major creative decisions arising from daily developments.</w:t>
      </w:r>
    </w:p>
    <w:p w14:paraId="404F38C4" w14:textId="005917DA" w:rsidR="00B510B9" w:rsidRPr="008F296B" w:rsidRDefault="00B510B9" w:rsidP="00B510B9">
      <w:pPr>
        <w:spacing w:line="360" w:lineRule="auto"/>
        <w:ind w:left="709" w:hanging="709"/>
        <w:jc w:val="both"/>
        <w:rPr>
          <w:rFonts w:ascii="Arial" w:hAnsi="Arial" w:cs="Arial"/>
          <w:sz w:val="22"/>
          <w:szCs w:val="22"/>
        </w:rPr>
      </w:pPr>
    </w:p>
    <w:p w14:paraId="3A419218" w14:textId="5C816892" w:rsidR="00B510B9" w:rsidRPr="00A03902" w:rsidRDefault="005273E1" w:rsidP="00B510B9">
      <w:pPr>
        <w:spacing w:line="360" w:lineRule="auto"/>
        <w:ind w:left="709" w:hanging="709"/>
        <w:jc w:val="both"/>
        <w:rPr>
          <w:rFonts w:ascii="Arial" w:hAnsi="Arial" w:cs="Arial"/>
          <w:sz w:val="22"/>
          <w:szCs w:val="22"/>
        </w:rPr>
      </w:pPr>
      <w:ins w:id="242" w:author="Elsabe Viljoen" w:date="2025-11-24T09:51:00Z" w16du:dateUtc="2025-11-24T07:51:00Z">
        <w:r>
          <w:rPr>
            <w:rFonts w:ascii="Arial" w:hAnsi="Arial" w:cs="Arial"/>
            <w:sz w:val="22"/>
            <w:szCs w:val="22"/>
          </w:rPr>
          <w:t>3</w:t>
        </w:r>
      </w:ins>
      <w:del w:id="243"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 xml:space="preserve">.6 </w:t>
      </w:r>
      <w:r w:rsidR="00F97F7B" w:rsidRPr="008F296B">
        <w:rPr>
          <w:rFonts w:ascii="Arial" w:hAnsi="Arial" w:cs="Arial"/>
          <w:sz w:val="22"/>
          <w:szCs w:val="22"/>
        </w:rPr>
        <w:tab/>
      </w:r>
      <w:r w:rsidR="00771AF0" w:rsidRPr="00A03902">
        <w:rPr>
          <w:rFonts w:ascii="Arial" w:hAnsi="Arial" w:cs="Arial"/>
          <w:sz w:val="22"/>
          <w:szCs w:val="22"/>
          <w:u w:val="single"/>
          <w:rPrChange w:id="244" w:author="Elsabe Viljoen" w:date="2025-12-11T13:06:00Z" w16du:dateUtc="2025-12-11T11:06:00Z">
            <w:rPr>
              <w:rFonts w:ascii="Arial" w:hAnsi="Arial" w:cs="Arial"/>
              <w:b/>
              <w:bCs/>
              <w:sz w:val="22"/>
              <w:szCs w:val="22"/>
              <w:u w:val="single"/>
            </w:rPr>
          </w:rPrChange>
        </w:rPr>
        <w:t>Executive Producer Responsibilities — Post-Production Phase</w:t>
      </w:r>
    </w:p>
    <w:p w14:paraId="23FF2D17" w14:textId="47D72D94" w:rsidR="00F97F7B" w:rsidRPr="008F296B" w:rsidRDefault="005273E1" w:rsidP="000A6038">
      <w:pPr>
        <w:spacing w:line="360" w:lineRule="auto"/>
        <w:ind w:left="709" w:hanging="709"/>
        <w:jc w:val="both"/>
        <w:rPr>
          <w:rFonts w:ascii="Arial" w:hAnsi="Arial" w:cs="Arial"/>
          <w:sz w:val="22"/>
          <w:szCs w:val="22"/>
        </w:rPr>
      </w:pPr>
      <w:ins w:id="245" w:author="Elsabe Viljoen" w:date="2025-11-24T09:51:00Z" w16du:dateUtc="2025-11-24T07:51:00Z">
        <w:r>
          <w:rPr>
            <w:rFonts w:ascii="Arial" w:hAnsi="Arial" w:cs="Arial"/>
            <w:sz w:val="22"/>
            <w:szCs w:val="22"/>
          </w:rPr>
          <w:t>3</w:t>
        </w:r>
      </w:ins>
      <w:del w:id="246"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.6.1</w:t>
      </w:r>
      <w:r w:rsidR="00F97F7B" w:rsidRPr="008F296B">
        <w:rPr>
          <w:rFonts w:ascii="Arial" w:hAnsi="Arial" w:cs="Arial"/>
          <w:sz w:val="22"/>
          <w:szCs w:val="22"/>
        </w:rPr>
        <w:tab/>
      </w:r>
      <w:r w:rsidR="00B510B9" w:rsidRPr="008F296B">
        <w:rPr>
          <w:rFonts w:ascii="Arial" w:hAnsi="Arial" w:cs="Arial"/>
          <w:sz w:val="22"/>
          <w:szCs w:val="22"/>
        </w:rPr>
        <w:t>During Post-Production</w:t>
      </w:r>
      <w:ins w:id="247" w:author="Elsabe Viljoen" w:date="2025-11-24T11:43:00Z" w16du:dateUtc="2025-11-24T09:43:00Z">
        <w:r w:rsidR="000A6038">
          <w:rPr>
            <w:rFonts w:ascii="Arial" w:hAnsi="Arial" w:cs="Arial"/>
            <w:sz w:val="22"/>
            <w:szCs w:val="22"/>
          </w:rPr>
          <w:t xml:space="preserve"> Phase</w:t>
        </w:r>
      </w:ins>
      <w:r w:rsidR="00B510B9" w:rsidRPr="008F296B">
        <w:rPr>
          <w:rFonts w:ascii="Arial" w:hAnsi="Arial" w:cs="Arial"/>
          <w:sz w:val="22"/>
          <w:szCs w:val="22"/>
        </w:rPr>
        <w:t>, the Executive Producers shall:</w:t>
      </w:r>
    </w:p>
    <w:p w14:paraId="37C59223" w14:textId="77777777"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(a) </w:t>
      </w:r>
      <w:r w:rsidR="00F97F7B" w:rsidRPr="008F296B">
        <w:rPr>
          <w:rFonts w:ascii="Arial" w:hAnsi="Arial" w:cs="Arial"/>
          <w:sz w:val="22"/>
          <w:szCs w:val="22"/>
        </w:rPr>
        <w:tab/>
      </w:r>
      <w:r w:rsidRPr="008F296B">
        <w:rPr>
          <w:rFonts w:ascii="Arial" w:hAnsi="Arial" w:cs="Arial"/>
          <w:sz w:val="22"/>
          <w:szCs w:val="22"/>
        </w:rPr>
        <w:t xml:space="preserve">engage with the Editor and Director on story arcs, revelations, sequencing and narrative </w:t>
      </w:r>
      <w:proofErr w:type="gramStart"/>
      <w:r w:rsidRPr="008F296B">
        <w:rPr>
          <w:rFonts w:ascii="Arial" w:hAnsi="Arial" w:cs="Arial"/>
          <w:sz w:val="22"/>
          <w:szCs w:val="22"/>
        </w:rPr>
        <w:t>logic;</w:t>
      </w:r>
      <w:proofErr w:type="gramEnd"/>
    </w:p>
    <w:p w14:paraId="5A20890C" w14:textId="52CA8BB4"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(b) </w:t>
      </w:r>
      <w:r w:rsidR="00F97F7B" w:rsidRPr="008F296B">
        <w:rPr>
          <w:rFonts w:ascii="Arial" w:hAnsi="Arial" w:cs="Arial"/>
          <w:sz w:val="22"/>
          <w:szCs w:val="22"/>
        </w:rPr>
        <w:tab/>
      </w:r>
      <w:r w:rsidRPr="008F296B">
        <w:rPr>
          <w:rFonts w:ascii="Arial" w:hAnsi="Arial" w:cs="Arial"/>
          <w:sz w:val="22"/>
          <w:szCs w:val="22"/>
        </w:rPr>
        <w:t xml:space="preserve">approve offline cuts, fine cuts and final </w:t>
      </w:r>
      <w:proofErr w:type="gramStart"/>
      <w:r w:rsidRPr="008F296B">
        <w:rPr>
          <w:rFonts w:ascii="Arial" w:hAnsi="Arial" w:cs="Arial"/>
          <w:sz w:val="22"/>
          <w:szCs w:val="22"/>
        </w:rPr>
        <w:t>cuts;</w:t>
      </w:r>
      <w:proofErr w:type="gramEnd"/>
    </w:p>
    <w:p w14:paraId="7A3DE951" w14:textId="77777777"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(c) </w:t>
      </w:r>
      <w:r w:rsidR="00F97F7B" w:rsidRPr="008F296B">
        <w:rPr>
          <w:rFonts w:ascii="Arial" w:hAnsi="Arial" w:cs="Arial"/>
          <w:sz w:val="22"/>
          <w:szCs w:val="22"/>
        </w:rPr>
        <w:tab/>
      </w:r>
      <w:r w:rsidRPr="008F296B">
        <w:rPr>
          <w:rFonts w:ascii="Arial" w:hAnsi="Arial" w:cs="Arial"/>
          <w:sz w:val="22"/>
          <w:szCs w:val="22"/>
        </w:rPr>
        <w:t xml:space="preserve">oversee the integration of graphics, subtitles, score and online </w:t>
      </w:r>
      <w:proofErr w:type="gramStart"/>
      <w:r w:rsidRPr="008F296B">
        <w:rPr>
          <w:rFonts w:ascii="Arial" w:hAnsi="Arial" w:cs="Arial"/>
          <w:sz w:val="22"/>
          <w:szCs w:val="22"/>
        </w:rPr>
        <w:t>finishing;</w:t>
      </w:r>
      <w:proofErr w:type="gramEnd"/>
    </w:p>
    <w:p w14:paraId="3A950F0D" w14:textId="77777777"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(d) </w:t>
      </w:r>
      <w:r w:rsidR="00F97F7B" w:rsidRPr="008F296B">
        <w:rPr>
          <w:rFonts w:ascii="Arial" w:hAnsi="Arial" w:cs="Arial"/>
          <w:sz w:val="22"/>
          <w:szCs w:val="22"/>
        </w:rPr>
        <w:tab/>
      </w:r>
      <w:r w:rsidRPr="008F296B">
        <w:rPr>
          <w:rFonts w:ascii="Arial" w:hAnsi="Arial" w:cs="Arial"/>
          <w:sz w:val="22"/>
          <w:szCs w:val="22"/>
        </w:rPr>
        <w:t xml:space="preserve">ensure that all legal comments from production counsel are fully </w:t>
      </w:r>
      <w:proofErr w:type="gramStart"/>
      <w:r w:rsidRPr="008F296B">
        <w:rPr>
          <w:rFonts w:ascii="Arial" w:hAnsi="Arial" w:cs="Arial"/>
          <w:sz w:val="22"/>
          <w:szCs w:val="22"/>
        </w:rPr>
        <w:t>addressed;</w:t>
      </w:r>
      <w:proofErr w:type="gramEnd"/>
    </w:p>
    <w:p w14:paraId="40F27A71" w14:textId="3F5E4D5C"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(e) </w:t>
      </w:r>
      <w:r w:rsidR="00F97F7B" w:rsidRPr="008F296B">
        <w:rPr>
          <w:rFonts w:ascii="Arial" w:hAnsi="Arial" w:cs="Arial"/>
          <w:sz w:val="22"/>
          <w:szCs w:val="22"/>
        </w:rPr>
        <w:tab/>
      </w:r>
      <w:r w:rsidRPr="008F296B">
        <w:rPr>
          <w:rFonts w:ascii="Arial" w:hAnsi="Arial" w:cs="Arial"/>
          <w:sz w:val="22"/>
          <w:szCs w:val="22"/>
        </w:rPr>
        <w:t xml:space="preserve">ensure that right-of-reply obligations are handled </w:t>
      </w:r>
      <w:proofErr w:type="gramStart"/>
      <w:r w:rsidRPr="008F296B">
        <w:rPr>
          <w:rFonts w:ascii="Arial" w:hAnsi="Arial" w:cs="Arial"/>
          <w:sz w:val="22"/>
          <w:szCs w:val="22"/>
        </w:rPr>
        <w:t>appropriately;</w:t>
      </w:r>
      <w:proofErr w:type="gramEnd"/>
    </w:p>
    <w:p w14:paraId="2840A456" w14:textId="77777777"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(f)</w:t>
      </w:r>
      <w:r w:rsidR="00F97F7B" w:rsidRPr="008F296B">
        <w:rPr>
          <w:rFonts w:ascii="Arial" w:hAnsi="Arial" w:cs="Arial"/>
          <w:sz w:val="22"/>
          <w:szCs w:val="22"/>
        </w:rPr>
        <w:tab/>
      </w:r>
      <w:r w:rsidRPr="008F296B">
        <w:rPr>
          <w:rFonts w:ascii="Arial" w:hAnsi="Arial" w:cs="Arial"/>
          <w:sz w:val="22"/>
          <w:szCs w:val="22"/>
        </w:rPr>
        <w:t xml:space="preserve">conduct quality-control screenings of all </w:t>
      </w:r>
      <w:proofErr w:type="gramStart"/>
      <w:r w:rsidRPr="008F296B">
        <w:rPr>
          <w:rFonts w:ascii="Arial" w:hAnsi="Arial" w:cs="Arial"/>
          <w:sz w:val="22"/>
          <w:szCs w:val="22"/>
        </w:rPr>
        <w:t>episodes;</w:t>
      </w:r>
      <w:proofErr w:type="gramEnd"/>
    </w:p>
    <w:p w14:paraId="20896A95" w14:textId="77777777" w:rsidR="00F97F7B"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 xml:space="preserve">(g) </w:t>
      </w:r>
      <w:r w:rsidR="00F97F7B" w:rsidRPr="008F296B">
        <w:rPr>
          <w:rFonts w:ascii="Arial" w:hAnsi="Arial" w:cs="Arial"/>
          <w:sz w:val="22"/>
          <w:szCs w:val="22"/>
        </w:rPr>
        <w:tab/>
      </w:r>
      <w:r w:rsidRPr="008F296B">
        <w:rPr>
          <w:rFonts w:ascii="Arial" w:hAnsi="Arial" w:cs="Arial"/>
          <w:sz w:val="22"/>
          <w:szCs w:val="22"/>
        </w:rPr>
        <w:t>approve all PR materials, trailers and promotional assets; and</w:t>
      </w:r>
    </w:p>
    <w:p w14:paraId="008E62DD" w14:textId="748EACD5" w:rsidR="00B510B9" w:rsidRPr="008F296B" w:rsidRDefault="00B510B9" w:rsidP="00F97F7B">
      <w:pPr>
        <w:spacing w:line="360" w:lineRule="auto"/>
        <w:ind w:left="1418" w:hanging="709"/>
        <w:jc w:val="both"/>
        <w:rPr>
          <w:rFonts w:ascii="Arial" w:hAnsi="Arial" w:cs="Arial"/>
          <w:sz w:val="22"/>
          <w:szCs w:val="22"/>
        </w:rPr>
      </w:pPr>
      <w:r w:rsidRPr="008F296B">
        <w:rPr>
          <w:rFonts w:ascii="Arial" w:hAnsi="Arial" w:cs="Arial"/>
          <w:sz w:val="22"/>
          <w:szCs w:val="22"/>
        </w:rPr>
        <w:t>(h)</w:t>
      </w:r>
      <w:r w:rsidR="00F97F7B" w:rsidRPr="008F296B">
        <w:rPr>
          <w:rFonts w:ascii="Arial" w:hAnsi="Arial" w:cs="Arial"/>
          <w:sz w:val="22"/>
          <w:szCs w:val="22"/>
        </w:rPr>
        <w:tab/>
      </w:r>
      <w:r w:rsidRPr="008F296B">
        <w:rPr>
          <w:rFonts w:ascii="Arial" w:hAnsi="Arial" w:cs="Arial"/>
          <w:sz w:val="22"/>
          <w:szCs w:val="22"/>
        </w:rPr>
        <w:t>ensure final delivery meets Netflix’s delivery, QC and security specifications.</w:t>
      </w:r>
    </w:p>
    <w:p w14:paraId="717357FA" w14:textId="1FCA9B84" w:rsidR="00B510B9" w:rsidRPr="008F296B" w:rsidRDefault="00B510B9" w:rsidP="00B510B9">
      <w:pPr>
        <w:spacing w:line="360" w:lineRule="auto"/>
        <w:ind w:left="709" w:hanging="709"/>
        <w:jc w:val="both"/>
        <w:rPr>
          <w:rFonts w:ascii="Arial" w:hAnsi="Arial" w:cs="Arial"/>
          <w:sz w:val="22"/>
          <w:szCs w:val="22"/>
        </w:rPr>
      </w:pPr>
    </w:p>
    <w:p w14:paraId="2534B7C6" w14:textId="0E7B3FB9" w:rsidR="00F97F7B" w:rsidRPr="008F296B" w:rsidDel="005273E1" w:rsidRDefault="005273E1">
      <w:pPr>
        <w:spacing w:line="360" w:lineRule="auto"/>
        <w:ind w:left="709" w:hanging="709"/>
        <w:jc w:val="both"/>
        <w:rPr>
          <w:del w:id="248" w:author="Elsabe Viljoen" w:date="2025-11-24T09:51:00Z" w16du:dateUtc="2025-11-24T07:51:00Z"/>
          <w:rFonts w:ascii="Arial" w:hAnsi="Arial" w:cs="Arial"/>
          <w:sz w:val="22"/>
          <w:szCs w:val="22"/>
        </w:rPr>
        <w:pPrChange w:id="249" w:author="Louis Pretorius" w:date="2025-11-21T12:25:00Z">
          <w:pPr>
            <w:spacing w:line="360" w:lineRule="auto"/>
            <w:ind w:left="720" w:firstLine="720"/>
          </w:pPr>
        </w:pPrChange>
      </w:pPr>
      <w:ins w:id="250" w:author="Elsabe Viljoen" w:date="2025-11-24T09:51:00Z" w16du:dateUtc="2025-11-24T07:51:00Z">
        <w:r>
          <w:rPr>
            <w:rFonts w:ascii="Arial" w:hAnsi="Arial" w:cs="Arial"/>
            <w:sz w:val="22"/>
            <w:szCs w:val="22"/>
          </w:rPr>
          <w:t>3</w:t>
        </w:r>
      </w:ins>
      <w:del w:id="251" w:author="Elsabe Viljoen" w:date="2025-11-24T09:51:00Z" w16du:dateUtc="2025-11-24T07:51:00Z">
        <w:r w:rsidR="00B510B9" w:rsidRPr="008F296B" w:rsidDel="005273E1">
          <w:rPr>
            <w:rFonts w:ascii="Arial" w:hAnsi="Arial" w:cs="Arial"/>
            <w:sz w:val="22"/>
            <w:szCs w:val="22"/>
          </w:rPr>
          <w:delText>4</w:delText>
        </w:r>
      </w:del>
      <w:r w:rsidR="00B510B9" w:rsidRPr="008F296B">
        <w:rPr>
          <w:rFonts w:ascii="Arial" w:hAnsi="Arial" w:cs="Arial"/>
          <w:sz w:val="22"/>
          <w:szCs w:val="22"/>
        </w:rPr>
        <w:t>.7</w:t>
      </w:r>
      <w:ins w:id="252" w:author="Elsabe Viljoen" w:date="2025-11-24T09:51:00Z" w16du:dateUtc="2025-11-24T07:51:00Z">
        <w:r>
          <w:rPr>
            <w:rFonts w:ascii="Arial" w:hAnsi="Arial" w:cs="Arial"/>
            <w:sz w:val="22"/>
            <w:szCs w:val="22"/>
          </w:rPr>
          <w:tab/>
        </w:r>
      </w:ins>
      <w:del w:id="253" w:author="Elsabe Viljoen" w:date="2025-11-24T09:51:00Z" w16du:dateUtc="2025-11-24T07:51:00Z">
        <w:r w:rsidR="00B510B9" w:rsidRPr="008F296B" w:rsidDel="005273E1">
          <w:rPr>
            <w:rFonts w:ascii="Arial" w:hAnsi="Arial" w:cs="Arial"/>
            <w:sz w:val="22"/>
            <w:szCs w:val="22"/>
          </w:rPr>
          <w:delText xml:space="preserve"> </w:delText>
        </w:r>
        <w:r w:rsidR="00F97F7B" w:rsidRPr="008F296B" w:rsidDel="005273E1">
          <w:rPr>
            <w:rFonts w:ascii="Arial" w:hAnsi="Arial" w:cs="Arial"/>
            <w:sz w:val="22"/>
            <w:szCs w:val="22"/>
          </w:rPr>
          <w:tab/>
        </w:r>
      </w:del>
    </w:p>
    <w:p w14:paraId="727AE544" w14:textId="488F5734" w:rsidR="00F97F7B" w:rsidRPr="008F296B" w:rsidDel="005273E1" w:rsidRDefault="00F97F7B" w:rsidP="00F97F7B">
      <w:pPr>
        <w:spacing w:line="360" w:lineRule="auto"/>
        <w:ind w:left="709" w:hanging="709"/>
        <w:jc w:val="both"/>
        <w:rPr>
          <w:del w:id="254" w:author="Elsabe Viljoen" w:date="2025-11-24T09:51:00Z" w16du:dateUtc="2025-11-24T07:51:00Z"/>
          <w:rFonts w:ascii="Arial" w:hAnsi="Arial" w:cs="Arial"/>
          <w:sz w:val="22"/>
          <w:szCs w:val="22"/>
        </w:rPr>
      </w:pPr>
    </w:p>
    <w:p w14:paraId="6FBA66B3" w14:textId="0DFDD56F" w:rsidR="00F97F7B" w:rsidRPr="00A03902" w:rsidRDefault="00F97F7B" w:rsidP="00F97F7B">
      <w:pPr>
        <w:spacing w:line="360" w:lineRule="auto"/>
        <w:ind w:left="709" w:hanging="709"/>
        <w:jc w:val="both"/>
        <w:rPr>
          <w:rFonts w:ascii="Arial" w:hAnsi="Arial" w:cs="Arial"/>
          <w:sz w:val="22"/>
          <w:szCs w:val="22"/>
        </w:rPr>
      </w:pPr>
      <w:del w:id="255" w:author="Elsabe Viljoen" w:date="2025-11-24T09:51:00Z" w16du:dateUtc="2025-11-24T07:51:00Z">
        <w:r w:rsidRPr="008F296B" w:rsidDel="005273E1">
          <w:rPr>
            <w:rFonts w:ascii="Arial" w:hAnsi="Arial" w:cs="Arial"/>
            <w:sz w:val="22"/>
            <w:szCs w:val="22"/>
          </w:rPr>
          <w:delText>4.</w:delText>
        </w:r>
        <w:r w:rsidR="008B4279" w:rsidRPr="008F296B" w:rsidDel="005273E1">
          <w:rPr>
            <w:rFonts w:ascii="Arial" w:hAnsi="Arial" w:cs="Arial"/>
            <w:sz w:val="22"/>
            <w:szCs w:val="22"/>
          </w:rPr>
          <w:delText>23</w:delText>
        </w:r>
        <w:r w:rsidRPr="008F296B" w:rsidDel="005273E1">
          <w:rPr>
            <w:rFonts w:ascii="Arial" w:hAnsi="Arial" w:cs="Arial"/>
            <w:sz w:val="22"/>
            <w:szCs w:val="22"/>
          </w:rPr>
          <w:delText xml:space="preserve"> </w:delText>
        </w:r>
      </w:del>
      <w:r w:rsidR="00C91AFF" w:rsidRPr="00A03902">
        <w:rPr>
          <w:rFonts w:ascii="Arial" w:hAnsi="Arial" w:cs="Arial"/>
          <w:sz w:val="22"/>
          <w:szCs w:val="22"/>
        </w:rPr>
        <w:tab/>
      </w:r>
      <w:r w:rsidR="00C91AFF" w:rsidRPr="00A03902">
        <w:rPr>
          <w:rFonts w:ascii="Arial" w:hAnsi="Arial" w:cs="Arial"/>
          <w:sz w:val="22"/>
          <w:szCs w:val="22"/>
          <w:u w:val="single"/>
          <w:rPrChange w:id="256" w:author="Elsabe Viljoen" w:date="2025-12-11T13:06:00Z" w16du:dateUtc="2025-12-11T11:06:00Z">
            <w:rPr>
              <w:rFonts w:ascii="Arial" w:hAnsi="Arial" w:cs="Arial"/>
              <w:b/>
              <w:bCs/>
              <w:sz w:val="22"/>
              <w:szCs w:val="22"/>
              <w:u w:val="single"/>
            </w:rPr>
          </w:rPrChange>
        </w:rPr>
        <w:t>Decision-making Hierarchy and Approval Workflow</w:t>
      </w:r>
    </w:p>
    <w:p w14:paraId="61DAD8B8" w14:textId="5C9F86B6" w:rsidR="008B4279" w:rsidRPr="008F296B" w:rsidRDefault="005273E1" w:rsidP="00F97F7B">
      <w:pPr>
        <w:spacing w:line="360" w:lineRule="auto"/>
        <w:ind w:left="709" w:hanging="709"/>
        <w:jc w:val="both"/>
        <w:rPr>
          <w:rFonts w:ascii="Arial" w:hAnsi="Arial" w:cs="Arial"/>
          <w:sz w:val="22"/>
          <w:szCs w:val="22"/>
        </w:rPr>
      </w:pPr>
      <w:ins w:id="257" w:author="Elsabe Viljoen" w:date="2025-11-24T09:51:00Z" w16du:dateUtc="2025-11-24T07:51:00Z">
        <w:r>
          <w:rPr>
            <w:rFonts w:ascii="Arial" w:hAnsi="Arial" w:cs="Arial"/>
            <w:sz w:val="22"/>
            <w:szCs w:val="22"/>
          </w:rPr>
          <w:t>3.7.1</w:t>
        </w:r>
      </w:ins>
      <w:del w:id="258" w:author="Elsabe Viljoen" w:date="2025-11-24T09:51:00Z" w16du:dateUtc="2025-11-24T07:51:00Z">
        <w:r w:rsidR="00F97F7B" w:rsidRPr="008F296B" w:rsidDel="005273E1">
          <w:rPr>
            <w:rFonts w:ascii="Arial" w:hAnsi="Arial" w:cs="Arial"/>
            <w:sz w:val="22"/>
            <w:szCs w:val="22"/>
          </w:rPr>
          <w:delText>4.</w:delText>
        </w:r>
        <w:r w:rsidR="008B4279" w:rsidRPr="008F296B" w:rsidDel="005273E1">
          <w:rPr>
            <w:rFonts w:ascii="Arial" w:hAnsi="Arial" w:cs="Arial"/>
            <w:sz w:val="22"/>
            <w:szCs w:val="22"/>
          </w:rPr>
          <w:delText>23</w:delText>
        </w:r>
        <w:r w:rsidR="00F97F7B" w:rsidRPr="008F296B" w:rsidDel="005273E1">
          <w:rPr>
            <w:rFonts w:ascii="Arial" w:hAnsi="Arial" w:cs="Arial"/>
            <w:sz w:val="22"/>
            <w:szCs w:val="22"/>
          </w:rPr>
          <w:delText>.1</w:delText>
        </w:r>
      </w:del>
      <w:r w:rsidR="00F97F7B" w:rsidRPr="008F296B">
        <w:rPr>
          <w:rFonts w:ascii="Arial" w:hAnsi="Arial" w:cs="Arial"/>
          <w:sz w:val="22"/>
          <w:szCs w:val="22"/>
        </w:rPr>
        <w:t xml:space="preserve"> </w:t>
      </w:r>
      <w:r w:rsidR="008B4279" w:rsidRPr="008F296B">
        <w:rPr>
          <w:rFonts w:ascii="Arial" w:hAnsi="Arial" w:cs="Arial"/>
          <w:sz w:val="22"/>
          <w:szCs w:val="22"/>
        </w:rPr>
        <w:tab/>
      </w:r>
      <w:r w:rsidR="00F97F7B" w:rsidRPr="008F296B">
        <w:rPr>
          <w:rFonts w:ascii="Arial" w:hAnsi="Arial" w:cs="Arial"/>
          <w:sz w:val="22"/>
          <w:szCs w:val="22"/>
        </w:rPr>
        <w:t>The following decisions require unanimous approval of all Executive Producers:</w:t>
      </w:r>
    </w:p>
    <w:p w14:paraId="5D02CAC0" w14:textId="2AA33AD5" w:rsidR="00F97F7B" w:rsidRPr="008F296B" w:rsidRDefault="00F97F7B" w:rsidP="008B4279">
      <w:pPr>
        <w:spacing w:line="360" w:lineRule="auto"/>
        <w:ind w:left="709"/>
        <w:rPr>
          <w:rFonts w:ascii="Arial" w:hAnsi="Arial" w:cs="Arial"/>
          <w:sz w:val="22"/>
          <w:szCs w:val="22"/>
        </w:rPr>
      </w:pPr>
      <w:r w:rsidRPr="008F296B">
        <w:rPr>
          <w:rFonts w:ascii="Arial" w:hAnsi="Arial" w:cs="Arial"/>
          <w:sz w:val="22"/>
          <w:szCs w:val="22"/>
        </w:rPr>
        <w:t xml:space="preserve">(a) </w:t>
      </w:r>
      <w:r w:rsidR="008B4279" w:rsidRPr="008F296B">
        <w:rPr>
          <w:rFonts w:ascii="Arial" w:hAnsi="Arial" w:cs="Arial"/>
          <w:sz w:val="22"/>
          <w:szCs w:val="22"/>
        </w:rPr>
        <w:tab/>
      </w:r>
      <w:r w:rsidRPr="008F296B">
        <w:rPr>
          <w:rFonts w:ascii="Arial" w:hAnsi="Arial" w:cs="Arial"/>
          <w:sz w:val="22"/>
          <w:szCs w:val="22"/>
        </w:rPr>
        <w:t>final narrative structure;</w:t>
      </w:r>
      <w:r w:rsidRPr="008F296B">
        <w:rPr>
          <w:rFonts w:ascii="Arial" w:hAnsi="Arial" w:cs="Arial"/>
          <w:sz w:val="22"/>
          <w:szCs w:val="22"/>
        </w:rPr>
        <w:br/>
        <w:t xml:space="preserve">(b) </w:t>
      </w:r>
      <w:r w:rsidR="008B4279" w:rsidRPr="008F296B">
        <w:rPr>
          <w:rFonts w:ascii="Arial" w:hAnsi="Arial" w:cs="Arial"/>
          <w:sz w:val="22"/>
          <w:szCs w:val="22"/>
        </w:rPr>
        <w:tab/>
      </w:r>
      <w:r w:rsidRPr="008F296B">
        <w:rPr>
          <w:rFonts w:ascii="Arial" w:hAnsi="Arial" w:cs="Arial"/>
          <w:sz w:val="22"/>
          <w:szCs w:val="22"/>
        </w:rPr>
        <w:t>portrayal of the Subject;</w:t>
      </w:r>
      <w:r w:rsidRPr="008F296B">
        <w:rPr>
          <w:rFonts w:ascii="Arial" w:hAnsi="Arial" w:cs="Arial"/>
          <w:sz w:val="22"/>
          <w:szCs w:val="22"/>
        </w:rPr>
        <w:br/>
        <w:t xml:space="preserve">(c) </w:t>
      </w:r>
      <w:r w:rsidR="008B4279" w:rsidRPr="008F296B">
        <w:rPr>
          <w:rFonts w:ascii="Arial" w:hAnsi="Arial" w:cs="Arial"/>
          <w:sz w:val="22"/>
          <w:szCs w:val="22"/>
        </w:rPr>
        <w:tab/>
      </w:r>
      <w:r w:rsidRPr="008F296B">
        <w:rPr>
          <w:rFonts w:ascii="Arial" w:hAnsi="Arial" w:cs="Arial"/>
          <w:sz w:val="22"/>
          <w:szCs w:val="22"/>
        </w:rPr>
        <w:t>portrayal of victims and emotional anchors;</w:t>
      </w:r>
      <w:r w:rsidRPr="008F296B">
        <w:rPr>
          <w:rFonts w:ascii="Arial" w:hAnsi="Arial" w:cs="Arial"/>
          <w:sz w:val="22"/>
          <w:szCs w:val="22"/>
        </w:rPr>
        <w:br/>
        <w:t xml:space="preserve">(d) </w:t>
      </w:r>
      <w:r w:rsidR="008B4279" w:rsidRPr="008F296B">
        <w:rPr>
          <w:rFonts w:ascii="Arial" w:hAnsi="Arial" w:cs="Arial"/>
          <w:sz w:val="22"/>
          <w:szCs w:val="22"/>
        </w:rPr>
        <w:tab/>
      </w:r>
      <w:r w:rsidRPr="008F296B">
        <w:rPr>
          <w:rFonts w:ascii="Arial" w:hAnsi="Arial" w:cs="Arial"/>
          <w:sz w:val="22"/>
          <w:szCs w:val="22"/>
        </w:rPr>
        <w:t>hire or dismissal of Director or HODs;</w:t>
      </w:r>
      <w:r w:rsidRPr="008F296B">
        <w:rPr>
          <w:rFonts w:ascii="Arial" w:hAnsi="Arial" w:cs="Arial"/>
          <w:sz w:val="22"/>
          <w:szCs w:val="22"/>
        </w:rPr>
        <w:br/>
        <w:t xml:space="preserve">(e) </w:t>
      </w:r>
      <w:r w:rsidR="008B4279" w:rsidRPr="008F296B">
        <w:rPr>
          <w:rFonts w:ascii="Arial" w:hAnsi="Arial" w:cs="Arial"/>
          <w:sz w:val="22"/>
          <w:szCs w:val="22"/>
        </w:rPr>
        <w:tab/>
      </w:r>
      <w:r w:rsidRPr="008F296B">
        <w:rPr>
          <w:rFonts w:ascii="Arial" w:hAnsi="Arial" w:cs="Arial"/>
          <w:sz w:val="22"/>
          <w:szCs w:val="22"/>
        </w:rPr>
        <w:t>structural narrative changes;</w:t>
      </w:r>
      <w:r w:rsidRPr="008F296B">
        <w:rPr>
          <w:rFonts w:ascii="Arial" w:hAnsi="Arial" w:cs="Arial"/>
          <w:sz w:val="22"/>
          <w:szCs w:val="22"/>
        </w:rPr>
        <w:br/>
        <w:t xml:space="preserve">(f) </w:t>
      </w:r>
      <w:r w:rsidR="008B4279" w:rsidRPr="008F296B">
        <w:rPr>
          <w:rFonts w:ascii="Arial" w:hAnsi="Arial" w:cs="Arial"/>
          <w:sz w:val="22"/>
          <w:szCs w:val="22"/>
        </w:rPr>
        <w:tab/>
      </w:r>
      <w:r w:rsidRPr="008F296B">
        <w:rPr>
          <w:rFonts w:ascii="Arial" w:hAnsi="Arial" w:cs="Arial"/>
          <w:sz w:val="22"/>
          <w:szCs w:val="22"/>
        </w:rPr>
        <w:t>final locked cuts;</w:t>
      </w:r>
      <w:r w:rsidRPr="008F296B">
        <w:rPr>
          <w:rFonts w:ascii="Arial" w:hAnsi="Arial" w:cs="Arial"/>
          <w:sz w:val="22"/>
          <w:szCs w:val="22"/>
        </w:rPr>
        <w:br/>
        <w:t xml:space="preserve">(g) </w:t>
      </w:r>
      <w:r w:rsidR="008B4279" w:rsidRPr="008F296B">
        <w:rPr>
          <w:rFonts w:ascii="Arial" w:hAnsi="Arial" w:cs="Arial"/>
          <w:sz w:val="22"/>
          <w:szCs w:val="22"/>
        </w:rPr>
        <w:tab/>
      </w:r>
      <w:r w:rsidRPr="008F296B">
        <w:rPr>
          <w:rFonts w:ascii="Arial" w:hAnsi="Arial" w:cs="Arial"/>
          <w:sz w:val="22"/>
          <w:szCs w:val="22"/>
        </w:rPr>
        <w:t>legal-risk decisions;</w:t>
      </w:r>
      <w:r w:rsidRPr="008F296B">
        <w:rPr>
          <w:rFonts w:ascii="Arial" w:hAnsi="Arial" w:cs="Arial"/>
          <w:sz w:val="22"/>
          <w:szCs w:val="22"/>
        </w:rPr>
        <w:br/>
        <w:t xml:space="preserve">(h) </w:t>
      </w:r>
      <w:r w:rsidR="008B4279" w:rsidRPr="008F296B">
        <w:rPr>
          <w:rFonts w:ascii="Arial" w:hAnsi="Arial" w:cs="Arial"/>
          <w:sz w:val="22"/>
          <w:szCs w:val="22"/>
        </w:rPr>
        <w:tab/>
      </w:r>
      <w:r w:rsidRPr="008F296B">
        <w:rPr>
          <w:rFonts w:ascii="Arial" w:hAnsi="Arial" w:cs="Arial"/>
          <w:sz w:val="22"/>
          <w:szCs w:val="22"/>
        </w:rPr>
        <w:t>budgetary reallocations above agreed thresholds.</w:t>
      </w:r>
    </w:p>
    <w:p w14:paraId="616912D3" w14:textId="77777777" w:rsidR="008B4279" w:rsidRPr="008F296B" w:rsidRDefault="008B4279" w:rsidP="00F97F7B">
      <w:pPr>
        <w:spacing w:line="360" w:lineRule="auto"/>
        <w:ind w:left="709" w:hanging="709"/>
        <w:jc w:val="both"/>
        <w:rPr>
          <w:rFonts w:ascii="Arial" w:hAnsi="Arial" w:cs="Arial"/>
          <w:sz w:val="22"/>
          <w:szCs w:val="22"/>
        </w:rPr>
      </w:pPr>
    </w:p>
    <w:p w14:paraId="44846976" w14:textId="5479A170" w:rsidR="005273E1" w:rsidRDefault="005273E1" w:rsidP="00476480">
      <w:pPr>
        <w:spacing w:line="360" w:lineRule="auto"/>
        <w:jc w:val="both"/>
        <w:rPr>
          <w:ins w:id="259" w:author="Elsabe Viljoen" w:date="2025-11-24T09:45:00Z" w16du:dateUtc="2025-11-24T07:45:00Z"/>
          <w:rFonts w:ascii="Arial" w:hAnsi="Arial" w:cs="Arial"/>
          <w:sz w:val="22"/>
          <w:szCs w:val="22"/>
        </w:rPr>
      </w:pPr>
      <w:ins w:id="260" w:author="Elsabe Viljoen" w:date="2025-11-24T09:51:00Z" w16du:dateUtc="2025-11-24T07:51:00Z">
        <w:r>
          <w:rPr>
            <w:rFonts w:ascii="Arial" w:hAnsi="Arial" w:cs="Arial"/>
            <w:sz w:val="22"/>
            <w:szCs w:val="22"/>
          </w:rPr>
          <w:t>3.7</w:t>
        </w:r>
      </w:ins>
      <w:del w:id="261" w:author="Elsabe Viljoen" w:date="2025-11-24T09:51:00Z" w16du:dateUtc="2025-11-24T07:51:00Z">
        <w:r w:rsidR="00F97F7B" w:rsidRPr="008F296B" w:rsidDel="005273E1">
          <w:rPr>
            <w:rFonts w:ascii="Arial" w:hAnsi="Arial" w:cs="Arial"/>
            <w:sz w:val="22"/>
            <w:szCs w:val="22"/>
          </w:rPr>
          <w:delText>4.</w:delText>
        </w:r>
        <w:r w:rsidR="008B4279" w:rsidRPr="008F296B" w:rsidDel="005273E1">
          <w:rPr>
            <w:rFonts w:ascii="Arial" w:hAnsi="Arial" w:cs="Arial"/>
            <w:sz w:val="22"/>
            <w:szCs w:val="22"/>
          </w:rPr>
          <w:delText>23</w:delText>
        </w:r>
      </w:del>
      <w:r w:rsidR="00F97F7B" w:rsidRPr="008F296B">
        <w:rPr>
          <w:rFonts w:ascii="Arial" w:hAnsi="Arial" w:cs="Arial"/>
          <w:sz w:val="22"/>
          <w:szCs w:val="22"/>
        </w:rPr>
        <w:t>.2</w:t>
      </w:r>
      <w:r w:rsidR="008B4279" w:rsidRPr="008F296B">
        <w:rPr>
          <w:rFonts w:ascii="Arial" w:hAnsi="Arial" w:cs="Arial"/>
          <w:sz w:val="22"/>
          <w:szCs w:val="22"/>
        </w:rPr>
        <w:tab/>
      </w:r>
      <w:r w:rsidR="00F97F7B" w:rsidRPr="008F296B">
        <w:rPr>
          <w:rFonts w:ascii="Arial" w:hAnsi="Arial" w:cs="Arial"/>
          <w:sz w:val="22"/>
          <w:szCs w:val="22"/>
        </w:rPr>
        <w:t xml:space="preserve">The following decisions require approval of the Executive Producers </w:t>
      </w:r>
    </w:p>
    <w:p w14:paraId="4AF93787" w14:textId="2F3CA4A0" w:rsidR="00476480" w:rsidRDefault="00F97F7B">
      <w:pPr>
        <w:spacing w:line="360" w:lineRule="auto"/>
        <w:ind w:firstLine="709"/>
        <w:jc w:val="both"/>
        <w:rPr>
          <w:ins w:id="262" w:author="Louis Pretorius" w:date="2025-11-21T12:44:00Z"/>
          <w:rFonts w:ascii="Arial" w:hAnsi="Arial" w:cs="Arial"/>
          <w:sz w:val="22"/>
          <w:szCs w:val="22"/>
        </w:rPr>
        <w:pPrChange w:id="263" w:author="Elsabe Viljoen" w:date="2025-11-24T09:52:00Z" w16du:dateUtc="2025-11-24T07:52:00Z">
          <w:pPr>
            <w:spacing w:line="360" w:lineRule="auto"/>
            <w:jc w:val="both"/>
          </w:pPr>
        </w:pPrChange>
      </w:pPr>
      <w:r w:rsidRPr="008F296B">
        <w:rPr>
          <w:rFonts w:ascii="Arial" w:hAnsi="Arial" w:cs="Arial"/>
          <w:sz w:val="22"/>
          <w:szCs w:val="22"/>
        </w:rPr>
        <w:t xml:space="preserve">(a) </w:t>
      </w:r>
      <w:r w:rsidR="008B4279" w:rsidRPr="008F296B">
        <w:rPr>
          <w:rFonts w:ascii="Arial" w:hAnsi="Arial" w:cs="Arial"/>
          <w:sz w:val="22"/>
          <w:szCs w:val="22"/>
        </w:rPr>
        <w:tab/>
      </w:r>
      <w:r w:rsidRPr="008F296B">
        <w:rPr>
          <w:rFonts w:ascii="Arial" w:hAnsi="Arial" w:cs="Arial"/>
          <w:sz w:val="22"/>
          <w:szCs w:val="22"/>
        </w:rPr>
        <w:t xml:space="preserve">scheduling </w:t>
      </w:r>
      <w:proofErr w:type="gramStart"/>
      <w:r w:rsidRPr="008F296B">
        <w:rPr>
          <w:rFonts w:ascii="Arial" w:hAnsi="Arial" w:cs="Arial"/>
          <w:sz w:val="22"/>
          <w:szCs w:val="22"/>
        </w:rPr>
        <w:t>changes;</w:t>
      </w:r>
      <w:proofErr w:type="gramEnd"/>
    </w:p>
    <w:p w14:paraId="00A7FC53" w14:textId="17017E46" w:rsidR="00476480" w:rsidRDefault="00F97F7B">
      <w:pPr>
        <w:spacing w:line="360" w:lineRule="auto"/>
        <w:ind w:firstLine="709"/>
        <w:jc w:val="both"/>
        <w:rPr>
          <w:ins w:id="264" w:author="Louis Pretorius" w:date="2025-11-21T12:44:00Z"/>
          <w:rFonts w:ascii="Arial" w:hAnsi="Arial" w:cs="Arial"/>
          <w:sz w:val="22"/>
          <w:szCs w:val="22"/>
        </w:rPr>
        <w:pPrChange w:id="265" w:author="Elsabe Viljoen" w:date="2025-11-24T09:52:00Z" w16du:dateUtc="2025-11-24T07:52:00Z">
          <w:pPr>
            <w:spacing w:line="360" w:lineRule="auto"/>
            <w:jc w:val="both"/>
          </w:pPr>
        </w:pPrChange>
      </w:pPr>
      <w:del w:id="266" w:author="Louis Pretorius" w:date="2025-11-21T12:44:00Z">
        <w:r w:rsidRPr="008F296B" w:rsidDel="00476480">
          <w:rPr>
            <w:rFonts w:ascii="Arial" w:hAnsi="Arial" w:cs="Arial"/>
            <w:sz w:val="22"/>
            <w:szCs w:val="22"/>
          </w:rPr>
          <w:br/>
        </w:r>
      </w:del>
      <w:r w:rsidRPr="008F296B">
        <w:rPr>
          <w:rFonts w:ascii="Arial" w:hAnsi="Arial" w:cs="Arial"/>
          <w:sz w:val="22"/>
          <w:szCs w:val="22"/>
        </w:rPr>
        <w:t xml:space="preserve">(b) </w:t>
      </w:r>
      <w:r w:rsidR="008B4279" w:rsidRPr="008F296B">
        <w:rPr>
          <w:rFonts w:ascii="Arial" w:hAnsi="Arial" w:cs="Arial"/>
          <w:sz w:val="22"/>
          <w:szCs w:val="22"/>
        </w:rPr>
        <w:tab/>
      </w:r>
      <w:r w:rsidRPr="008F296B">
        <w:rPr>
          <w:rFonts w:ascii="Arial" w:hAnsi="Arial" w:cs="Arial"/>
          <w:sz w:val="22"/>
          <w:szCs w:val="22"/>
        </w:rPr>
        <w:t xml:space="preserve">budget </w:t>
      </w:r>
      <w:proofErr w:type="gramStart"/>
      <w:r w:rsidRPr="008F296B">
        <w:rPr>
          <w:rFonts w:ascii="Arial" w:hAnsi="Arial" w:cs="Arial"/>
          <w:sz w:val="22"/>
          <w:szCs w:val="22"/>
        </w:rPr>
        <w:t>refinements;</w:t>
      </w:r>
      <w:proofErr w:type="gramEnd"/>
    </w:p>
    <w:p w14:paraId="488C7D21" w14:textId="77777777" w:rsidR="00476480" w:rsidRDefault="00F97F7B">
      <w:pPr>
        <w:spacing w:line="360" w:lineRule="auto"/>
        <w:ind w:firstLine="709"/>
        <w:jc w:val="both"/>
        <w:rPr>
          <w:ins w:id="267" w:author="Louis Pretorius" w:date="2025-11-21T12:44:00Z"/>
          <w:rFonts w:ascii="Arial" w:hAnsi="Arial" w:cs="Arial"/>
          <w:sz w:val="22"/>
          <w:szCs w:val="22"/>
        </w:rPr>
        <w:pPrChange w:id="268" w:author="Elsabe Viljoen" w:date="2025-11-24T09:52:00Z" w16du:dateUtc="2025-11-24T07:52:00Z">
          <w:pPr>
            <w:spacing w:line="360" w:lineRule="auto"/>
            <w:jc w:val="both"/>
          </w:pPr>
        </w:pPrChange>
      </w:pPr>
      <w:del w:id="269" w:author="Louis Pretorius" w:date="2025-11-21T12:44:00Z">
        <w:r w:rsidRPr="008F296B" w:rsidDel="00476480">
          <w:rPr>
            <w:rFonts w:ascii="Arial" w:hAnsi="Arial" w:cs="Arial"/>
            <w:sz w:val="22"/>
            <w:szCs w:val="22"/>
          </w:rPr>
          <w:br/>
        </w:r>
      </w:del>
      <w:r w:rsidRPr="008F296B">
        <w:rPr>
          <w:rFonts w:ascii="Arial" w:hAnsi="Arial" w:cs="Arial"/>
          <w:sz w:val="22"/>
          <w:szCs w:val="22"/>
        </w:rPr>
        <w:t xml:space="preserve">(c) </w:t>
      </w:r>
      <w:r w:rsidR="008B4279" w:rsidRPr="008F296B">
        <w:rPr>
          <w:rFonts w:ascii="Arial" w:hAnsi="Arial" w:cs="Arial"/>
          <w:sz w:val="22"/>
          <w:szCs w:val="22"/>
        </w:rPr>
        <w:tab/>
      </w:r>
      <w:r w:rsidRPr="008F296B">
        <w:rPr>
          <w:rFonts w:ascii="Arial" w:hAnsi="Arial" w:cs="Arial"/>
          <w:sz w:val="22"/>
          <w:szCs w:val="22"/>
        </w:rPr>
        <w:t xml:space="preserve">contributor management </w:t>
      </w:r>
      <w:proofErr w:type="gramStart"/>
      <w:r w:rsidRPr="008F296B">
        <w:rPr>
          <w:rFonts w:ascii="Arial" w:hAnsi="Arial" w:cs="Arial"/>
          <w:sz w:val="22"/>
          <w:szCs w:val="22"/>
        </w:rPr>
        <w:t>strategies;</w:t>
      </w:r>
      <w:proofErr w:type="gramEnd"/>
    </w:p>
    <w:p w14:paraId="4F290CFA" w14:textId="18758EC8" w:rsidR="00F97F7B" w:rsidRDefault="00F97F7B" w:rsidP="005273E1">
      <w:pPr>
        <w:spacing w:line="360" w:lineRule="auto"/>
        <w:ind w:firstLine="709"/>
        <w:jc w:val="both"/>
        <w:rPr>
          <w:ins w:id="270" w:author="Elsabe Viljoen" w:date="2025-11-24T09:52:00Z" w16du:dateUtc="2025-11-24T07:52:00Z"/>
          <w:rFonts w:ascii="Arial" w:hAnsi="Arial" w:cs="Arial"/>
          <w:sz w:val="22"/>
          <w:szCs w:val="22"/>
        </w:rPr>
      </w:pPr>
      <w:del w:id="271" w:author="Louis Pretorius" w:date="2025-11-21T12:44:00Z">
        <w:r w:rsidRPr="008F296B" w:rsidDel="00476480">
          <w:rPr>
            <w:rFonts w:ascii="Arial" w:hAnsi="Arial" w:cs="Arial"/>
            <w:sz w:val="22"/>
            <w:szCs w:val="22"/>
          </w:rPr>
          <w:br/>
        </w:r>
      </w:del>
      <w:r w:rsidRPr="008F296B">
        <w:rPr>
          <w:rFonts w:ascii="Arial" w:hAnsi="Arial" w:cs="Arial"/>
          <w:sz w:val="22"/>
          <w:szCs w:val="22"/>
        </w:rPr>
        <w:t xml:space="preserve">(d) </w:t>
      </w:r>
      <w:r w:rsidR="008B4279" w:rsidRPr="008F296B">
        <w:rPr>
          <w:rFonts w:ascii="Arial" w:hAnsi="Arial" w:cs="Arial"/>
          <w:sz w:val="22"/>
          <w:szCs w:val="22"/>
        </w:rPr>
        <w:tab/>
      </w:r>
      <w:r w:rsidRPr="008F296B">
        <w:rPr>
          <w:rFonts w:ascii="Arial" w:hAnsi="Arial" w:cs="Arial"/>
          <w:sz w:val="22"/>
          <w:szCs w:val="22"/>
        </w:rPr>
        <w:t>production logistics involving sensitive material.</w:t>
      </w:r>
    </w:p>
    <w:p w14:paraId="12E93FAD" w14:textId="77777777" w:rsidR="005273E1" w:rsidRPr="008F296B" w:rsidRDefault="005273E1" w:rsidP="003538E9">
      <w:pPr>
        <w:spacing w:line="360" w:lineRule="auto"/>
        <w:jc w:val="both"/>
        <w:rPr>
          <w:rFonts w:ascii="Arial" w:hAnsi="Arial" w:cs="Arial"/>
          <w:sz w:val="22"/>
          <w:szCs w:val="22"/>
        </w:rPr>
        <w:pPrChange w:id="272" w:author="Elsabe Viljoen" w:date="2025-12-11T12:55:00Z" w16du:dateUtc="2025-12-11T10:55:00Z">
          <w:pPr>
            <w:spacing w:line="360" w:lineRule="auto"/>
            <w:ind w:left="709"/>
          </w:pPr>
        </w:pPrChange>
      </w:pPr>
    </w:p>
    <w:p w14:paraId="7683F0BE" w14:textId="379B5871" w:rsidR="008B4279" w:rsidRPr="008F296B" w:rsidDel="005273E1" w:rsidRDefault="008B4279" w:rsidP="008B4279">
      <w:pPr>
        <w:spacing w:line="360" w:lineRule="auto"/>
        <w:rPr>
          <w:del w:id="273" w:author="Elsabe Viljoen" w:date="2025-11-24T09:52:00Z" w16du:dateUtc="2025-11-24T07:52:00Z"/>
          <w:rFonts w:ascii="Arial" w:hAnsi="Arial" w:cs="Arial"/>
          <w:sz w:val="22"/>
          <w:szCs w:val="22"/>
        </w:rPr>
      </w:pPr>
    </w:p>
    <w:p w14:paraId="760ACAE5" w14:textId="310E8913" w:rsidR="008B4279" w:rsidRPr="008F296B" w:rsidDel="005273E1" w:rsidRDefault="00F97F7B">
      <w:pPr>
        <w:spacing w:line="360" w:lineRule="auto"/>
        <w:rPr>
          <w:del w:id="274" w:author="Elsabe Viljoen" w:date="2025-11-24T09:52:00Z" w16du:dateUtc="2025-11-24T07:52:00Z"/>
          <w:rFonts w:ascii="Arial" w:hAnsi="Arial" w:cs="Arial"/>
          <w:sz w:val="22"/>
          <w:szCs w:val="22"/>
        </w:rPr>
        <w:pPrChange w:id="275" w:author="Louis Pretorius" w:date="2025-11-21T12:26:00Z">
          <w:pPr>
            <w:spacing w:line="360" w:lineRule="auto"/>
            <w:ind w:left="1418" w:hanging="709"/>
          </w:pPr>
        </w:pPrChange>
      </w:pPr>
      <w:del w:id="276" w:author="Elsabe Viljoen" w:date="2025-11-24T09:52:00Z" w16du:dateUtc="2025-11-24T07:52:00Z">
        <w:r w:rsidRPr="008F296B" w:rsidDel="005273E1">
          <w:rPr>
            <w:rFonts w:ascii="Arial" w:hAnsi="Arial" w:cs="Arial"/>
            <w:sz w:val="22"/>
            <w:szCs w:val="22"/>
          </w:rPr>
          <w:delText>4.</w:delText>
        </w:r>
        <w:r w:rsidR="008B4279" w:rsidRPr="008F296B" w:rsidDel="005273E1">
          <w:rPr>
            <w:rFonts w:ascii="Arial" w:hAnsi="Arial" w:cs="Arial"/>
            <w:sz w:val="22"/>
            <w:szCs w:val="22"/>
          </w:rPr>
          <w:delText>23</w:delText>
        </w:r>
        <w:r w:rsidRPr="008F296B" w:rsidDel="005273E1">
          <w:rPr>
            <w:rFonts w:ascii="Arial" w:hAnsi="Arial" w:cs="Arial"/>
            <w:sz w:val="22"/>
            <w:szCs w:val="22"/>
          </w:rPr>
          <w:delText>.3</w:delText>
        </w:r>
        <w:r w:rsidR="008B4279" w:rsidRPr="008F296B" w:rsidDel="005273E1">
          <w:rPr>
            <w:rFonts w:ascii="Arial" w:hAnsi="Arial" w:cs="Arial"/>
            <w:sz w:val="22"/>
            <w:szCs w:val="22"/>
          </w:rPr>
          <w:tab/>
        </w:r>
      </w:del>
    </w:p>
    <w:p w14:paraId="2A98B091" w14:textId="15AD77F8" w:rsidR="008B4279" w:rsidRPr="008F296B" w:rsidDel="005273E1" w:rsidRDefault="008B4279" w:rsidP="008B4279">
      <w:pPr>
        <w:spacing w:line="360" w:lineRule="auto"/>
        <w:rPr>
          <w:del w:id="277" w:author="Elsabe Viljoen" w:date="2025-11-24T09:52:00Z" w16du:dateUtc="2025-11-24T07:52:00Z"/>
          <w:rFonts w:ascii="Arial" w:hAnsi="Arial" w:cs="Arial"/>
          <w:sz w:val="22"/>
          <w:szCs w:val="22"/>
        </w:rPr>
      </w:pPr>
    </w:p>
    <w:p w14:paraId="1103607F" w14:textId="65B565AD" w:rsidR="008B4279" w:rsidRPr="008F296B" w:rsidRDefault="008B4279" w:rsidP="008B4279">
      <w:pPr>
        <w:spacing w:line="360" w:lineRule="auto"/>
        <w:ind w:left="709" w:hanging="709"/>
        <w:rPr>
          <w:rFonts w:ascii="Arial" w:hAnsi="Arial" w:cs="Arial"/>
          <w:b/>
          <w:bCs/>
          <w:sz w:val="22"/>
          <w:szCs w:val="22"/>
          <w:u w:val="single"/>
        </w:rPr>
      </w:pPr>
      <w:del w:id="278" w:author="Elsabe Viljoen" w:date="2025-11-24T09:52:00Z" w16du:dateUtc="2025-11-24T07:52:00Z">
        <w:r w:rsidRPr="008F296B" w:rsidDel="005273E1">
          <w:rPr>
            <w:rFonts w:ascii="Arial" w:hAnsi="Arial" w:cs="Arial"/>
            <w:b/>
            <w:bCs/>
            <w:sz w:val="22"/>
            <w:szCs w:val="22"/>
          </w:rPr>
          <w:delText>5</w:delText>
        </w:r>
      </w:del>
      <w:ins w:id="279" w:author="Elsabe Viljoen" w:date="2025-11-24T09:52:00Z" w16du:dateUtc="2025-11-24T07:52:00Z">
        <w:r w:rsidR="005273E1">
          <w:rPr>
            <w:rFonts w:ascii="Arial" w:hAnsi="Arial" w:cs="Arial"/>
            <w:b/>
            <w:bCs/>
            <w:sz w:val="22"/>
            <w:szCs w:val="22"/>
          </w:rPr>
          <w:t>4</w:t>
        </w:r>
      </w:ins>
      <w:r w:rsidRPr="008F296B">
        <w:rPr>
          <w:rFonts w:ascii="Arial" w:hAnsi="Arial" w:cs="Arial"/>
          <w:b/>
          <w:bCs/>
          <w:sz w:val="22"/>
          <w:szCs w:val="22"/>
        </w:rPr>
        <w:t xml:space="preserve">. </w:t>
      </w:r>
      <w:r w:rsidRPr="008F296B">
        <w:rPr>
          <w:rFonts w:ascii="Arial" w:hAnsi="Arial" w:cs="Arial"/>
          <w:b/>
          <w:bCs/>
          <w:sz w:val="22"/>
          <w:szCs w:val="22"/>
        </w:rPr>
        <w:tab/>
      </w:r>
      <w:r w:rsidRPr="008F296B">
        <w:rPr>
          <w:rFonts w:ascii="Arial" w:hAnsi="Arial" w:cs="Arial"/>
          <w:b/>
          <w:bCs/>
          <w:sz w:val="22"/>
          <w:szCs w:val="22"/>
          <w:u w:val="single"/>
        </w:rPr>
        <w:t>NETFLIX REQUIREMENTS, APPROVAL RIGHTS, LEGAL COMPLIANCE, RISK MANAGEMENT, ETHICAL STANDARDS AND SECURITY OBLIGATIONS</w:t>
      </w:r>
    </w:p>
    <w:p w14:paraId="4194D6CC" w14:textId="7DD6382D" w:rsidR="0036205F" w:rsidRPr="00A03902" w:rsidDel="00CE7B12" w:rsidRDefault="008B4279" w:rsidP="00911471">
      <w:pPr>
        <w:spacing w:line="360" w:lineRule="auto"/>
        <w:ind w:left="720" w:hanging="720"/>
        <w:jc w:val="both"/>
        <w:rPr>
          <w:del w:id="280" w:author="Elsabe Viljoen" w:date="2025-11-24T09:52:00Z" w16du:dateUtc="2025-11-24T07:52:00Z"/>
          <w:rFonts w:ascii="Arial" w:hAnsi="Arial" w:cs="Arial"/>
          <w:sz w:val="22"/>
          <w:szCs w:val="22"/>
        </w:rPr>
      </w:pPr>
      <w:del w:id="281" w:author="Elsabe Viljoen" w:date="2025-11-24T09:52:00Z" w16du:dateUtc="2025-11-24T07:52:00Z">
        <w:r w:rsidRPr="008F296B" w:rsidDel="00CE7B12">
          <w:rPr>
            <w:rFonts w:ascii="Arial" w:hAnsi="Arial" w:cs="Arial"/>
            <w:sz w:val="22"/>
            <w:szCs w:val="22"/>
          </w:rPr>
          <w:delText>5</w:delText>
        </w:r>
      </w:del>
      <w:ins w:id="282" w:author="Elsabe Viljoen" w:date="2025-11-24T09:52:00Z" w16du:dateUtc="2025-11-24T07:52:00Z">
        <w:r w:rsidR="00CE7B12">
          <w:rPr>
            <w:rFonts w:ascii="Arial" w:hAnsi="Arial" w:cs="Arial"/>
            <w:sz w:val="22"/>
            <w:szCs w:val="22"/>
          </w:rPr>
          <w:t>4</w:t>
        </w:r>
      </w:ins>
      <w:r w:rsidRPr="008F296B">
        <w:rPr>
          <w:rFonts w:ascii="Arial" w:hAnsi="Arial" w:cs="Arial"/>
          <w:sz w:val="22"/>
          <w:szCs w:val="22"/>
        </w:rPr>
        <w:t xml:space="preserve">.1 </w:t>
      </w:r>
      <w:ins w:id="283" w:author="Elsabe Viljoen" w:date="2025-11-24T09:52:00Z" w16du:dateUtc="2025-11-24T07:52:00Z">
        <w:r w:rsidR="00CE7B12">
          <w:rPr>
            <w:rFonts w:ascii="Arial" w:hAnsi="Arial" w:cs="Arial"/>
            <w:sz w:val="22"/>
            <w:szCs w:val="22"/>
          </w:rPr>
          <w:tab/>
        </w:r>
      </w:ins>
      <w:del w:id="284" w:author="Elsabe Viljoen" w:date="2025-11-24T09:52:00Z" w16du:dateUtc="2025-11-24T07:52:00Z">
        <w:r w:rsidRPr="00A03902" w:rsidDel="00CE7B12">
          <w:rPr>
            <w:rFonts w:ascii="Arial" w:hAnsi="Arial" w:cs="Arial"/>
            <w:sz w:val="22"/>
            <w:szCs w:val="22"/>
          </w:rPr>
          <w:tab/>
        </w:r>
      </w:del>
    </w:p>
    <w:p w14:paraId="66948A1C" w14:textId="31BCC01F" w:rsidR="0036205F" w:rsidRPr="00A03902" w:rsidRDefault="0036205F">
      <w:pPr>
        <w:spacing w:line="360" w:lineRule="auto"/>
        <w:ind w:left="720" w:hanging="720"/>
        <w:jc w:val="both"/>
        <w:rPr>
          <w:rFonts w:ascii="Arial" w:hAnsi="Arial" w:cs="Arial"/>
          <w:sz w:val="22"/>
          <w:szCs w:val="22"/>
          <w:u w:val="single"/>
        </w:rPr>
        <w:pPrChange w:id="285" w:author="Elsabe Viljoen" w:date="2025-11-24T09:52:00Z" w16du:dateUtc="2025-11-24T07:52:00Z">
          <w:pPr>
            <w:spacing w:line="360" w:lineRule="auto"/>
          </w:pPr>
        </w:pPrChange>
      </w:pPr>
      <w:del w:id="286" w:author="Elsabe Viljoen" w:date="2025-11-24T09:52:00Z" w16du:dateUtc="2025-11-24T07:52:00Z">
        <w:r w:rsidRPr="00A03902" w:rsidDel="00CE7B12">
          <w:rPr>
            <w:rFonts w:ascii="Arial" w:hAnsi="Arial" w:cs="Arial"/>
            <w:sz w:val="22"/>
            <w:szCs w:val="22"/>
          </w:rPr>
          <w:delText>5.1.</w:delText>
        </w:r>
        <w:r w:rsidR="00263F7C" w:rsidRPr="00A03902" w:rsidDel="00CE7B12">
          <w:rPr>
            <w:rFonts w:ascii="Arial" w:hAnsi="Arial" w:cs="Arial"/>
            <w:sz w:val="22"/>
            <w:szCs w:val="22"/>
          </w:rPr>
          <w:delText>2</w:delText>
        </w:r>
        <w:r w:rsidRPr="00A03902" w:rsidDel="00CE7B12">
          <w:rPr>
            <w:rFonts w:ascii="Arial" w:hAnsi="Arial" w:cs="Arial"/>
            <w:sz w:val="22"/>
            <w:szCs w:val="22"/>
          </w:rPr>
          <w:tab/>
        </w:r>
      </w:del>
      <w:r w:rsidRPr="00A03902">
        <w:rPr>
          <w:rFonts w:ascii="Arial" w:hAnsi="Arial" w:cs="Arial"/>
          <w:sz w:val="22"/>
          <w:szCs w:val="22"/>
          <w:u w:val="single"/>
          <w:rPrChange w:id="287" w:author="Elsabe Viljoen" w:date="2025-12-11T13:06:00Z" w16du:dateUtc="2025-12-11T11:06:00Z">
            <w:rPr>
              <w:rFonts w:ascii="Arial" w:hAnsi="Arial" w:cs="Arial"/>
              <w:b/>
              <w:bCs/>
              <w:sz w:val="22"/>
              <w:szCs w:val="22"/>
              <w:u w:val="single"/>
            </w:rPr>
          </w:rPrChange>
        </w:rPr>
        <w:t>General Netflix Requirements and Overriding Authority</w:t>
      </w:r>
    </w:p>
    <w:p w14:paraId="21F4F5F6" w14:textId="77777777" w:rsidR="00CE7B12" w:rsidRDefault="00CE7B12" w:rsidP="00CE7B12">
      <w:pPr>
        <w:spacing w:line="360" w:lineRule="auto"/>
        <w:jc w:val="both"/>
        <w:rPr>
          <w:ins w:id="288" w:author="Elsabe Viljoen" w:date="2025-11-24T09:52:00Z" w16du:dateUtc="2025-11-24T07:52:00Z"/>
          <w:rFonts w:ascii="Arial" w:hAnsi="Arial" w:cs="Arial"/>
          <w:sz w:val="22"/>
          <w:szCs w:val="22"/>
        </w:rPr>
      </w:pPr>
      <w:ins w:id="289" w:author="Elsabe Viljoen" w:date="2025-11-24T09:52:00Z" w16du:dateUtc="2025-11-24T07:52:00Z">
        <w:r>
          <w:rPr>
            <w:rFonts w:ascii="Arial" w:hAnsi="Arial" w:cs="Arial"/>
            <w:sz w:val="22"/>
            <w:szCs w:val="22"/>
          </w:rPr>
          <w:t>4.1.1</w:t>
        </w:r>
        <w:r>
          <w:rPr>
            <w:rFonts w:ascii="Arial" w:hAnsi="Arial" w:cs="Arial"/>
            <w:sz w:val="22"/>
            <w:szCs w:val="22"/>
          </w:rPr>
          <w:tab/>
        </w:r>
      </w:ins>
      <w:r w:rsidR="00263F7C" w:rsidRPr="00263F7C">
        <w:rPr>
          <w:rFonts w:ascii="Arial" w:hAnsi="Arial" w:cs="Arial"/>
          <w:sz w:val="22"/>
          <w:szCs w:val="22"/>
        </w:rPr>
        <w:t xml:space="preserve">The Parties acknowledge that Netflix, as the prospective Broadcaster, expects all </w:t>
      </w:r>
    </w:p>
    <w:p w14:paraId="6F3AD60F" w14:textId="696D5223" w:rsidR="00263F7C" w:rsidRDefault="00263F7C" w:rsidP="00CE7B12">
      <w:pPr>
        <w:spacing w:line="360" w:lineRule="auto"/>
        <w:ind w:left="720"/>
        <w:jc w:val="both"/>
        <w:rPr>
          <w:rFonts w:ascii="Arial" w:hAnsi="Arial" w:cs="Arial"/>
          <w:sz w:val="22"/>
          <w:szCs w:val="22"/>
        </w:rPr>
      </w:pPr>
      <w:r w:rsidRPr="00263F7C">
        <w:rPr>
          <w:rFonts w:ascii="Arial" w:hAnsi="Arial" w:cs="Arial"/>
          <w:sz w:val="22"/>
          <w:szCs w:val="22"/>
        </w:rPr>
        <w:t>creative, editorial, technical, legal and operational decisions relating to the Project to be compliant with its global documentary standards. These standards include, but are not limited to, technical delivery specifications, legal-compliance expectations, editorial integrity, narrative clarity, contributor protection, data protection, security protocols, and rigorous risk-management processes.</w:t>
      </w:r>
    </w:p>
    <w:p w14:paraId="29FBB7D4" w14:textId="77777777" w:rsidR="00911471" w:rsidRPr="008F296B" w:rsidRDefault="00911471" w:rsidP="00911471">
      <w:pPr>
        <w:spacing w:line="360" w:lineRule="auto"/>
        <w:jc w:val="both"/>
        <w:rPr>
          <w:rFonts w:ascii="Arial" w:hAnsi="Arial" w:cs="Arial"/>
          <w:sz w:val="22"/>
          <w:szCs w:val="22"/>
        </w:rPr>
      </w:pPr>
    </w:p>
    <w:p w14:paraId="61CC9C97" w14:textId="5FCBCC44" w:rsidR="0036205F" w:rsidRPr="008F296B" w:rsidRDefault="008B4279" w:rsidP="0036205F">
      <w:pPr>
        <w:spacing w:line="360" w:lineRule="auto"/>
        <w:ind w:left="720" w:hanging="720"/>
        <w:jc w:val="both"/>
        <w:rPr>
          <w:rFonts w:ascii="Arial" w:hAnsi="Arial" w:cs="Arial"/>
          <w:sz w:val="22"/>
          <w:szCs w:val="22"/>
        </w:rPr>
      </w:pPr>
      <w:del w:id="290" w:author="Elsabe Viljoen" w:date="2025-11-24T09:53:00Z" w16du:dateUtc="2025-11-24T07:53:00Z">
        <w:r w:rsidRPr="008F296B" w:rsidDel="00CE7B12">
          <w:rPr>
            <w:rFonts w:ascii="Arial" w:hAnsi="Arial" w:cs="Arial"/>
            <w:sz w:val="22"/>
            <w:szCs w:val="22"/>
          </w:rPr>
          <w:delText>5.1.</w:delText>
        </w:r>
        <w:r w:rsidR="00263F7C" w:rsidDel="00CE7B12">
          <w:rPr>
            <w:rFonts w:ascii="Arial" w:hAnsi="Arial" w:cs="Arial"/>
            <w:sz w:val="22"/>
            <w:szCs w:val="22"/>
          </w:rPr>
          <w:delText>3</w:delText>
        </w:r>
      </w:del>
      <w:ins w:id="291" w:author="Elsabe Viljoen" w:date="2025-11-24T09:53:00Z" w16du:dateUtc="2025-11-24T07:53:00Z">
        <w:r w:rsidR="00CE7B12">
          <w:rPr>
            <w:rFonts w:ascii="Arial" w:hAnsi="Arial" w:cs="Arial"/>
            <w:sz w:val="22"/>
            <w:szCs w:val="22"/>
          </w:rPr>
          <w:t>4.1.2</w:t>
        </w:r>
      </w:ins>
      <w:r w:rsidRPr="008F296B">
        <w:rPr>
          <w:rFonts w:ascii="Arial" w:hAnsi="Arial" w:cs="Arial"/>
          <w:sz w:val="22"/>
          <w:szCs w:val="22"/>
        </w:rPr>
        <w:t xml:space="preserve"> </w:t>
      </w:r>
      <w:r w:rsidR="00911471" w:rsidRPr="008F296B">
        <w:rPr>
          <w:rFonts w:ascii="Arial" w:hAnsi="Arial" w:cs="Arial"/>
          <w:sz w:val="22"/>
          <w:szCs w:val="22"/>
        </w:rPr>
        <w:tab/>
      </w:r>
      <w:r w:rsidRPr="008F296B">
        <w:rPr>
          <w:rFonts w:ascii="Arial" w:hAnsi="Arial" w:cs="Arial"/>
          <w:sz w:val="22"/>
          <w:szCs w:val="22"/>
        </w:rPr>
        <w:t xml:space="preserve">The Parties </w:t>
      </w:r>
      <w:r w:rsidRPr="0036205F">
        <w:rPr>
          <w:rFonts w:ascii="Arial" w:hAnsi="Arial" w:cs="Arial"/>
          <w:sz w:val="22"/>
          <w:szCs w:val="22"/>
        </w:rPr>
        <w:t xml:space="preserve">recognise that Netflix’s approval rights </w:t>
      </w:r>
      <w:r w:rsidR="0036205F" w:rsidRPr="0036205F">
        <w:rPr>
          <w:rFonts w:ascii="Arial" w:hAnsi="Arial" w:cs="Arial"/>
          <w:sz w:val="22"/>
          <w:szCs w:val="22"/>
        </w:rPr>
        <w:t>constitute binding contractual expectations only to the extent that such approvals relate to legal, ethical, factual, compliance and broadcast-readiness standards, and do not restrict the Parties’ ability to refine or adjust creative or editorial elements during the natural evolution of the Project.</w:t>
      </w:r>
    </w:p>
    <w:p w14:paraId="74EF8A0C" w14:textId="1053C49B" w:rsidR="00911471" w:rsidDel="00C521CE" w:rsidRDefault="00911471" w:rsidP="00C521CE">
      <w:pPr>
        <w:spacing w:line="360" w:lineRule="auto"/>
        <w:jc w:val="both"/>
        <w:rPr>
          <w:del w:id="292" w:author="Elsabe Viljoen" w:date="2025-11-24T09:53:00Z" w16du:dateUtc="2025-11-24T07:53:00Z"/>
          <w:rFonts w:ascii="Arial" w:hAnsi="Arial" w:cs="Arial"/>
          <w:sz w:val="22"/>
          <w:szCs w:val="22"/>
        </w:rPr>
      </w:pPr>
    </w:p>
    <w:p w14:paraId="69F13682" w14:textId="77777777" w:rsidR="00C521CE" w:rsidRDefault="00C521CE" w:rsidP="008B4279">
      <w:pPr>
        <w:spacing w:line="360" w:lineRule="auto"/>
        <w:rPr>
          <w:ins w:id="293" w:author="Elsabe Viljoen" w:date="2025-12-11T12:35:00Z" w16du:dateUtc="2025-12-11T10:35:00Z"/>
          <w:rFonts w:ascii="Arial" w:hAnsi="Arial" w:cs="Arial"/>
          <w:sz w:val="22"/>
          <w:szCs w:val="22"/>
        </w:rPr>
      </w:pPr>
    </w:p>
    <w:p w14:paraId="469A73F1" w14:textId="3E8A0ACB" w:rsidR="00C521CE" w:rsidRPr="00A03902" w:rsidRDefault="00C521CE" w:rsidP="00C521CE">
      <w:pPr>
        <w:spacing w:line="360" w:lineRule="auto"/>
        <w:jc w:val="both"/>
        <w:rPr>
          <w:ins w:id="294" w:author="Elsabe Viljoen" w:date="2025-12-11T12:35:00Z"/>
          <w:rFonts w:ascii="Arial" w:hAnsi="Arial" w:cs="Arial"/>
          <w:sz w:val="22"/>
          <w:szCs w:val="22"/>
          <w:rPrChange w:id="295" w:author="Elsabe Viljoen" w:date="2025-12-11T13:06:00Z" w16du:dateUtc="2025-12-11T11:06:00Z">
            <w:rPr>
              <w:ins w:id="296" w:author="Elsabe Viljoen" w:date="2025-12-11T12:35:00Z"/>
              <w:rFonts w:ascii="Arial" w:hAnsi="Arial" w:cs="Arial"/>
              <w:b/>
              <w:bCs/>
              <w:sz w:val="22"/>
              <w:szCs w:val="22"/>
            </w:rPr>
          </w:rPrChange>
        </w:rPr>
      </w:pPr>
      <w:ins w:id="297" w:author="Elsabe Viljoen" w:date="2025-12-11T12:35:00Z">
        <w:r w:rsidRPr="00C521CE">
          <w:rPr>
            <w:rFonts w:ascii="Arial" w:hAnsi="Arial" w:cs="Arial"/>
            <w:sz w:val="22"/>
            <w:szCs w:val="22"/>
            <w:rPrChange w:id="298" w:author="Elsabe Viljoen" w:date="2025-12-11T12:36:00Z" w16du:dateUtc="2025-12-11T10:36:00Z">
              <w:rPr>
                <w:rFonts w:ascii="Arial" w:hAnsi="Arial" w:cs="Arial"/>
                <w:b/>
                <w:bCs/>
                <w:sz w:val="22"/>
                <w:szCs w:val="22"/>
              </w:rPr>
            </w:rPrChange>
          </w:rPr>
          <w:t>4.1.3</w:t>
        </w:r>
        <w:r w:rsidRPr="00C521CE">
          <w:rPr>
            <w:rFonts w:ascii="Arial" w:hAnsi="Arial" w:cs="Arial"/>
            <w:b/>
            <w:bCs/>
            <w:sz w:val="22"/>
            <w:szCs w:val="22"/>
          </w:rPr>
          <w:t xml:space="preserve"> </w:t>
        </w:r>
      </w:ins>
      <w:ins w:id="299" w:author="Elsabe Viljoen" w:date="2025-12-11T12:35:00Z" w16du:dateUtc="2025-12-11T10:35:00Z">
        <w:r>
          <w:rPr>
            <w:rFonts w:ascii="Arial" w:hAnsi="Arial" w:cs="Arial"/>
            <w:b/>
            <w:bCs/>
            <w:sz w:val="22"/>
            <w:szCs w:val="22"/>
          </w:rPr>
          <w:tab/>
        </w:r>
      </w:ins>
      <w:ins w:id="300" w:author="Elsabe Viljoen" w:date="2025-12-11T12:35:00Z">
        <w:r w:rsidRPr="00A03902">
          <w:rPr>
            <w:rFonts w:ascii="Arial" w:hAnsi="Arial" w:cs="Arial"/>
            <w:sz w:val="22"/>
            <w:szCs w:val="22"/>
            <w:u w:val="single"/>
            <w:rPrChange w:id="301" w:author="Elsabe Viljoen" w:date="2025-12-11T13:06:00Z" w16du:dateUtc="2025-12-11T11:06:00Z">
              <w:rPr>
                <w:rFonts w:ascii="Arial" w:hAnsi="Arial" w:cs="Arial"/>
                <w:b/>
                <w:bCs/>
                <w:sz w:val="22"/>
                <w:szCs w:val="22"/>
              </w:rPr>
            </w:rPrChange>
          </w:rPr>
          <w:t>Netflix’s Sole Discretion – Development and Production</w:t>
        </w:r>
      </w:ins>
    </w:p>
    <w:p w14:paraId="2E5ED0D3" w14:textId="77777777" w:rsidR="00C521CE" w:rsidRPr="00C521CE" w:rsidRDefault="00C521CE" w:rsidP="00C521CE">
      <w:pPr>
        <w:spacing w:line="360" w:lineRule="auto"/>
        <w:ind w:left="720"/>
        <w:jc w:val="both"/>
        <w:rPr>
          <w:ins w:id="302" w:author="Elsabe Viljoen" w:date="2025-12-11T12:35:00Z"/>
          <w:rFonts w:ascii="Arial" w:hAnsi="Arial" w:cs="Arial"/>
          <w:sz w:val="22"/>
          <w:szCs w:val="22"/>
        </w:rPr>
        <w:pPrChange w:id="303" w:author="Elsabe Viljoen" w:date="2025-12-11T12:36:00Z" w16du:dateUtc="2025-12-11T10:36:00Z">
          <w:pPr>
            <w:spacing w:line="360" w:lineRule="auto"/>
            <w:jc w:val="both"/>
          </w:pPr>
        </w:pPrChange>
      </w:pPr>
      <w:ins w:id="304" w:author="Elsabe Viljoen" w:date="2025-12-11T12:35:00Z">
        <w:r w:rsidRPr="00C521CE">
          <w:rPr>
            <w:rFonts w:ascii="Arial" w:hAnsi="Arial" w:cs="Arial"/>
            <w:sz w:val="22"/>
            <w:szCs w:val="22"/>
          </w:rPr>
          <w:t>The Parties expressly acknowledge and agree that Netflix shall have sole and unfettered discretion to determine whether the Project is (</w:t>
        </w:r>
        <w:proofErr w:type="spellStart"/>
        <w:r w:rsidRPr="00C521CE">
          <w:rPr>
            <w:rFonts w:ascii="Arial" w:hAnsi="Arial" w:cs="Arial"/>
            <w:sz w:val="22"/>
            <w:szCs w:val="22"/>
          </w:rPr>
          <w:t>i</w:t>
        </w:r>
        <w:proofErr w:type="spellEnd"/>
        <w:r w:rsidRPr="00C521CE">
          <w:rPr>
            <w:rFonts w:ascii="Arial" w:hAnsi="Arial" w:cs="Arial"/>
            <w:sz w:val="22"/>
            <w:szCs w:val="22"/>
          </w:rPr>
          <w:t>) accepted during the Development Phase, (ii) commissioned for production, and (iii) approved at each subsequent creative, editorial, technical or managerial stage. Nothing in this Agreement shall be construed as obliging Netflix to commission, produce, distribute or exploit the Project, and all development activities undertaken by the Parties are subject to Netflix’s final decision-making authority.</w:t>
        </w:r>
      </w:ins>
    </w:p>
    <w:p w14:paraId="165D784F" w14:textId="77777777" w:rsidR="00C521CE" w:rsidRDefault="00C521CE" w:rsidP="00911471">
      <w:pPr>
        <w:spacing w:line="360" w:lineRule="auto"/>
        <w:jc w:val="both"/>
        <w:rPr>
          <w:ins w:id="305" w:author="Elsabe Viljoen" w:date="2025-12-11T12:36:00Z" w16du:dateUtc="2025-12-11T10:36:00Z"/>
          <w:rFonts w:ascii="Arial" w:hAnsi="Arial" w:cs="Arial"/>
          <w:sz w:val="22"/>
          <w:szCs w:val="22"/>
        </w:rPr>
      </w:pPr>
    </w:p>
    <w:p w14:paraId="68B1A762" w14:textId="75A90784" w:rsidR="00C521CE" w:rsidRPr="00C521CE" w:rsidRDefault="00C521CE" w:rsidP="00C521CE">
      <w:pPr>
        <w:spacing w:line="360" w:lineRule="auto"/>
        <w:jc w:val="both"/>
        <w:rPr>
          <w:ins w:id="306" w:author="Elsabe Viljoen" w:date="2025-12-11T12:36:00Z"/>
          <w:rFonts w:ascii="Arial" w:hAnsi="Arial" w:cs="Arial"/>
          <w:b/>
          <w:bCs/>
          <w:sz w:val="22"/>
          <w:szCs w:val="22"/>
        </w:rPr>
      </w:pPr>
      <w:ins w:id="307" w:author="Elsabe Viljoen" w:date="2025-12-11T12:36:00Z">
        <w:r w:rsidRPr="00C521CE">
          <w:rPr>
            <w:rFonts w:ascii="Arial" w:hAnsi="Arial" w:cs="Arial"/>
            <w:sz w:val="22"/>
            <w:szCs w:val="22"/>
            <w:rPrChange w:id="308" w:author="Elsabe Viljoen" w:date="2025-12-11T12:36:00Z" w16du:dateUtc="2025-12-11T10:36:00Z">
              <w:rPr>
                <w:rFonts w:ascii="Arial" w:hAnsi="Arial" w:cs="Arial"/>
                <w:b/>
                <w:bCs/>
                <w:sz w:val="22"/>
                <w:szCs w:val="22"/>
              </w:rPr>
            </w:rPrChange>
          </w:rPr>
          <w:t>4.1.4</w:t>
        </w:r>
        <w:r w:rsidRPr="00C521CE">
          <w:rPr>
            <w:rFonts w:ascii="Arial" w:hAnsi="Arial" w:cs="Arial"/>
            <w:b/>
            <w:bCs/>
            <w:sz w:val="22"/>
            <w:szCs w:val="22"/>
          </w:rPr>
          <w:t xml:space="preserve"> </w:t>
        </w:r>
      </w:ins>
      <w:ins w:id="309" w:author="Elsabe Viljoen" w:date="2025-12-11T12:36:00Z" w16du:dateUtc="2025-12-11T10:36:00Z">
        <w:r>
          <w:rPr>
            <w:rFonts w:ascii="Arial" w:hAnsi="Arial" w:cs="Arial"/>
            <w:b/>
            <w:bCs/>
            <w:sz w:val="22"/>
            <w:szCs w:val="22"/>
          </w:rPr>
          <w:tab/>
        </w:r>
      </w:ins>
      <w:ins w:id="310" w:author="Elsabe Viljoen" w:date="2025-12-11T12:36:00Z">
        <w:r w:rsidRPr="00A03902">
          <w:rPr>
            <w:rFonts w:ascii="Arial" w:hAnsi="Arial" w:cs="Arial"/>
            <w:sz w:val="22"/>
            <w:szCs w:val="22"/>
            <w:u w:val="single"/>
            <w:rPrChange w:id="311" w:author="Elsabe Viljoen" w:date="2025-12-11T13:06:00Z" w16du:dateUtc="2025-12-11T11:06:00Z">
              <w:rPr>
                <w:rFonts w:ascii="Arial" w:hAnsi="Arial" w:cs="Arial"/>
                <w:b/>
                <w:bCs/>
                <w:sz w:val="22"/>
                <w:szCs w:val="22"/>
              </w:rPr>
            </w:rPrChange>
          </w:rPr>
          <w:t>Netflix Final Approval – Development</w:t>
        </w:r>
      </w:ins>
    </w:p>
    <w:p w14:paraId="63C86C32" w14:textId="77777777" w:rsidR="00C521CE" w:rsidRDefault="00C521CE" w:rsidP="00C521CE">
      <w:pPr>
        <w:spacing w:line="360" w:lineRule="auto"/>
        <w:ind w:left="720"/>
        <w:jc w:val="both"/>
        <w:rPr>
          <w:ins w:id="312" w:author="Elsabe Viljoen" w:date="2025-12-11T12:36:00Z" w16du:dateUtc="2025-12-11T10:36:00Z"/>
          <w:rFonts w:ascii="Arial" w:hAnsi="Arial" w:cs="Arial"/>
          <w:sz w:val="22"/>
          <w:szCs w:val="22"/>
        </w:rPr>
        <w:pPrChange w:id="313" w:author="Elsabe Viljoen" w:date="2025-12-11T12:37:00Z" w16du:dateUtc="2025-12-11T10:37:00Z">
          <w:pPr>
            <w:spacing w:line="360" w:lineRule="auto"/>
            <w:jc w:val="both"/>
          </w:pPr>
        </w:pPrChange>
      </w:pPr>
      <w:ins w:id="314" w:author="Elsabe Viljoen" w:date="2025-12-11T12:36:00Z">
        <w:r w:rsidRPr="00C521CE">
          <w:rPr>
            <w:rFonts w:ascii="Arial" w:hAnsi="Arial" w:cs="Arial"/>
            <w:sz w:val="22"/>
            <w:szCs w:val="22"/>
          </w:rPr>
          <w:t>Netflix shall retain final and overriding approval over all Development Materials, development outcomes, creative treatments, story structures, business elements, contributor lists, proposed key personnel, archival strategies, legal reviews, and any other development-related matters. The Parties shall promptly incorporate all comments, revisions and required amendments issued by Netflix.</w:t>
        </w:r>
      </w:ins>
    </w:p>
    <w:p w14:paraId="72B98187" w14:textId="77777777" w:rsidR="00C521CE" w:rsidRDefault="00C521CE" w:rsidP="00C521CE">
      <w:pPr>
        <w:spacing w:line="360" w:lineRule="auto"/>
        <w:jc w:val="both"/>
        <w:rPr>
          <w:ins w:id="315" w:author="Elsabe Viljoen" w:date="2025-12-11T12:37:00Z" w16du:dateUtc="2025-12-11T10:37:00Z"/>
          <w:rFonts w:ascii="Arial" w:hAnsi="Arial" w:cs="Arial"/>
          <w:sz w:val="22"/>
          <w:szCs w:val="22"/>
        </w:rPr>
      </w:pPr>
    </w:p>
    <w:p w14:paraId="05154159" w14:textId="6039973E" w:rsidR="00C521CE" w:rsidRPr="00A03902" w:rsidRDefault="00C521CE" w:rsidP="00C521CE">
      <w:pPr>
        <w:spacing w:line="360" w:lineRule="auto"/>
        <w:jc w:val="both"/>
        <w:rPr>
          <w:ins w:id="316" w:author="Elsabe Viljoen" w:date="2025-12-11T12:36:00Z"/>
          <w:rFonts w:ascii="Arial" w:hAnsi="Arial" w:cs="Arial"/>
          <w:sz w:val="22"/>
          <w:szCs w:val="22"/>
          <w:rPrChange w:id="317" w:author="Elsabe Viljoen" w:date="2025-12-11T13:06:00Z" w16du:dateUtc="2025-12-11T11:06:00Z">
            <w:rPr>
              <w:ins w:id="318" w:author="Elsabe Viljoen" w:date="2025-12-11T12:36:00Z"/>
              <w:rFonts w:ascii="Arial" w:hAnsi="Arial" w:cs="Arial"/>
              <w:b/>
              <w:bCs/>
              <w:sz w:val="22"/>
              <w:szCs w:val="22"/>
            </w:rPr>
          </w:rPrChange>
        </w:rPr>
      </w:pPr>
      <w:ins w:id="319" w:author="Elsabe Viljoen" w:date="2025-12-11T12:36:00Z">
        <w:r w:rsidRPr="00C521CE">
          <w:rPr>
            <w:rFonts w:ascii="Arial" w:hAnsi="Arial" w:cs="Arial"/>
            <w:sz w:val="22"/>
            <w:szCs w:val="22"/>
            <w:rPrChange w:id="320" w:author="Elsabe Viljoen" w:date="2025-12-11T12:36:00Z" w16du:dateUtc="2025-12-11T10:36:00Z">
              <w:rPr>
                <w:rFonts w:ascii="Arial" w:hAnsi="Arial" w:cs="Arial"/>
                <w:b/>
                <w:bCs/>
                <w:sz w:val="22"/>
                <w:szCs w:val="22"/>
              </w:rPr>
            </w:rPrChange>
          </w:rPr>
          <w:t>4.1.5</w:t>
        </w:r>
        <w:r w:rsidRPr="00C521CE">
          <w:rPr>
            <w:rFonts w:ascii="Arial" w:hAnsi="Arial" w:cs="Arial"/>
            <w:b/>
            <w:bCs/>
            <w:sz w:val="22"/>
            <w:szCs w:val="22"/>
          </w:rPr>
          <w:t xml:space="preserve"> </w:t>
        </w:r>
      </w:ins>
      <w:ins w:id="321" w:author="Elsabe Viljoen" w:date="2025-12-11T12:37:00Z" w16du:dateUtc="2025-12-11T10:37:00Z">
        <w:r>
          <w:rPr>
            <w:rFonts w:ascii="Arial" w:hAnsi="Arial" w:cs="Arial"/>
            <w:b/>
            <w:bCs/>
            <w:sz w:val="22"/>
            <w:szCs w:val="22"/>
          </w:rPr>
          <w:tab/>
        </w:r>
      </w:ins>
      <w:ins w:id="322" w:author="Elsabe Viljoen" w:date="2025-12-11T12:36:00Z">
        <w:r w:rsidRPr="00A03902">
          <w:rPr>
            <w:rFonts w:ascii="Arial" w:hAnsi="Arial" w:cs="Arial"/>
            <w:sz w:val="22"/>
            <w:szCs w:val="22"/>
            <w:u w:val="single"/>
            <w:rPrChange w:id="323" w:author="Elsabe Viljoen" w:date="2025-12-11T13:06:00Z" w16du:dateUtc="2025-12-11T11:06:00Z">
              <w:rPr>
                <w:rFonts w:ascii="Arial" w:hAnsi="Arial" w:cs="Arial"/>
                <w:b/>
                <w:bCs/>
                <w:sz w:val="22"/>
                <w:szCs w:val="22"/>
              </w:rPr>
            </w:rPrChange>
          </w:rPr>
          <w:t xml:space="preserve">Netflix Final Approval – Production (If </w:t>
        </w:r>
        <w:proofErr w:type="gramStart"/>
        <w:r w:rsidRPr="00A03902">
          <w:rPr>
            <w:rFonts w:ascii="Arial" w:hAnsi="Arial" w:cs="Arial"/>
            <w:sz w:val="22"/>
            <w:szCs w:val="22"/>
            <w:u w:val="single"/>
            <w:rPrChange w:id="324" w:author="Elsabe Viljoen" w:date="2025-12-11T13:06:00Z" w16du:dateUtc="2025-12-11T11:06:00Z">
              <w:rPr>
                <w:rFonts w:ascii="Arial" w:hAnsi="Arial" w:cs="Arial"/>
                <w:b/>
                <w:bCs/>
                <w:sz w:val="22"/>
                <w:szCs w:val="22"/>
              </w:rPr>
            </w:rPrChange>
          </w:rPr>
          <w:t>Commissioned</w:t>
        </w:r>
        <w:proofErr w:type="gramEnd"/>
        <w:r w:rsidRPr="00A03902">
          <w:rPr>
            <w:rFonts w:ascii="Arial" w:hAnsi="Arial" w:cs="Arial"/>
            <w:sz w:val="22"/>
            <w:szCs w:val="22"/>
            <w:u w:val="single"/>
            <w:rPrChange w:id="325" w:author="Elsabe Viljoen" w:date="2025-12-11T13:06:00Z" w16du:dateUtc="2025-12-11T11:06:00Z">
              <w:rPr>
                <w:rFonts w:ascii="Arial" w:hAnsi="Arial" w:cs="Arial"/>
                <w:b/>
                <w:bCs/>
                <w:sz w:val="22"/>
                <w:szCs w:val="22"/>
              </w:rPr>
            </w:rPrChange>
          </w:rPr>
          <w:t>)</w:t>
        </w:r>
      </w:ins>
    </w:p>
    <w:p w14:paraId="1B78A7A3" w14:textId="77777777" w:rsidR="00C521CE" w:rsidRPr="00C521CE" w:rsidRDefault="00C521CE" w:rsidP="00C521CE">
      <w:pPr>
        <w:spacing w:line="360" w:lineRule="auto"/>
        <w:ind w:left="720"/>
        <w:jc w:val="both"/>
        <w:rPr>
          <w:ins w:id="326" w:author="Elsabe Viljoen" w:date="2025-12-11T12:36:00Z"/>
          <w:rFonts w:ascii="Arial" w:hAnsi="Arial" w:cs="Arial"/>
          <w:sz w:val="22"/>
          <w:szCs w:val="22"/>
        </w:rPr>
        <w:pPrChange w:id="327" w:author="Elsabe Viljoen" w:date="2025-12-11T12:37:00Z" w16du:dateUtc="2025-12-11T10:37:00Z">
          <w:pPr>
            <w:spacing w:line="360" w:lineRule="auto"/>
            <w:jc w:val="both"/>
          </w:pPr>
        </w:pPrChange>
      </w:pPr>
      <w:ins w:id="328" w:author="Elsabe Viljoen" w:date="2025-12-11T12:36:00Z">
        <w:r w:rsidRPr="00C521CE">
          <w:rPr>
            <w:rFonts w:ascii="Arial" w:hAnsi="Arial" w:cs="Arial"/>
            <w:sz w:val="22"/>
            <w:szCs w:val="22"/>
          </w:rPr>
          <w:t>If the Project is commissioned for production, Netflix shall retain final approval over all execution and production matters, including without limitation all Heads of Department, the Director, production schedules, budgets, scripts, cuts, delivery elements, contributor releases, legal clearances, archival licences, risk assessments, right-of-reply processes, and all creative, editorial, operational and business decisions taken in connection with the Project.</w:t>
        </w:r>
      </w:ins>
    </w:p>
    <w:p w14:paraId="43EB5BD3" w14:textId="6F3BCBCB" w:rsidR="008B4279" w:rsidDel="00C521CE" w:rsidRDefault="008B4279" w:rsidP="008B4279">
      <w:pPr>
        <w:spacing w:line="360" w:lineRule="auto"/>
        <w:rPr>
          <w:del w:id="329" w:author="Elsabe Viljoen" w:date="2025-11-24T09:53:00Z" w16du:dateUtc="2025-11-24T07:53:00Z"/>
          <w:rFonts w:ascii="Arial" w:hAnsi="Arial" w:cs="Arial"/>
          <w:sz w:val="22"/>
          <w:szCs w:val="22"/>
        </w:rPr>
      </w:pPr>
      <w:del w:id="330" w:author="Elsabe Viljoen" w:date="2025-11-24T09:53:00Z" w16du:dateUtc="2025-11-24T07:53:00Z">
        <w:r w:rsidRPr="008F296B" w:rsidDel="00CE7B12">
          <w:rPr>
            <w:rFonts w:ascii="Arial" w:hAnsi="Arial" w:cs="Arial"/>
            <w:sz w:val="22"/>
            <w:szCs w:val="22"/>
          </w:rPr>
          <w:delText>5.1.</w:delText>
        </w:r>
        <w:r w:rsidR="00263F7C" w:rsidDel="00CE7B12">
          <w:rPr>
            <w:rFonts w:ascii="Arial" w:hAnsi="Arial" w:cs="Arial"/>
            <w:sz w:val="22"/>
            <w:szCs w:val="22"/>
          </w:rPr>
          <w:delText>4</w:delText>
        </w:r>
        <w:r w:rsidRPr="008F296B" w:rsidDel="00CE7B12">
          <w:rPr>
            <w:rFonts w:ascii="Arial" w:hAnsi="Arial" w:cs="Arial"/>
            <w:sz w:val="22"/>
            <w:szCs w:val="22"/>
          </w:rPr>
          <w:delText xml:space="preserve"> </w:delText>
        </w:r>
        <w:r w:rsidR="00911471" w:rsidRPr="008F296B" w:rsidDel="00CE7B12">
          <w:rPr>
            <w:rFonts w:ascii="Arial" w:hAnsi="Arial" w:cs="Arial"/>
            <w:sz w:val="22"/>
            <w:szCs w:val="22"/>
          </w:rPr>
          <w:tab/>
        </w:r>
        <w:r w:rsidRPr="008F296B" w:rsidDel="00CE7B12">
          <w:rPr>
            <w:rFonts w:ascii="Arial" w:hAnsi="Arial" w:cs="Arial"/>
            <w:sz w:val="22"/>
            <w:szCs w:val="22"/>
          </w:rPr>
          <w:delText>.</w:delText>
        </w:r>
      </w:del>
    </w:p>
    <w:p w14:paraId="2B07FA23" w14:textId="77777777" w:rsidR="00C521CE" w:rsidRPr="008F296B" w:rsidRDefault="00C521CE">
      <w:pPr>
        <w:spacing w:line="360" w:lineRule="auto"/>
        <w:ind w:left="720" w:hanging="720"/>
        <w:rPr>
          <w:ins w:id="331" w:author="Elsabe Viljoen" w:date="2025-12-11T12:37:00Z" w16du:dateUtc="2025-12-11T10:37:00Z"/>
          <w:rFonts w:ascii="Arial" w:hAnsi="Arial" w:cs="Arial"/>
          <w:sz w:val="22"/>
          <w:szCs w:val="22"/>
        </w:rPr>
        <w:pPrChange w:id="332" w:author="Louis Pretorius" w:date="2025-11-21T13:27:00Z">
          <w:pPr>
            <w:spacing w:line="360" w:lineRule="auto"/>
            <w:ind w:left="720"/>
          </w:pPr>
        </w:pPrChange>
      </w:pPr>
    </w:p>
    <w:p w14:paraId="349526DC" w14:textId="64060FF9" w:rsidR="00482EA2" w:rsidRPr="008F296B" w:rsidDel="00CE7B12" w:rsidRDefault="00482EA2" w:rsidP="008B4279">
      <w:pPr>
        <w:spacing w:line="360" w:lineRule="auto"/>
        <w:rPr>
          <w:del w:id="333" w:author="Elsabe Viljoen" w:date="2025-11-24T09:53:00Z" w16du:dateUtc="2025-11-24T07:53:00Z"/>
          <w:rFonts w:ascii="Arial" w:hAnsi="Arial" w:cs="Arial"/>
          <w:sz w:val="22"/>
          <w:szCs w:val="22"/>
        </w:rPr>
      </w:pPr>
    </w:p>
    <w:p w14:paraId="70ABF30D" w14:textId="31188B3E" w:rsidR="008B4279" w:rsidRPr="008F296B" w:rsidDel="00CE7B12" w:rsidRDefault="008B4279">
      <w:pPr>
        <w:spacing w:line="360" w:lineRule="auto"/>
        <w:rPr>
          <w:del w:id="334" w:author="Elsabe Viljoen" w:date="2025-11-24T09:53:00Z" w16du:dateUtc="2025-11-24T07:53:00Z"/>
          <w:rFonts w:ascii="Arial" w:hAnsi="Arial" w:cs="Arial"/>
          <w:sz w:val="22"/>
          <w:szCs w:val="22"/>
        </w:rPr>
        <w:pPrChange w:id="335" w:author="Louis Pretorius" w:date="2025-11-21T13:27:00Z">
          <w:pPr>
            <w:spacing w:line="360" w:lineRule="auto"/>
            <w:ind w:left="720" w:hanging="720"/>
          </w:pPr>
        </w:pPrChange>
      </w:pPr>
      <w:del w:id="336" w:author="Elsabe Viljoen" w:date="2025-11-24T09:53:00Z" w16du:dateUtc="2025-11-24T07:53:00Z">
        <w:r w:rsidRPr="008F296B" w:rsidDel="00CE7B12">
          <w:rPr>
            <w:rFonts w:ascii="Arial" w:hAnsi="Arial" w:cs="Arial"/>
            <w:sz w:val="22"/>
            <w:szCs w:val="22"/>
          </w:rPr>
          <w:delText xml:space="preserve">5.2 </w:delText>
        </w:r>
        <w:r w:rsidR="00911471" w:rsidRPr="008F296B" w:rsidDel="00CE7B12">
          <w:rPr>
            <w:rFonts w:ascii="Arial" w:hAnsi="Arial" w:cs="Arial"/>
            <w:sz w:val="22"/>
            <w:szCs w:val="22"/>
          </w:rPr>
          <w:tab/>
        </w:r>
      </w:del>
    </w:p>
    <w:p w14:paraId="0F981BF5" w14:textId="15A29774" w:rsidR="008B4279" w:rsidRPr="008F296B" w:rsidDel="00CE7B12" w:rsidRDefault="008B4279" w:rsidP="008B4279">
      <w:pPr>
        <w:spacing w:line="360" w:lineRule="auto"/>
        <w:rPr>
          <w:del w:id="337" w:author="Elsabe Viljoen" w:date="2025-11-24T09:53:00Z" w16du:dateUtc="2025-11-24T07:53:00Z"/>
          <w:rFonts w:ascii="Arial" w:hAnsi="Arial" w:cs="Arial"/>
          <w:sz w:val="22"/>
          <w:szCs w:val="22"/>
        </w:rPr>
      </w:pPr>
    </w:p>
    <w:p w14:paraId="59753E93" w14:textId="2378C125" w:rsidR="008B4279" w:rsidRPr="008F296B" w:rsidRDefault="008B4279" w:rsidP="008B4279">
      <w:pPr>
        <w:spacing w:line="360" w:lineRule="auto"/>
        <w:rPr>
          <w:rFonts w:ascii="Arial" w:hAnsi="Arial" w:cs="Arial"/>
          <w:sz w:val="22"/>
          <w:szCs w:val="22"/>
        </w:rPr>
      </w:pPr>
      <w:del w:id="338" w:author="Elsabe Viljoen" w:date="2025-11-24T09:53:00Z" w16du:dateUtc="2025-11-24T07:53:00Z">
        <w:r w:rsidRPr="008F296B" w:rsidDel="00CE7B12">
          <w:rPr>
            <w:rFonts w:ascii="Arial" w:hAnsi="Arial" w:cs="Arial"/>
            <w:sz w:val="22"/>
            <w:szCs w:val="22"/>
          </w:rPr>
          <w:delText>5.3</w:delText>
        </w:r>
      </w:del>
      <w:ins w:id="339" w:author="Elsabe Viljoen" w:date="2025-11-24T09:53:00Z" w16du:dateUtc="2025-11-24T07:53:00Z">
        <w:r w:rsidR="00CE7B12">
          <w:rPr>
            <w:rFonts w:ascii="Arial" w:hAnsi="Arial" w:cs="Arial"/>
            <w:sz w:val="22"/>
            <w:szCs w:val="22"/>
          </w:rPr>
          <w:t>4.2</w:t>
        </w:r>
      </w:ins>
      <w:r w:rsidRPr="008F296B">
        <w:rPr>
          <w:rFonts w:ascii="Arial" w:hAnsi="Arial" w:cs="Arial"/>
          <w:sz w:val="22"/>
          <w:szCs w:val="22"/>
        </w:rPr>
        <w:t xml:space="preserve"> </w:t>
      </w:r>
      <w:r w:rsidR="00911471" w:rsidRPr="008F296B">
        <w:rPr>
          <w:rFonts w:ascii="Arial" w:hAnsi="Arial" w:cs="Arial"/>
          <w:sz w:val="22"/>
          <w:szCs w:val="22"/>
        </w:rPr>
        <w:tab/>
      </w:r>
      <w:r w:rsidR="00C91AFF" w:rsidRPr="00A03902">
        <w:rPr>
          <w:rFonts w:ascii="Arial" w:hAnsi="Arial" w:cs="Arial"/>
          <w:sz w:val="22"/>
          <w:szCs w:val="22"/>
          <w:u w:val="single"/>
          <w:rPrChange w:id="340" w:author="Elsabe Viljoen" w:date="2025-12-11T13:06:00Z" w16du:dateUtc="2025-12-11T11:06:00Z">
            <w:rPr>
              <w:rFonts w:ascii="Arial" w:hAnsi="Arial" w:cs="Arial"/>
              <w:b/>
              <w:bCs/>
              <w:sz w:val="22"/>
              <w:szCs w:val="22"/>
              <w:u w:val="single"/>
            </w:rPr>
          </w:rPrChange>
        </w:rPr>
        <w:t>Netflix Truth-In-Documentary Requirements</w:t>
      </w:r>
    </w:p>
    <w:p w14:paraId="01EE6C91" w14:textId="41945287" w:rsidR="008B4279" w:rsidRPr="008F296B" w:rsidRDefault="00CE7B12" w:rsidP="00911471">
      <w:pPr>
        <w:spacing w:line="360" w:lineRule="auto"/>
        <w:ind w:left="720" w:hanging="720"/>
        <w:rPr>
          <w:rFonts w:ascii="Arial" w:hAnsi="Arial" w:cs="Arial"/>
          <w:sz w:val="22"/>
          <w:szCs w:val="22"/>
        </w:rPr>
      </w:pPr>
      <w:ins w:id="341" w:author="Elsabe Viljoen" w:date="2025-11-24T09:53:00Z" w16du:dateUtc="2025-11-24T07:53:00Z">
        <w:r>
          <w:rPr>
            <w:rFonts w:ascii="Arial" w:hAnsi="Arial" w:cs="Arial"/>
            <w:sz w:val="22"/>
            <w:szCs w:val="22"/>
          </w:rPr>
          <w:t>4.2</w:t>
        </w:r>
      </w:ins>
      <w:del w:id="342" w:author="Elsabe Viljoen" w:date="2025-11-24T09:53:00Z" w16du:dateUtc="2025-11-24T07:53:00Z">
        <w:r w:rsidR="008B4279" w:rsidRPr="008F296B" w:rsidDel="00CE7B12">
          <w:rPr>
            <w:rFonts w:ascii="Arial" w:hAnsi="Arial" w:cs="Arial"/>
            <w:sz w:val="22"/>
            <w:szCs w:val="22"/>
          </w:rPr>
          <w:delText>5.3</w:delText>
        </w:r>
      </w:del>
      <w:r w:rsidR="008B4279" w:rsidRPr="008F296B">
        <w:rPr>
          <w:rFonts w:ascii="Arial" w:hAnsi="Arial" w:cs="Arial"/>
          <w:sz w:val="22"/>
          <w:szCs w:val="22"/>
        </w:rPr>
        <w:t xml:space="preserve">.1 </w:t>
      </w:r>
      <w:r w:rsidR="00911471" w:rsidRPr="008F296B">
        <w:rPr>
          <w:rFonts w:ascii="Arial" w:hAnsi="Arial" w:cs="Arial"/>
          <w:sz w:val="22"/>
          <w:szCs w:val="22"/>
        </w:rPr>
        <w:tab/>
      </w:r>
      <w:r w:rsidR="008B4279" w:rsidRPr="008F296B">
        <w:rPr>
          <w:rFonts w:ascii="Arial" w:hAnsi="Arial" w:cs="Arial"/>
          <w:sz w:val="22"/>
          <w:szCs w:val="22"/>
        </w:rPr>
        <w:t>The Parties understand and accept that Netflix requires strict adherence to its “truth-in-documentary” expectations, meaning that all factual assertions, statements of historical record, allegations, timelines, character depictions, archival materials and investigative representations must be:</w:t>
      </w:r>
      <w:r w:rsidR="008B4279" w:rsidRPr="008F296B">
        <w:rPr>
          <w:rFonts w:ascii="Arial" w:hAnsi="Arial" w:cs="Arial"/>
          <w:sz w:val="22"/>
          <w:szCs w:val="22"/>
        </w:rPr>
        <w:br/>
        <w:t xml:space="preserve">(a) </w:t>
      </w:r>
      <w:r w:rsidR="00911471" w:rsidRPr="008F296B">
        <w:rPr>
          <w:rFonts w:ascii="Arial" w:hAnsi="Arial" w:cs="Arial"/>
          <w:sz w:val="22"/>
          <w:szCs w:val="22"/>
        </w:rPr>
        <w:tab/>
      </w:r>
      <w:r w:rsidR="008B4279" w:rsidRPr="008F296B">
        <w:rPr>
          <w:rFonts w:ascii="Arial" w:hAnsi="Arial" w:cs="Arial"/>
          <w:sz w:val="22"/>
          <w:szCs w:val="22"/>
        </w:rPr>
        <w:t>verifiable;</w:t>
      </w:r>
      <w:r w:rsidR="008B4279" w:rsidRPr="008F296B">
        <w:rPr>
          <w:rFonts w:ascii="Arial" w:hAnsi="Arial" w:cs="Arial"/>
          <w:sz w:val="22"/>
          <w:szCs w:val="22"/>
        </w:rPr>
        <w:br/>
        <w:t xml:space="preserve">(b) </w:t>
      </w:r>
      <w:r w:rsidR="00911471" w:rsidRPr="008F296B">
        <w:rPr>
          <w:rFonts w:ascii="Arial" w:hAnsi="Arial" w:cs="Arial"/>
          <w:sz w:val="22"/>
          <w:szCs w:val="22"/>
        </w:rPr>
        <w:tab/>
      </w:r>
      <w:r w:rsidR="008B4279" w:rsidRPr="008F296B">
        <w:rPr>
          <w:rFonts w:ascii="Arial" w:hAnsi="Arial" w:cs="Arial"/>
          <w:sz w:val="22"/>
          <w:szCs w:val="22"/>
        </w:rPr>
        <w:t>documented;</w:t>
      </w:r>
      <w:r w:rsidR="008B4279" w:rsidRPr="008F296B">
        <w:rPr>
          <w:rFonts w:ascii="Arial" w:hAnsi="Arial" w:cs="Arial"/>
          <w:sz w:val="22"/>
          <w:szCs w:val="22"/>
        </w:rPr>
        <w:br/>
        <w:t xml:space="preserve">(c) </w:t>
      </w:r>
      <w:r w:rsidR="00911471" w:rsidRPr="008F296B">
        <w:rPr>
          <w:rFonts w:ascii="Arial" w:hAnsi="Arial" w:cs="Arial"/>
          <w:sz w:val="22"/>
          <w:szCs w:val="22"/>
        </w:rPr>
        <w:tab/>
      </w:r>
      <w:r w:rsidR="008B4279" w:rsidRPr="008F296B">
        <w:rPr>
          <w:rFonts w:ascii="Arial" w:hAnsi="Arial" w:cs="Arial"/>
          <w:sz w:val="22"/>
          <w:szCs w:val="22"/>
        </w:rPr>
        <w:t>supported by credible evidence;</w:t>
      </w:r>
      <w:r w:rsidR="008B4279" w:rsidRPr="008F296B">
        <w:rPr>
          <w:rFonts w:ascii="Arial" w:hAnsi="Arial" w:cs="Arial"/>
          <w:sz w:val="22"/>
          <w:szCs w:val="22"/>
        </w:rPr>
        <w:br/>
        <w:t xml:space="preserve">(d) </w:t>
      </w:r>
      <w:r w:rsidR="00911471" w:rsidRPr="008F296B">
        <w:rPr>
          <w:rFonts w:ascii="Arial" w:hAnsi="Arial" w:cs="Arial"/>
          <w:sz w:val="22"/>
          <w:szCs w:val="22"/>
        </w:rPr>
        <w:tab/>
      </w:r>
      <w:r w:rsidR="008B4279" w:rsidRPr="008F296B">
        <w:rPr>
          <w:rFonts w:ascii="Arial" w:hAnsi="Arial" w:cs="Arial"/>
          <w:sz w:val="22"/>
          <w:szCs w:val="22"/>
        </w:rPr>
        <w:t>legally safe; and</w:t>
      </w:r>
      <w:r w:rsidR="008B4279" w:rsidRPr="008F296B">
        <w:rPr>
          <w:rFonts w:ascii="Arial" w:hAnsi="Arial" w:cs="Arial"/>
          <w:sz w:val="22"/>
          <w:szCs w:val="22"/>
        </w:rPr>
        <w:br/>
        <w:t>(e)</w:t>
      </w:r>
      <w:r w:rsidR="00911471" w:rsidRPr="008F296B">
        <w:rPr>
          <w:rFonts w:ascii="Arial" w:hAnsi="Arial" w:cs="Arial"/>
          <w:sz w:val="22"/>
          <w:szCs w:val="22"/>
        </w:rPr>
        <w:tab/>
      </w:r>
      <w:r w:rsidR="008B4279" w:rsidRPr="008F296B">
        <w:rPr>
          <w:rFonts w:ascii="Arial" w:hAnsi="Arial" w:cs="Arial"/>
          <w:sz w:val="22"/>
          <w:szCs w:val="22"/>
        </w:rPr>
        <w:t xml:space="preserve"> framed accurately within the broader context of the Project.</w:t>
      </w:r>
    </w:p>
    <w:p w14:paraId="52D282C1" w14:textId="77777777" w:rsidR="00911471" w:rsidRPr="008F296B" w:rsidRDefault="00911471" w:rsidP="008B4279">
      <w:pPr>
        <w:spacing w:line="360" w:lineRule="auto"/>
        <w:rPr>
          <w:rFonts w:ascii="Arial" w:hAnsi="Arial" w:cs="Arial"/>
          <w:sz w:val="22"/>
          <w:szCs w:val="22"/>
        </w:rPr>
      </w:pPr>
    </w:p>
    <w:p w14:paraId="1FFEB47C" w14:textId="6D37183A" w:rsidR="00911471" w:rsidRPr="008F296B" w:rsidRDefault="008B4279" w:rsidP="00911471">
      <w:pPr>
        <w:spacing w:line="360" w:lineRule="auto"/>
        <w:ind w:left="720" w:hanging="720"/>
        <w:rPr>
          <w:rFonts w:ascii="Arial" w:hAnsi="Arial" w:cs="Arial"/>
          <w:sz w:val="22"/>
          <w:szCs w:val="22"/>
        </w:rPr>
      </w:pPr>
      <w:del w:id="343" w:author="Elsabe Viljoen" w:date="2025-11-24T09:53:00Z" w16du:dateUtc="2025-11-24T07:53:00Z">
        <w:r w:rsidRPr="008F296B" w:rsidDel="00CE7B12">
          <w:rPr>
            <w:rFonts w:ascii="Arial" w:hAnsi="Arial" w:cs="Arial"/>
            <w:sz w:val="22"/>
            <w:szCs w:val="22"/>
          </w:rPr>
          <w:delText>5.3</w:delText>
        </w:r>
      </w:del>
      <w:ins w:id="344" w:author="Elsabe Viljoen" w:date="2025-11-24T09:53:00Z" w16du:dateUtc="2025-11-24T07:53:00Z">
        <w:r w:rsidR="00CE7B12">
          <w:rPr>
            <w:rFonts w:ascii="Arial" w:hAnsi="Arial" w:cs="Arial"/>
            <w:sz w:val="22"/>
            <w:szCs w:val="22"/>
          </w:rPr>
          <w:t>4.2</w:t>
        </w:r>
      </w:ins>
      <w:r w:rsidRPr="008F296B">
        <w:rPr>
          <w:rFonts w:ascii="Arial" w:hAnsi="Arial" w:cs="Arial"/>
          <w:sz w:val="22"/>
          <w:szCs w:val="22"/>
        </w:rPr>
        <w:t xml:space="preserve">.2 </w:t>
      </w:r>
      <w:r w:rsidR="00911471" w:rsidRPr="008F296B">
        <w:rPr>
          <w:rFonts w:ascii="Arial" w:hAnsi="Arial" w:cs="Arial"/>
          <w:sz w:val="22"/>
          <w:szCs w:val="22"/>
        </w:rPr>
        <w:tab/>
      </w:r>
      <w:r w:rsidRPr="008F296B">
        <w:rPr>
          <w:rFonts w:ascii="Arial" w:hAnsi="Arial" w:cs="Arial"/>
          <w:sz w:val="22"/>
          <w:szCs w:val="22"/>
        </w:rPr>
        <w:t>No assertion, whether explicit or implied, may be included unless:</w:t>
      </w:r>
      <w:r w:rsidRPr="008F296B">
        <w:rPr>
          <w:rFonts w:ascii="Arial" w:hAnsi="Arial" w:cs="Arial"/>
          <w:sz w:val="22"/>
          <w:szCs w:val="22"/>
        </w:rPr>
        <w:br/>
        <w:t xml:space="preserve">(a) </w:t>
      </w:r>
      <w:r w:rsidR="00911471" w:rsidRPr="008F296B">
        <w:rPr>
          <w:rFonts w:ascii="Arial" w:hAnsi="Arial" w:cs="Arial"/>
          <w:sz w:val="22"/>
          <w:szCs w:val="22"/>
        </w:rPr>
        <w:tab/>
      </w:r>
      <w:r w:rsidRPr="008F296B">
        <w:rPr>
          <w:rFonts w:ascii="Arial" w:hAnsi="Arial" w:cs="Arial"/>
          <w:sz w:val="22"/>
          <w:szCs w:val="22"/>
        </w:rPr>
        <w:t>it has been verified by the research team;</w:t>
      </w:r>
      <w:r w:rsidRPr="008F296B">
        <w:rPr>
          <w:rFonts w:ascii="Arial" w:hAnsi="Arial" w:cs="Arial"/>
          <w:sz w:val="22"/>
          <w:szCs w:val="22"/>
        </w:rPr>
        <w:br/>
        <w:t xml:space="preserve">(b) </w:t>
      </w:r>
      <w:r w:rsidR="00911471" w:rsidRPr="008F296B">
        <w:rPr>
          <w:rFonts w:ascii="Arial" w:hAnsi="Arial" w:cs="Arial"/>
          <w:sz w:val="22"/>
          <w:szCs w:val="22"/>
        </w:rPr>
        <w:tab/>
      </w:r>
      <w:r w:rsidRPr="008F296B">
        <w:rPr>
          <w:rFonts w:ascii="Arial" w:hAnsi="Arial" w:cs="Arial"/>
          <w:sz w:val="22"/>
          <w:szCs w:val="22"/>
        </w:rPr>
        <w:t>it has been reviewed by production counsel;</w:t>
      </w:r>
      <w:r w:rsidRPr="008F296B">
        <w:rPr>
          <w:rFonts w:ascii="Arial" w:hAnsi="Arial" w:cs="Arial"/>
          <w:sz w:val="22"/>
          <w:szCs w:val="22"/>
        </w:rPr>
        <w:br/>
        <w:t xml:space="preserve">(c) </w:t>
      </w:r>
      <w:r w:rsidR="00911471" w:rsidRPr="008F296B">
        <w:rPr>
          <w:rFonts w:ascii="Arial" w:hAnsi="Arial" w:cs="Arial"/>
          <w:sz w:val="22"/>
          <w:szCs w:val="22"/>
        </w:rPr>
        <w:tab/>
      </w:r>
      <w:r w:rsidRPr="008F296B">
        <w:rPr>
          <w:rFonts w:ascii="Arial" w:hAnsi="Arial" w:cs="Arial"/>
          <w:sz w:val="22"/>
          <w:szCs w:val="22"/>
        </w:rPr>
        <w:t>documentary evidence or credible testimony supports it; and</w:t>
      </w:r>
      <w:r w:rsidRPr="008F296B">
        <w:rPr>
          <w:rFonts w:ascii="Arial" w:hAnsi="Arial" w:cs="Arial"/>
          <w:sz w:val="22"/>
          <w:szCs w:val="22"/>
        </w:rPr>
        <w:br/>
        <w:t xml:space="preserve">(d) </w:t>
      </w:r>
      <w:r w:rsidR="00911471" w:rsidRPr="008F296B">
        <w:rPr>
          <w:rFonts w:ascii="Arial" w:hAnsi="Arial" w:cs="Arial"/>
          <w:sz w:val="22"/>
          <w:szCs w:val="22"/>
        </w:rPr>
        <w:tab/>
      </w:r>
      <w:r w:rsidRPr="008F296B">
        <w:rPr>
          <w:rFonts w:ascii="Arial" w:hAnsi="Arial" w:cs="Arial"/>
          <w:sz w:val="22"/>
          <w:szCs w:val="22"/>
        </w:rPr>
        <w:t xml:space="preserve">it is presented in a manner that avoids defamation, misrepresentation or </w:t>
      </w:r>
    </w:p>
    <w:p w14:paraId="32C79E04" w14:textId="25A75899" w:rsidR="008B4279" w:rsidRPr="008F296B" w:rsidRDefault="008B4279" w:rsidP="00911471">
      <w:pPr>
        <w:spacing w:line="360" w:lineRule="auto"/>
        <w:ind w:left="720" w:firstLine="720"/>
        <w:rPr>
          <w:rFonts w:ascii="Arial" w:hAnsi="Arial" w:cs="Arial"/>
          <w:sz w:val="22"/>
          <w:szCs w:val="22"/>
        </w:rPr>
      </w:pPr>
      <w:r w:rsidRPr="008F296B">
        <w:rPr>
          <w:rFonts w:ascii="Arial" w:hAnsi="Arial" w:cs="Arial"/>
          <w:sz w:val="22"/>
          <w:szCs w:val="22"/>
        </w:rPr>
        <w:t>unjustified inference.</w:t>
      </w:r>
    </w:p>
    <w:p w14:paraId="2F05C0CB" w14:textId="095EB6CB" w:rsidR="008B4279" w:rsidRPr="008F296B" w:rsidRDefault="008B4279" w:rsidP="008B4279">
      <w:pPr>
        <w:spacing w:line="360" w:lineRule="auto"/>
        <w:rPr>
          <w:rFonts w:ascii="Arial" w:hAnsi="Arial" w:cs="Arial"/>
          <w:sz w:val="22"/>
          <w:szCs w:val="22"/>
        </w:rPr>
      </w:pPr>
    </w:p>
    <w:p w14:paraId="0AC20537" w14:textId="3CA1F15D" w:rsidR="008B4279" w:rsidRPr="00A03902" w:rsidRDefault="00CE7B12" w:rsidP="008B4279">
      <w:pPr>
        <w:spacing w:line="360" w:lineRule="auto"/>
        <w:rPr>
          <w:rFonts w:ascii="Arial" w:hAnsi="Arial" w:cs="Arial"/>
          <w:sz w:val="22"/>
          <w:szCs w:val="22"/>
        </w:rPr>
      </w:pPr>
      <w:ins w:id="345" w:author="Elsabe Viljoen" w:date="2025-11-24T09:53:00Z" w16du:dateUtc="2025-11-24T07:53:00Z">
        <w:r>
          <w:rPr>
            <w:rFonts w:ascii="Arial" w:hAnsi="Arial" w:cs="Arial"/>
            <w:sz w:val="22"/>
            <w:szCs w:val="22"/>
          </w:rPr>
          <w:t>4.3</w:t>
        </w:r>
      </w:ins>
      <w:del w:id="346" w:author="Elsabe Viljoen" w:date="2025-11-24T09:53:00Z" w16du:dateUtc="2025-11-24T07:53:00Z">
        <w:r w:rsidR="008B4279" w:rsidRPr="008F296B" w:rsidDel="00CE7B12">
          <w:rPr>
            <w:rFonts w:ascii="Arial" w:hAnsi="Arial" w:cs="Arial"/>
            <w:sz w:val="22"/>
            <w:szCs w:val="22"/>
          </w:rPr>
          <w:delText>5.4</w:delText>
        </w:r>
      </w:del>
      <w:r w:rsidR="008B4279" w:rsidRPr="008F296B">
        <w:rPr>
          <w:rFonts w:ascii="Arial" w:hAnsi="Arial" w:cs="Arial"/>
          <w:sz w:val="22"/>
          <w:szCs w:val="22"/>
        </w:rPr>
        <w:t xml:space="preserve"> </w:t>
      </w:r>
      <w:r w:rsidR="00911471" w:rsidRPr="008F296B">
        <w:rPr>
          <w:rFonts w:ascii="Arial" w:hAnsi="Arial" w:cs="Arial"/>
          <w:sz w:val="22"/>
          <w:szCs w:val="22"/>
        </w:rPr>
        <w:tab/>
      </w:r>
      <w:r w:rsidR="00C91AFF" w:rsidRPr="00A03902">
        <w:rPr>
          <w:rFonts w:ascii="Arial" w:hAnsi="Arial" w:cs="Arial"/>
          <w:sz w:val="22"/>
          <w:szCs w:val="22"/>
          <w:u w:val="single"/>
          <w:rPrChange w:id="347" w:author="Elsabe Viljoen" w:date="2025-12-11T13:06:00Z" w16du:dateUtc="2025-12-11T11:06:00Z">
            <w:rPr>
              <w:rFonts w:ascii="Arial" w:hAnsi="Arial" w:cs="Arial"/>
              <w:b/>
              <w:bCs/>
              <w:sz w:val="22"/>
              <w:szCs w:val="22"/>
              <w:u w:val="single"/>
            </w:rPr>
          </w:rPrChange>
        </w:rPr>
        <w:t>Legal-Compliance Expectations</w:t>
      </w:r>
    </w:p>
    <w:p w14:paraId="7D434557" w14:textId="77777777" w:rsidR="00CE7B12" w:rsidRDefault="00CE7B12" w:rsidP="00911471">
      <w:pPr>
        <w:spacing w:line="360" w:lineRule="auto"/>
        <w:ind w:left="720" w:hanging="720"/>
        <w:rPr>
          <w:ins w:id="348" w:author="Elsabe Viljoen" w:date="2025-11-24T09:53:00Z" w16du:dateUtc="2025-11-24T07:53:00Z"/>
          <w:rFonts w:ascii="Arial" w:hAnsi="Arial" w:cs="Arial"/>
          <w:sz w:val="22"/>
          <w:szCs w:val="22"/>
        </w:rPr>
      </w:pPr>
      <w:ins w:id="349" w:author="Elsabe Viljoen" w:date="2025-11-24T09:53:00Z" w16du:dateUtc="2025-11-24T07:53:00Z">
        <w:r>
          <w:rPr>
            <w:rFonts w:ascii="Arial" w:hAnsi="Arial" w:cs="Arial"/>
            <w:sz w:val="22"/>
            <w:szCs w:val="22"/>
          </w:rPr>
          <w:t>4.3</w:t>
        </w:r>
      </w:ins>
      <w:del w:id="350" w:author="Elsabe Viljoen" w:date="2025-11-24T09:53:00Z" w16du:dateUtc="2025-11-24T07:53:00Z">
        <w:r w:rsidR="008B4279" w:rsidRPr="008F296B" w:rsidDel="00CE7B12">
          <w:rPr>
            <w:rFonts w:ascii="Arial" w:hAnsi="Arial" w:cs="Arial"/>
            <w:sz w:val="22"/>
            <w:szCs w:val="22"/>
          </w:rPr>
          <w:delText>5.4</w:delText>
        </w:r>
      </w:del>
      <w:r w:rsidR="008B4279" w:rsidRPr="008F296B">
        <w:rPr>
          <w:rFonts w:ascii="Arial" w:hAnsi="Arial" w:cs="Arial"/>
          <w:sz w:val="22"/>
          <w:szCs w:val="22"/>
        </w:rPr>
        <w:t xml:space="preserve">.1 </w:t>
      </w:r>
      <w:r w:rsidR="00911471" w:rsidRPr="008F296B">
        <w:rPr>
          <w:rFonts w:ascii="Arial" w:hAnsi="Arial" w:cs="Arial"/>
          <w:sz w:val="22"/>
          <w:szCs w:val="22"/>
        </w:rPr>
        <w:tab/>
      </w:r>
      <w:r w:rsidR="008B4279" w:rsidRPr="008F296B">
        <w:rPr>
          <w:rFonts w:ascii="Arial" w:hAnsi="Arial" w:cs="Arial"/>
          <w:sz w:val="22"/>
          <w:szCs w:val="22"/>
        </w:rPr>
        <w:t>The Parties shall comply with all applicable laws, including but not limited to:</w:t>
      </w:r>
      <w:r w:rsidR="008B4279" w:rsidRPr="008F296B">
        <w:rPr>
          <w:rFonts w:ascii="Arial" w:hAnsi="Arial" w:cs="Arial"/>
          <w:sz w:val="22"/>
          <w:szCs w:val="22"/>
        </w:rPr>
        <w:br/>
      </w:r>
    </w:p>
    <w:p w14:paraId="504EBDCF" w14:textId="59145D11" w:rsidR="008B4279" w:rsidRPr="008F296B" w:rsidRDefault="008B4279">
      <w:pPr>
        <w:spacing w:line="360" w:lineRule="auto"/>
        <w:ind w:left="720"/>
        <w:rPr>
          <w:rFonts w:ascii="Arial" w:hAnsi="Arial" w:cs="Arial"/>
          <w:sz w:val="22"/>
          <w:szCs w:val="22"/>
        </w:rPr>
        <w:pPrChange w:id="351" w:author="Elsabe Viljoen" w:date="2025-11-24T09:53:00Z" w16du:dateUtc="2025-11-24T07:53:00Z">
          <w:pPr>
            <w:spacing w:line="360" w:lineRule="auto"/>
            <w:ind w:left="720" w:hanging="720"/>
          </w:pPr>
        </w:pPrChange>
      </w:pPr>
      <w:r w:rsidRPr="008F296B">
        <w:rPr>
          <w:rFonts w:ascii="Arial" w:hAnsi="Arial" w:cs="Arial"/>
          <w:sz w:val="22"/>
          <w:szCs w:val="22"/>
        </w:rPr>
        <w:t xml:space="preserve">(a) </w:t>
      </w:r>
      <w:r w:rsidR="00911471" w:rsidRPr="008F296B">
        <w:rPr>
          <w:rFonts w:ascii="Arial" w:hAnsi="Arial" w:cs="Arial"/>
          <w:sz w:val="22"/>
          <w:szCs w:val="22"/>
        </w:rPr>
        <w:tab/>
      </w:r>
      <w:r w:rsidRPr="008F296B">
        <w:rPr>
          <w:rFonts w:ascii="Arial" w:hAnsi="Arial" w:cs="Arial"/>
          <w:sz w:val="22"/>
          <w:szCs w:val="22"/>
        </w:rPr>
        <w:t>South African privacy, defamation, criminal law and court-reporting rules;</w:t>
      </w:r>
      <w:r w:rsidRPr="008F296B">
        <w:rPr>
          <w:rFonts w:ascii="Arial" w:hAnsi="Arial" w:cs="Arial"/>
          <w:sz w:val="22"/>
          <w:szCs w:val="22"/>
        </w:rPr>
        <w:br/>
        <w:t xml:space="preserve">(b) </w:t>
      </w:r>
      <w:r w:rsidR="00911471" w:rsidRPr="008F296B">
        <w:rPr>
          <w:rFonts w:ascii="Arial" w:hAnsi="Arial" w:cs="Arial"/>
          <w:sz w:val="22"/>
          <w:szCs w:val="22"/>
        </w:rPr>
        <w:tab/>
      </w:r>
      <w:r w:rsidRPr="008F296B">
        <w:rPr>
          <w:rFonts w:ascii="Arial" w:hAnsi="Arial" w:cs="Arial"/>
          <w:sz w:val="22"/>
          <w:szCs w:val="22"/>
        </w:rPr>
        <w:t>the Protection of Personal Information Act (POPIA);</w:t>
      </w:r>
      <w:r w:rsidRPr="008F296B">
        <w:rPr>
          <w:rFonts w:ascii="Arial" w:hAnsi="Arial" w:cs="Arial"/>
          <w:sz w:val="22"/>
          <w:szCs w:val="22"/>
        </w:rPr>
        <w:br/>
        <w:t xml:space="preserve">(c) </w:t>
      </w:r>
      <w:r w:rsidR="00911471" w:rsidRPr="008F296B">
        <w:rPr>
          <w:rFonts w:ascii="Arial" w:hAnsi="Arial" w:cs="Arial"/>
          <w:sz w:val="22"/>
          <w:szCs w:val="22"/>
        </w:rPr>
        <w:tab/>
      </w:r>
      <w:r w:rsidRPr="008F296B">
        <w:rPr>
          <w:rFonts w:ascii="Arial" w:hAnsi="Arial" w:cs="Arial"/>
          <w:sz w:val="22"/>
          <w:szCs w:val="22"/>
        </w:rPr>
        <w:t>the United Kingdom General Data Protection Regulation (UK GDPR);</w:t>
      </w:r>
      <w:r w:rsidRPr="008F296B">
        <w:rPr>
          <w:rFonts w:ascii="Arial" w:hAnsi="Arial" w:cs="Arial"/>
          <w:sz w:val="22"/>
          <w:szCs w:val="22"/>
        </w:rPr>
        <w:br/>
        <w:t xml:space="preserve">(d) </w:t>
      </w:r>
      <w:r w:rsidR="00911471" w:rsidRPr="008F296B">
        <w:rPr>
          <w:rFonts w:ascii="Arial" w:hAnsi="Arial" w:cs="Arial"/>
          <w:sz w:val="22"/>
          <w:szCs w:val="22"/>
        </w:rPr>
        <w:tab/>
      </w:r>
      <w:r w:rsidRPr="008F296B">
        <w:rPr>
          <w:rFonts w:ascii="Arial" w:hAnsi="Arial" w:cs="Arial"/>
          <w:sz w:val="22"/>
          <w:szCs w:val="22"/>
        </w:rPr>
        <w:t>international intellectual property laws;</w:t>
      </w:r>
      <w:r w:rsidRPr="008F296B">
        <w:rPr>
          <w:rFonts w:ascii="Arial" w:hAnsi="Arial" w:cs="Arial"/>
          <w:sz w:val="22"/>
          <w:szCs w:val="22"/>
        </w:rPr>
        <w:br/>
        <w:t xml:space="preserve">(e) </w:t>
      </w:r>
      <w:r w:rsidR="00911471" w:rsidRPr="008F296B">
        <w:rPr>
          <w:rFonts w:ascii="Arial" w:hAnsi="Arial" w:cs="Arial"/>
          <w:sz w:val="22"/>
          <w:szCs w:val="22"/>
        </w:rPr>
        <w:tab/>
      </w:r>
      <w:r w:rsidRPr="008F296B">
        <w:rPr>
          <w:rFonts w:ascii="Arial" w:hAnsi="Arial" w:cs="Arial"/>
          <w:sz w:val="22"/>
          <w:szCs w:val="22"/>
        </w:rPr>
        <w:t>fair-trial principles and sub judice rules;</w:t>
      </w:r>
      <w:r w:rsidRPr="008F296B">
        <w:rPr>
          <w:rFonts w:ascii="Arial" w:hAnsi="Arial" w:cs="Arial"/>
          <w:sz w:val="22"/>
          <w:szCs w:val="22"/>
        </w:rPr>
        <w:br/>
        <w:t xml:space="preserve">(f) </w:t>
      </w:r>
      <w:r w:rsidR="00911471" w:rsidRPr="008F296B">
        <w:rPr>
          <w:rFonts w:ascii="Arial" w:hAnsi="Arial" w:cs="Arial"/>
          <w:sz w:val="22"/>
          <w:szCs w:val="22"/>
        </w:rPr>
        <w:tab/>
      </w:r>
      <w:r w:rsidRPr="008F296B">
        <w:rPr>
          <w:rFonts w:ascii="Arial" w:hAnsi="Arial" w:cs="Arial"/>
          <w:sz w:val="22"/>
          <w:szCs w:val="22"/>
        </w:rPr>
        <w:t>copyright and archival licensing obligations;</w:t>
      </w:r>
      <w:r w:rsidRPr="008F296B">
        <w:rPr>
          <w:rFonts w:ascii="Arial" w:hAnsi="Arial" w:cs="Arial"/>
          <w:sz w:val="22"/>
          <w:szCs w:val="22"/>
        </w:rPr>
        <w:br/>
        <w:t xml:space="preserve">(g) </w:t>
      </w:r>
      <w:r w:rsidR="00911471" w:rsidRPr="008F296B">
        <w:rPr>
          <w:rFonts w:ascii="Arial" w:hAnsi="Arial" w:cs="Arial"/>
          <w:sz w:val="22"/>
          <w:szCs w:val="22"/>
        </w:rPr>
        <w:tab/>
      </w:r>
      <w:r w:rsidRPr="008F296B">
        <w:rPr>
          <w:rFonts w:ascii="Arial" w:hAnsi="Arial" w:cs="Arial"/>
          <w:sz w:val="22"/>
          <w:szCs w:val="22"/>
        </w:rPr>
        <w:t>journalist-source protection standards;</w:t>
      </w:r>
      <w:r w:rsidRPr="008F296B">
        <w:rPr>
          <w:rFonts w:ascii="Arial" w:hAnsi="Arial" w:cs="Arial"/>
          <w:sz w:val="22"/>
          <w:szCs w:val="22"/>
        </w:rPr>
        <w:br/>
        <w:t xml:space="preserve">(h) </w:t>
      </w:r>
      <w:r w:rsidR="00911471" w:rsidRPr="008F296B">
        <w:rPr>
          <w:rFonts w:ascii="Arial" w:hAnsi="Arial" w:cs="Arial"/>
          <w:sz w:val="22"/>
          <w:szCs w:val="22"/>
        </w:rPr>
        <w:tab/>
      </w:r>
      <w:r w:rsidRPr="008F296B">
        <w:rPr>
          <w:rFonts w:ascii="Arial" w:hAnsi="Arial" w:cs="Arial"/>
          <w:sz w:val="22"/>
          <w:szCs w:val="22"/>
        </w:rPr>
        <w:t>statutory obligations relating to State evidence.</w:t>
      </w:r>
    </w:p>
    <w:p w14:paraId="23E954F3" w14:textId="77777777" w:rsidR="00911471" w:rsidRPr="008F296B" w:rsidRDefault="00911471" w:rsidP="008B4279">
      <w:pPr>
        <w:spacing w:line="360" w:lineRule="auto"/>
        <w:rPr>
          <w:rFonts w:ascii="Arial" w:hAnsi="Arial" w:cs="Arial"/>
          <w:sz w:val="22"/>
          <w:szCs w:val="22"/>
        </w:rPr>
      </w:pPr>
    </w:p>
    <w:p w14:paraId="2C900A4D" w14:textId="38757FB3" w:rsidR="00911471" w:rsidRPr="008F296B" w:rsidRDefault="00CE7B12" w:rsidP="008B4279">
      <w:pPr>
        <w:spacing w:line="360" w:lineRule="auto"/>
        <w:rPr>
          <w:rFonts w:ascii="Arial" w:hAnsi="Arial" w:cs="Arial"/>
          <w:sz w:val="22"/>
          <w:szCs w:val="22"/>
        </w:rPr>
      </w:pPr>
      <w:ins w:id="352" w:author="Elsabe Viljoen" w:date="2025-11-24T09:53:00Z" w16du:dateUtc="2025-11-24T07:53:00Z">
        <w:r>
          <w:rPr>
            <w:rFonts w:ascii="Arial" w:hAnsi="Arial" w:cs="Arial"/>
            <w:sz w:val="22"/>
            <w:szCs w:val="22"/>
          </w:rPr>
          <w:t>4.3.2</w:t>
        </w:r>
      </w:ins>
      <w:del w:id="353" w:author="Elsabe Viljoen" w:date="2025-11-24T09:53:00Z" w16du:dateUtc="2025-11-24T07:53:00Z">
        <w:r w:rsidR="008B4279" w:rsidRPr="008F296B" w:rsidDel="00CE7B12">
          <w:rPr>
            <w:rFonts w:ascii="Arial" w:hAnsi="Arial" w:cs="Arial"/>
            <w:sz w:val="22"/>
            <w:szCs w:val="22"/>
          </w:rPr>
          <w:delText>5.4.2</w:delText>
        </w:r>
      </w:del>
      <w:r w:rsidR="00911471" w:rsidRPr="008F296B">
        <w:rPr>
          <w:rFonts w:ascii="Arial" w:hAnsi="Arial" w:cs="Arial"/>
          <w:sz w:val="22"/>
          <w:szCs w:val="22"/>
        </w:rPr>
        <w:tab/>
      </w:r>
      <w:r w:rsidR="008B4279" w:rsidRPr="008F296B">
        <w:rPr>
          <w:rFonts w:ascii="Arial" w:hAnsi="Arial" w:cs="Arial"/>
          <w:sz w:val="22"/>
          <w:szCs w:val="22"/>
        </w:rPr>
        <w:t xml:space="preserve"> The Parties agree that any depiction of unproven allegations, investigative theories, </w:t>
      </w:r>
    </w:p>
    <w:p w14:paraId="77D49C31" w14:textId="6C7701E1" w:rsidR="008B4279" w:rsidRPr="008F296B" w:rsidRDefault="008B4279" w:rsidP="00911471">
      <w:pPr>
        <w:spacing w:line="360" w:lineRule="auto"/>
        <w:ind w:left="720"/>
        <w:rPr>
          <w:rFonts w:ascii="Arial" w:hAnsi="Arial" w:cs="Arial"/>
          <w:sz w:val="22"/>
          <w:szCs w:val="22"/>
        </w:rPr>
      </w:pPr>
      <w:r w:rsidRPr="008F296B">
        <w:rPr>
          <w:rFonts w:ascii="Arial" w:hAnsi="Arial" w:cs="Arial"/>
          <w:sz w:val="22"/>
          <w:szCs w:val="22"/>
        </w:rPr>
        <w:t>incomplete evidence or contested facts must be clearly contextualised, balanced and legally safe.</w:t>
      </w:r>
    </w:p>
    <w:p w14:paraId="3278F684" w14:textId="2CE805AA" w:rsidR="008B4279" w:rsidRPr="008F296B" w:rsidRDefault="008B4279" w:rsidP="008B4279">
      <w:pPr>
        <w:spacing w:line="360" w:lineRule="auto"/>
        <w:rPr>
          <w:rFonts w:ascii="Arial" w:hAnsi="Arial" w:cs="Arial"/>
          <w:sz w:val="22"/>
          <w:szCs w:val="22"/>
        </w:rPr>
      </w:pPr>
    </w:p>
    <w:p w14:paraId="531C1D03" w14:textId="7E255E6A" w:rsidR="008B4279" w:rsidRPr="008F296B" w:rsidDel="00CE7B12" w:rsidRDefault="008B4279">
      <w:pPr>
        <w:spacing w:line="360" w:lineRule="auto"/>
        <w:rPr>
          <w:del w:id="354" w:author="Elsabe Viljoen" w:date="2025-11-24T09:54:00Z" w16du:dateUtc="2025-11-24T07:54:00Z"/>
          <w:rFonts w:ascii="Arial" w:hAnsi="Arial" w:cs="Arial"/>
          <w:sz w:val="22"/>
          <w:szCs w:val="22"/>
        </w:rPr>
        <w:pPrChange w:id="355" w:author="Louis Pretorius" w:date="2025-11-21T13:31:00Z">
          <w:pPr>
            <w:spacing w:line="360" w:lineRule="auto"/>
            <w:ind w:left="720" w:firstLine="720"/>
          </w:pPr>
        </w:pPrChange>
      </w:pPr>
      <w:del w:id="356" w:author="Elsabe Viljoen" w:date="2025-11-24T09:54:00Z" w16du:dateUtc="2025-11-24T07:54:00Z">
        <w:r w:rsidRPr="008F296B" w:rsidDel="00CE7B12">
          <w:rPr>
            <w:rFonts w:ascii="Arial" w:hAnsi="Arial" w:cs="Arial"/>
            <w:sz w:val="22"/>
            <w:szCs w:val="22"/>
          </w:rPr>
          <w:delText xml:space="preserve">5.5 </w:delText>
        </w:r>
        <w:r w:rsidR="00911471" w:rsidRPr="008F296B" w:rsidDel="00CE7B12">
          <w:rPr>
            <w:rFonts w:ascii="Arial" w:hAnsi="Arial" w:cs="Arial"/>
            <w:sz w:val="22"/>
            <w:szCs w:val="22"/>
          </w:rPr>
          <w:delText xml:space="preserve"> </w:delText>
        </w:r>
        <w:r w:rsidR="00911471" w:rsidRPr="008F296B" w:rsidDel="00CE7B12">
          <w:rPr>
            <w:rFonts w:ascii="Arial" w:hAnsi="Arial" w:cs="Arial"/>
            <w:sz w:val="22"/>
            <w:szCs w:val="22"/>
          </w:rPr>
          <w:tab/>
        </w:r>
      </w:del>
    </w:p>
    <w:p w14:paraId="440AE095" w14:textId="276CD183" w:rsidR="00482EA2" w:rsidRPr="008F296B" w:rsidDel="00CE7B12" w:rsidRDefault="00482EA2" w:rsidP="008B4279">
      <w:pPr>
        <w:spacing w:line="360" w:lineRule="auto"/>
        <w:rPr>
          <w:del w:id="357" w:author="Elsabe Viljoen" w:date="2025-11-24T09:54:00Z" w16du:dateUtc="2025-11-24T07:54:00Z"/>
          <w:rFonts w:ascii="Arial" w:hAnsi="Arial" w:cs="Arial"/>
          <w:sz w:val="22"/>
          <w:szCs w:val="22"/>
        </w:rPr>
      </w:pPr>
    </w:p>
    <w:p w14:paraId="0EBD3225" w14:textId="546E6C11" w:rsidR="008B4279" w:rsidRPr="00A03902" w:rsidRDefault="008B4279" w:rsidP="008B4279">
      <w:pPr>
        <w:spacing w:line="360" w:lineRule="auto"/>
        <w:rPr>
          <w:rFonts w:ascii="Arial" w:hAnsi="Arial" w:cs="Arial"/>
          <w:sz w:val="22"/>
          <w:szCs w:val="22"/>
        </w:rPr>
      </w:pPr>
      <w:del w:id="358" w:author="Elsabe Viljoen" w:date="2025-11-24T09:54:00Z" w16du:dateUtc="2025-11-24T07:54:00Z">
        <w:r w:rsidRPr="008F296B" w:rsidDel="00CE7B12">
          <w:rPr>
            <w:rFonts w:ascii="Arial" w:hAnsi="Arial" w:cs="Arial"/>
            <w:sz w:val="22"/>
            <w:szCs w:val="22"/>
          </w:rPr>
          <w:delText>5.6</w:delText>
        </w:r>
      </w:del>
      <w:ins w:id="359" w:author="Elsabe Viljoen" w:date="2025-11-24T09:54:00Z" w16du:dateUtc="2025-11-24T07:54:00Z">
        <w:r w:rsidR="00CE7B12">
          <w:rPr>
            <w:rFonts w:ascii="Arial" w:hAnsi="Arial" w:cs="Arial"/>
            <w:sz w:val="22"/>
            <w:szCs w:val="22"/>
          </w:rPr>
          <w:t>4.4</w:t>
        </w:r>
      </w:ins>
      <w:r w:rsidRPr="008F296B">
        <w:rPr>
          <w:rFonts w:ascii="Arial" w:hAnsi="Arial" w:cs="Arial"/>
          <w:sz w:val="22"/>
          <w:szCs w:val="22"/>
        </w:rPr>
        <w:t xml:space="preserve"> </w:t>
      </w:r>
      <w:r w:rsidR="00911471" w:rsidRPr="008F296B">
        <w:rPr>
          <w:rFonts w:ascii="Arial" w:hAnsi="Arial" w:cs="Arial"/>
          <w:sz w:val="22"/>
          <w:szCs w:val="22"/>
        </w:rPr>
        <w:tab/>
      </w:r>
      <w:r w:rsidR="00C91AFF" w:rsidRPr="00A03902">
        <w:rPr>
          <w:rFonts w:ascii="Arial" w:hAnsi="Arial" w:cs="Arial"/>
          <w:sz w:val="22"/>
          <w:szCs w:val="22"/>
          <w:u w:val="single"/>
          <w:rPrChange w:id="360" w:author="Elsabe Viljoen" w:date="2025-12-11T13:06:00Z" w16du:dateUtc="2025-12-11T11:06:00Z">
            <w:rPr>
              <w:rFonts w:ascii="Arial" w:hAnsi="Arial" w:cs="Arial"/>
              <w:b/>
              <w:bCs/>
              <w:sz w:val="22"/>
              <w:szCs w:val="22"/>
              <w:u w:val="single"/>
            </w:rPr>
          </w:rPrChange>
        </w:rPr>
        <w:t>Ethical Standards and True-Crime Obligations</w:t>
      </w:r>
    </w:p>
    <w:p w14:paraId="0B396387" w14:textId="5247453F" w:rsidR="008B4279" w:rsidRPr="008F296B" w:rsidRDefault="00CE7B12" w:rsidP="00911471">
      <w:pPr>
        <w:spacing w:line="360" w:lineRule="auto"/>
        <w:ind w:left="720" w:hanging="720"/>
        <w:jc w:val="both"/>
        <w:rPr>
          <w:rFonts w:ascii="Arial" w:hAnsi="Arial" w:cs="Arial"/>
          <w:sz w:val="22"/>
          <w:szCs w:val="22"/>
        </w:rPr>
      </w:pPr>
      <w:ins w:id="361" w:author="Elsabe Viljoen" w:date="2025-11-24T09:54:00Z" w16du:dateUtc="2025-11-24T07:54:00Z">
        <w:r w:rsidRPr="00A03902">
          <w:rPr>
            <w:rFonts w:ascii="Arial" w:hAnsi="Arial" w:cs="Arial"/>
            <w:sz w:val="22"/>
            <w:szCs w:val="22"/>
          </w:rPr>
          <w:t>4.4</w:t>
        </w:r>
      </w:ins>
      <w:del w:id="362" w:author="Elsabe Viljoen" w:date="2025-11-24T09:54:00Z" w16du:dateUtc="2025-11-24T07:54:00Z">
        <w:r w:rsidR="008B4279" w:rsidRPr="00A03902" w:rsidDel="00CE7B12">
          <w:rPr>
            <w:rFonts w:ascii="Arial" w:hAnsi="Arial" w:cs="Arial"/>
            <w:sz w:val="22"/>
            <w:szCs w:val="22"/>
          </w:rPr>
          <w:delText>5.6</w:delText>
        </w:r>
      </w:del>
      <w:r w:rsidR="008B4279" w:rsidRPr="00A03902">
        <w:rPr>
          <w:rFonts w:ascii="Arial" w:hAnsi="Arial" w:cs="Arial"/>
          <w:sz w:val="22"/>
          <w:szCs w:val="22"/>
        </w:rPr>
        <w:t xml:space="preserve">.1 </w:t>
      </w:r>
      <w:r w:rsidR="00911471" w:rsidRPr="00A03902">
        <w:rPr>
          <w:rFonts w:ascii="Arial" w:hAnsi="Arial" w:cs="Arial"/>
          <w:sz w:val="22"/>
          <w:szCs w:val="22"/>
        </w:rPr>
        <w:tab/>
      </w:r>
      <w:r w:rsidR="008B4279" w:rsidRPr="00A03902">
        <w:rPr>
          <w:rFonts w:ascii="Arial" w:hAnsi="Arial" w:cs="Arial"/>
          <w:sz w:val="22"/>
          <w:szCs w:val="22"/>
        </w:rPr>
        <w:t>The Parties acknowledge that the Project involves deeply traumatic</w:t>
      </w:r>
      <w:r w:rsidR="008B4279" w:rsidRPr="008F296B">
        <w:rPr>
          <w:rFonts w:ascii="Arial" w:hAnsi="Arial" w:cs="Arial"/>
          <w:sz w:val="22"/>
          <w:szCs w:val="22"/>
        </w:rPr>
        <w:t xml:space="preserve"> material including murder, violence, manipulation, and intergenerational trauma, and therefore the Project must employ a trauma-informed, dignity-respecting approach to contributors, victims, families, investigators and all individuals affected by the Subject’s actions.</w:t>
      </w:r>
    </w:p>
    <w:p w14:paraId="4264B262" w14:textId="77777777" w:rsidR="00911471" w:rsidRPr="008F296B" w:rsidRDefault="00911471" w:rsidP="008B4279">
      <w:pPr>
        <w:spacing w:line="360" w:lineRule="auto"/>
        <w:rPr>
          <w:rFonts w:ascii="Arial" w:hAnsi="Arial" w:cs="Arial"/>
          <w:sz w:val="22"/>
          <w:szCs w:val="22"/>
        </w:rPr>
      </w:pPr>
    </w:p>
    <w:p w14:paraId="33ABDA5B" w14:textId="59A9289C" w:rsidR="008B4279" w:rsidRPr="008F296B" w:rsidRDefault="00CE7B12" w:rsidP="00911471">
      <w:pPr>
        <w:spacing w:line="360" w:lineRule="auto"/>
        <w:ind w:left="720" w:hanging="720"/>
        <w:rPr>
          <w:rFonts w:ascii="Arial" w:hAnsi="Arial" w:cs="Arial"/>
          <w:sz w:val="22"/>
          <w:szCs w:val="22"/>
        </w:rPr>
      </w:pPr>
      <w:ins w:id="363" w:author="Elsabe Viljoen" w:date="2025-11-24T09:55:00Z" w16du:dateUtc="2025-11-24T07:55:00Z">
        <w:r>
          <w:rPr>
            <w:rFonts w:ascii="Arial" w:hAnsi="Arial" w:cs="Arial"/>
            <w:sz w:val="22"/>
            <w:szCs w:val="22"/>
          </w:rPr>
          <w:t>4.4</w:t>
        </w:r>
      </w:ins>
      <w:del w:id="364" w:author="Elsabe Viljoen" w:date="2025-11-24T09:55:00Z" w16du:dateUtc="2025-11-24T07:55:00Z">
        <w:r w:rsidR="008B4279" w:rsidRPr="008F296B" w:rsidDel="00CE7B12">
          <w:rPr>
            <w:rFonts w:ascii="Arial" w:hAnsi="Arial" w:cs="Arial"/>
            <w:sz w:val="22"/>
            <w:szCs w:val="22"/>
          </w:rPr>
          <w:delText>5.6</w:delText>
        </w:r>
      </w:del>
      <w:r w:rsidR="008B4279" w:rsidRPr="008F296B">
        <w:rPr>
          <w:rFonts w:ascii="Arial" w:hAnsi="Arial" w:cs="Arial"/>
          <w:sz w:val="22"/>
          <w:szCs w:val="22"/>
        </w:rPr>
        <w:t xml:space="preserve">.2 </w:t>
      </w:r>
      <w:r w:rsidR="00911471" w:rsidRPr="008F296B">
        <w:rPr>
          <w:rFonts w:ascii="Arial" w:hAnsi="Arial" w:cs="Arial"/>
          <w:sz w:val="22"/>
          <w:szCs w:val="22"/>
        </w:rPr>
        <w:tab/>
      </w:r>
      <w:r w:rsidR="008B4279" w:rsidRPr="008F296B">
        <w:rPr>
          <w:rFonts w:ascii="Arial" w:hAnsi="Arial" w:cs="Arial"/>
          <w:sz w:val="22"/>
          <w:szCs w:val="22"/>
        </w:rPr>
        <w:t>The Parties agree that contributors must be approached sensitively, honestly and transparently, with clear explanations of:</w:t>
      </w:r>
      <w:r w:rsidR="008B4279" w:rsidRPr="008F296B">
        <w:rPr>
          <w:rFonts w:ascii="Arial" w:hAnsi="Arial" w:cs="Arial"/>
          <w:sz w:val="22"/>
          <w:szCs w:val="22"/>
        </w:rPr>
        <w:br/>
        <w:t>(a)</w:t>
      </w:r>
      <w:r w:rsidR="00911471" w:rsidRPr="008F296B">
        <w:rPr>
          <w:rFonts w:ascii="Arial" w:hAnsi="Arial" w:cs="Arial"/>
          <w:sz w:val="22"/>
          <w:szCs w:val="22"/>
        </w:rPr>
        <w:tab/>
      </w:r>
      <w:r w:rsidR="008B4279" w:rsidRPr="008F296B">
        <w:rPr>
          <w:rFonts w:ascii="Arial" w:hAnsi="Arial" w:cs="Arial"/>
          <w:sz w:val="22"/>
          <w:szCs w:val="22"/>
        </w:rPr>
        <w:t xml:space="preserve"> their role in the Project;</w:t>
      </w:r>
      <w:r w:rsidR="008B4279" w:rsidRPr="008F296B">
        <w:rPr>
          <w:rFonts w:ascii="Arial" w:hAnsi="Arial" w:cs="Arial"/>
          <w:sz w:val="22"/>
          <w:szCs w:val="22"/>
        </w:rPr>
        <w:br/>
        <w:t xml:space="preserve">(b) </w:t>
      </w:r>
      <w:r w:rsidR="00911471" w:rsidRPr="008F296B">
        <w:rPr>
          <w:rFonts w:ascii="Arial" w:hAnsi="Arial" w:cs="Arial"/>
          <w:sz w:val="22"/>
          <w:szCs w:val="22"/>
        </w:rPr>
        <w:tab/>
      </w:r>
      <w:r w:rsidR="008B4279" w:rsidRPr="008F296B">
        <w:rPr>
          <w:rFonts w:ascii="Arial" w:hAnsi="Arial" w:cs="Arial"/>
          <w:sz w:val="22"/>
          <w:szCs w:val="22"/>
        </w:rPr>
        <w:t>the potential emotional impact of participation;</w:t>
      </w:r>
      <w:r w:rsidR="008B4279" w:rsidRPr="008F296B">
        <w:rPr>
          <w:rFonts w:ascii="Arial" w:hAnsi="Arial" w:cs="Arial"/>
          <w:sz w:val="22"/>
          <w:szCs w:val="22"/>
        </w:rPr>
        <w:br/>
        <w:t>(c)</w:t>
      </w:r>
      <w:r w:rsidR="00911471" w:rsidRPr="008F296B">
        <w:rPr>
          <w:rFonts w:ascii="Arial" w:hAnsi="Arial" w:cs="Arial"/>
          <w:sz w:val="22"/>
          <w:szCs w:val="22"/>
        </w:rPr>
        <w:tab/>
      </w:r>
      <w:r w:rsidR="008B4279" w:rsidRPr="008F296B">
        <w:rPr>
          <w:rFonts w:ascii="Arial" w:hAnsi="Arial" w:cs="Arial"/>
          <w:sz w:val="22"/>
          <w:szCs w:val="22"/>
        </w:rPr>
        <w:t xml:space="preserve"> their options for support;</w:t>
      </w:r>
      <w:r w:rsidR="008B4279" w:rsidRPr="008F296B">
        <w:rPr>
          <w:rFonts w:ascii="Arial" w:hAnsi="Arial" w:cs="Arial"/>
          <w:sz w:val="22"/>
          <w:szCs w:val="22"/>
        </w:rPr>
        <w:br/>
        <w:t>(d)</w:t>
      </w:r>
      <w:r w:rsidR="00911471" w:rsidRPr="008F296B">
        <w:rPr>
          <w:rFonts w:ascii="Arial" w:hAnsi="Arial" w:cs="Arial"/>
          <w:sz w:val="22"/>
          <w:szCs w:val="22"/>
        </w:rPr>
        <w:tab/>
      </w:r>
      <w:r w:rsidR="008B4279" w:rsidRPr="008F296B">
        <w:rPr>
          <w:rFonts w:ascii="Arial" w:hAnsi="Arial" w:cs="Arial"/>
          <w:sz w:val="22"/>
          <w:szCs w:val="22"/>
        </w:rPr>
        <w:t xml:space="preserve"> their right to decline sensitive questions;</w:t>
      </w:r>
      <w:r w:rsidR="008B4279" w:rsidRPr="008F296B">
        <w:rPr>
          <w:rFonts w:ascii="Arial" w:hAnsi="Arial" w:cs="Arial"/>
          <w:sz w:val="22"/>
          <w:szCs w:val="22"/>
        </w:rPr>
        <w:br/>
        <w:t xml:space="preserve">(e) </w:t>
      </w:r>
      <w:r w:rsidR="00911471" w:rsidRPr="008F296B">
        <w:rPr>
          <w:rFonts w:ascii="Arial" w:hAnsi="Arial" w:cs="Arial"/>
          <w:sz w:val="22"/>
          <w:szCs w:val="22"/>
        </w:rPr>
        <w:tab/>
      </w:r>
      <w:r w:rsidR="008B4279" w:rsidRPr="008F296B">
        <w:rPr>
          <w:rFonts w:ascii="Arial" w:hAnsi="Arial" w:cs="Arial"/>
          <w:sz w:val="22"/>
          <w:szCs w:val="22"/>
        </w:rPr>
        <w:t>their right to request breaks or pauses during interviews;</w:t>
      </w:r>
      <w:r w:rsidR="008B4279" w:rsidRPr="008F296B">
        <w:rPr>
          <w:rFonts w:ascii="Arial" w:hAnsi="Arial" w:cs="Arial"/>
          <w:sz w:val="22"/>
          <w:szCs w:val="22"/>
        </w:rPr>
        <w:br/>
        <w:t xml:space="preserve">(f) </w:t>
      </w:r>
      <w:r w:rsidR="00911471" w:rsidRPr="008F296B">
        <w:rPr>
          <w:rFonts w:ascii="Arial" w:hAnsi="Arial" w:cs="Arial"/>
          <w:sz w:val="22"/>
          <w:szCs w:val="22"/>
        </w:rPr>
        <w:tab/>
      </w:r>
      <w:r w:rsidR="008B4279" w:rsidRPr="008F296B">
        <w:rPr>
          <w:rFonts w:ascii="Arial" w:hAnsi="Arial" w:cs="Arial"/>
          <w:sz w:val="22"/>
          <w:szCs w:val="22"/>
        </w:rPr>
        <w:t>the absence of coercion or exploitation.</w:t>
      </w:r>
    </w:p>
    <w:p w14:paraId="27EB78A9" w14:textId="77777777" w:rsidR="00911471" w:rsidRPr="008F296B" w:rsidRDefault="00911471" w:rsidP="008B4279">
      <w:pPr>
        <w:spacing w:line="360" w:lineRule="auto"/>
        <w:rPr>
          <w:rFonts w:ascii="Arial" w:hAnsi="Arial" w:cs="Arial"/>
          <w:sz w:val="22"/>
          <w:szCs w:val="22"/>
        </w:rPr>
      </w:pPr>
    </w:p>
    <w:p w14:paraId="62E4A442" w14:textId="407EADE3" w:rsidR="008B4279" w:rsidRPr="008F296B" w:rsidRDefault="00CE7B12" w:rsidP="00911471">
      <w:pPr>
        <w:spacing w:line="360" w:lineRule="auto"/>
        <w:ind w:left="720" w:hanging="720"/>
        <w:rPr>
          <w:rFonts w:ascii="Arial" w:hAnsi="Arial" w:cs="Arial"/>
          <w:sz w:val="22"/>
          <w:szCs w:val="22"/>
        </w:rPr>
      </w:pPr>
      <w:ins w:id="365" w:author="Elsabe Viljoen" w:date="2025-11-24T09:55:00Z" w16du:dateUtc="2025-11-24T07:55:00Z">
        <w:r>
          <w:rPr>
            <w:rFonts w:ascii="Arial" w:hAnsi="Arial" w:cs="Arial"/>
            <w:sz w:val="22"/>
            <w:szCs w:val="22"/>
          </w:rPr>
          <w:t>4.4</w:t>
        </w:r>
      </w:ins>
      <w:del w:id="366" w:author="Elsabe Viljoen" w:date="2025-11-24T09:55:00Z" w16du:dateUtc="2025-11-24T07:55:00Z">
        <w:r w:rsidR="008B4279" w:rsidRPr="008F296B" w:rsidDel="00CE7B12">
          <w:rPr>
            <w:rFonts w:ascii="Arial" w:hAnsi="Arial" w:cs="Arial"/>
            <w:sz w:val="22"/>
            <w:szCs w:val="22"/>
          </w:rPr>
          <w:delText>5.6</w:delText>
        </w:r>
      </w:del>
      <w:r w:rsidR="008B4279" w:rsidRPr="008F296B">
        <w:rPr>
          <w:rFonts w:ascii="Arial" w:hAnsi="Arial" w:cs="Arial"/>
          <w:sz w:val="22"/>
          <w:szCs w:val="22"/>
        </w:rPr>
        <w:t xml:space="preserve">.3 </w:t>
      </w:r>
      <w:r w:rsidR="00911471" w:rsidRPr="008F296B">
        <w:rPr>
          <w:rFonts w:ascii="Arial" w:hAnsi="Arial" w:cs="Arial"/>
          <w:sz w:val="22"/>
          <w:szCs w:val="22"/>
        </w:rPr>
        <w:tab/>
      </w:r>
      <w:r w:rsidR="008B4279" w:rsidRPr="008F296B">
        <w:rPr>
          <w:rFonts w:ascii="Arial" w:hAnsi="Arial" w:cs="Arial"/>
          <w:sz w:val="22"/>
          <w:szCs w:val="22"/>
        </w:rPr>
        <w:t>Vulnerable contributors</w:t>
      </w:r>
      <w:r w:rsidR="00911471" w:rsidRPr="008F296B">
        <w:rPr>
          <w:rFonts w:ascii="Arial" w:hAnsi="Arial" w:cs="Arial"/>
          <w:sz w:val="22"/>
          <w:szCs w:val="22"/>
        </w:rPr>
        <w:t xml:space="preserve">, </w:t>
      </w:r>
      <w:r w:rsidR="008B4279" w:rsidRPr="008F296B">
        <w:rPr>
          <w:rFonts w:ascii="Arial" w:hAnsi="Arial" w:cs="Arial"/>
          <w:sz w:val="22"/>
          <w:szCs w:val="22"/>
        </w:rPr>
        <w:t>including grieving families, traumatised witnesses, elderly individuals, and the Subject’s daughter</w:t>
      </w:r>
      <w:r w:rsidR="00911471" w:rsidRPr="008F296B">
        <w:rPr>
          <w:rFonts w:ascii="Arial" w:hAnsi="Arial" w:cs="Arial"/>
          <w:sz w:val="22"/>
          <w:szCs w:val="22"/>
        </w:rPr>
        <w:t xml:space="preserve">, </w:t>
      </w:r>
      <w:r w:rsidR="008B4279" w:rsidRPr="008F296B">
        <w:rPr>
          <w:rFonts w:ascii="Arial" w:hAnsi="Arial" w:cs="Arial"/>
          <w:sz w:val="22"/>
          <w:szCs w:val="22"/>
        </w:rPr>
        <w:t>shall be handled in accordance with trauma-informed interviewing protocols approved by Netflix.</w:t>
      </w:r>
    </w:p>
    <w:p w14:paraId="787E5196" w14:textId="69B3BC68" w:rsidR="008B4279" w:rsidRPr="00A03902" w:rsidRDefault="008B4279" w:rsidP="008B4279">
      <w:pPr>
        <w:spacing w:line="360" w:lineRule="auto"/>
        <w:rPr>
          <w:rFonts w:ascii="Arial" w:hAnsi="Arial" w:cs="Arial"/>
          <w:sz w:val="22"/>
          <w:szCs w:val="22"/>
        </w:rPr>
      </w:pPr>
    </w:p>
    <w:p w14:paraId="210CF0FD" w14:textId="56558E24" w:rsidR="008B4279" w:rsidRPr="00A03902" w:rsidRDefault="00CE7B12" w:rsidP="008B4279">
      <w:pPr>
        <w:spacing w:line="360" w:lineRule="auto"/>
        <w:rPr>
          <w:rFonts w:ascii="Arial" w:hAnsi="Arial" w:cs="Arial"/>
          <w:sz w:val="22"/>
          <w:szCs w:val="22"/>
          <w:u w:val="single"/>
          <w:rPrChange w:id="367" w:author="Elsabe Viljoen" w:date="2025-12-11T13:06:00Z" w16du:dateUtc="2025-12-11T11:06:00Z">
            <w:rPr>
              <w:rFonts w:ascii="Arial" w:hAnsi="Arial" w:cs="Arial"/>
              <w:b/>
              <w:bCs/>
              <w:sz w:val="22"/>
              <w:szCs w:val="22"/>
              <w:u w:val="single"/>
            </w:rPr>
          </w:rPrChange>
        </w:rPr>
      </w:pPr>
      <w:ins w:id="368" w:author="Elsabe Viljoen" w:date="2025-11-24T09:55:00Z" w16du:dateUtc="2025-11-24T07:55:00Z">
        <w:r w:rsidRPr="00A03902">
          <w:rPr>
            <w:rFonts w:ascii="Arial" w:hAnsi="Arial" w:cs="Arial"/>
            <w:sz w:val="22"/>
            <w:szCs w:val="22"/>
          </w:rPr>
          <w:t>4.5</w:t>
        </w:r>
      </w:ins>
      <w:del w:id="369" w:author="Elsabe Viljoen" w:date="2025-11-24T09:55:00Z" w16du:dateUtc="2025-11-24T07:55:00Z">
        <w:r w:rsidR="008B4279" w:rsidRPr="00A03902" w:rsidDel="00CE7B12">
          <w:rPr>
            <w:rFonts w:ascii="Arial" w:hAnsi="Arial" w:cs="Arial"/>
            <w:sz w:val="22"/>
            <w:szCs w:val="22"/>
          </w:rPr>
          <w:delText>5.7</w:delText>
        </w:r>
      </w:del>
      <w:r w:rsidR="008B4279" w:rsidRPr="00A03902">
        <w:rPr>
          <w:rFonts w:ascii="Arial" w:hAnsi="Arial" w:cs="Arial"/>
          <w:sz w:val="22"/>
          <w:szCs w:val="22"/>
        </w:rPr>
        <w:t xml:space="preserve"> </w:t>
      </w:r>
      <w:r w:rsidR="00911471" w:rsidRPr="00A03902">
        <w:rPr>
          <w:rFonts w:ascii="Arial" w:hAnsi="Arial" w:cs="Arial"/>
          <w:sz w:val="22"/>
          <w:szCs w:val="22"/>
        </w:rPr>
        <w:tab/>
      </w:r>
      <w:r w:rsidR="00C91AFF" w:rsidRPr="00A03902">
        <w:rPr>
          <w:rFonts w:ascii="Arial" w:hAnsi="Arial" w:cs="Arial"/>
          <w:sz w:val="22"/>
          <w:szCs w:val="22"/>
          <w:u w:val="single"/>
          <w:rPrChange w:id="370" w:author="Elsabe Viljoen" w:date="2025-12-11T13:06:00Z" w16du:dateUtc="2025-12-11T11:06:00Z">
            <w:rPr>
              <w:rFonts w:ascii="Arial" w:hAnsi="Arial" w:cs="Arial"/>
              <w:b/>
              <w:bCs/>
              <w:sz w:val="22"/>
              <w:szCs w:val="22"/>
              <w:u w:val="single"/>
            </w:rPr>
          </w:rPrChange>
        </w:rPr>
        <w:t>Netflix Security and Data-Protection Expectations</w:t>
      </w:r>
    </w:p>
    <w:p w14:paraId="0885D961" w14:textId="1031A6C6" w:rsidR="008B4279" w:rsidRPr="008F296B" w:rsidRDefault="00CE7B12" w:rsidP="00911471">
      <w:pPr>
        <w:spacing w:line="360" w:lineRule="auto"/>
        <w:ind w:left="720" w:hanging="720"/>
        <w:rPr>
          <w:rFonts w:ascii="Arial" w:hAnsi="Arial" w:cs="Arial"/>
          <w:sz w:val="22"/>
          <w:szCs w:val="22"/>
        </w:rPr>
      </w:pPr>
      <w:ins w:id="371" w:author="Elsabe Viljoen" w:date="2025-11-24T09:56:00Z" w16du:dateUtc="2025-11-24T07:56:00Z">
        <w:r>
          <w:rPr>
            <w:rFonts w:ascii="Arial" w:hAnsi="Arial" w:cs="Arial"/>
            <w:sz w:val="22"/>
            <w:szCs w:val="22"/>
          </w:rPr>
          <w:t>4.5</w:t>
        </w:r>
      </w:ins>
      <w:del w:id="372" w:author="Elsabe Viljoen" w:date="2025-11-24T09:56:00Z" w16du:dateUtc="2025-11-24T07:56:00Z">
        <w:r w:rsidR="008B4279" w:rsidRPr="008F296B" w:rsidDel="00CE7B12">
          <w:rPr>
            <w:rFonts w:ascii="Arial" w:hAnsi="Arial" w:cs="Arial"/>
            <w:sz w:val="22"/>
            <w:szCs w:val="22"/>
          </w:rPr>
          <w:delText>5.7</w:delText>
        </w:r>
      </w:del>
      <w:r w:rsidR="008B4279" w:rsidRPr="008F296B">
        <w:rPr>
          <w:rFonts w:ascii="Arial" w:hAnsi="Arial" w:cs="Arial"/>
          <w:sz w:val="22"/>
          <w:szCs w:val="22"/>
        </w:rPr>
        <w:t xml:space="preserve">.1 </w:t>
      </w:r>
      <w:r w:rsidR="00911471" w:rsidRPr="008F296B">
        <w:rPr>
          <w:rFonts w:ascii="Arial" w:hAnsi="Arial" w:cs="Arial"/>
          <w:sz w:val="22"/>
          <w:szCs w:val="22"/>
        </w:rPr>
        <w:tab/>
      </w:r>
      <w:r w:rsidR="008B4279" w:rsidRPr="008F296B">
        <w:rPr>
          <w:rFonts w:ascii="Arial" w:hAnsi="Arial" w:cs="Arial"/>
          <w:sz w:val="22"/>
          <w:szCs w:val="22"/>
        </w:rPr>
        <w:t>The Parties agree to comply with Netflix’s Studio Information Security Protocols, including but not limited to:</w:t>
      </w:r>
      <w:r w:rsidR="008B4279" w:rsidRPr="008F296B">
        <w:rPr>
          <w:rFonts w:ascii="Arial" w:hAnsi="Arial" w:cs="Arial"/>
          <w:sz w:val="22"/>
          <w:szCs w:val="22"/>
        </w:rPr>
        <w:br/>
        <w:t xml:space="preserve">(a) </w:t>
      </w:r>
      <w:r w:rsidR="00911471" w:rsidRPr="008F296B">
        <w:rPr>
          <w:rFonts w:ascii="Arial" w:hAnsi="Arial" w:cs="Arial"/>
          <w:sz w:val="22"/>
          <w:szCs w:val="22"/>
        </w:rPr>
        <w:tab/>
      </w:r>
      <w:r w:rsidR="008B4279" w:rsidRPr="008F296B">
        <w:rPr>
          <w:rFonts w:ascii="Arial" w:hAnsi="Arial" w:cs="Arial"/>
          <w:sz w:val="22"/>
          <w:szCs w:val="22"/>
        </w:rPr>
        <w:t>strict encryption of all footage and sensitive documents;</w:t>
      </w:r>
      <w:r w:rsidR="008B4279" w:rsidRPr="008F296B">
        <w:rPr>
          <w:rFonts w:ascii="Arial" w:hAnsi="Arial" w:cs="Arial"/>
          <w:sz w:val="22"/>
          <w:szCs w:val="22"/>
        </w:rPr>
        <w:br/>
        <w:t xml:space="preserve">(b) </w:t>
      </w:r>
      <w:r w:rsidR="00911471" w:rsidRPr="008F296B">
        <w:rPr>
          <w:rFonts w:ascii="Arial" w:hAnsi="Arial" w:cs="Arial"/>
          <w:sz w:val="22"/>
          <w:szCs w:val="22"/>
        </w:rPr>
        <w:tab/>
      </w:r>
      <w:r w:rsidR="008B4279" w:rsidRPr="008F296B">
        <w:rPr>
          <w:rFonts w:ascii="Arial" w:hAnsi="Arial" w:cs="Arial"/>
          <w:sz w:val="22"/>
          <w:szCs w:val="22"/>
        </w:rPr>
        <w:t>password-secured systems for all digital materials;</w:t>
      </w:r>
      <w:r w:rsidR="008B4279" w:rsidRPr="008F296B">
        <w:rPr>
          <w:rFonts w:ascii="Arial" w:hAnsi="Arial" w:cs="Arial"/>
          <w:sz w:val="22"/>
          <w:szCs w:val="22"/>
        </w:rPr>
        <w:br/>
        <w:t xml:space="preserve">(c) </w:t>
      </w:r>
      <w:r w:rsidR="00911471" w:rsidRPr="008F296B">
        <w:rPr>
          <w:rFonts w:ascii="Arial" w:hAnsi="Arial" w:cs="Arial"/>
          <w:sz w:val="22"/>
          <w:szCs w:val="22"/>
        </w:rPr>
        <w:tab/>
      </w:r>
      <w:r w:rsidR="008B4279" w:rsidRPr="008F296B">
        <w:rPr>
          <w:rFonts w:ascii="Arial" w:hAnsi="Arial" w:cs="Arial"/>
          <w:sz w:val="22"/>
          <w:szCs w:val="22"/>
        </w:rPr>
        <w:t>controlled access to raw footage and metadata;</w:t>
      </w:r>
      <w:r w:rsidR="008B4279" w:rsidRPr="008F296B">
        <w:rPr>
          <w:rFonts w:ascii="Arial" w:hAnsi="Arial" w:cs="Arial"/>
          <w:sz w:val="22"/>
          <w:szCs w:val="22"/>
        </w:rPr>
        <w:br/>
        <w:t xml:space="preserve">(d) </w:t>
      </w:r>
      <w:r w:rsidR="00911471" w:rsidRPr="008F296B">
        <w:rPr>
          <w:rFonts w:ascii="Arial" w:hAnsi="Arial" w:cs="Arial"/>
          <w:sz w:val="22"/>
          <w:szCs w:val="22"/>
        </w:rPr>
        <w:tab/>
      </w:r>
      <w:r w:rsidR="008B4279" w:rsidRPr="008F296B">
        <w:rPr>
          <w:rFonts w:ascii="Arial" w:hAnsi="Arial" w:cs="Arial"/>
          <w:sz w:val="22"/>
          <w:szCs w:val="22"/>
        </w:rPr>
        <w:t>secure transfer of files using Netflix-authorised platforms;</w:t>
      </w:r>
      <w:r w:rsidR="008B4279" w:rsidRPr="008F296B">
        <w:rPr>
          <w:rFonts w:ascii="Arial" w:hAnsi="Arial" w:cs="Arial"/>
          <w:sz w:val="22"/>
          <w:szCs w:val="22"/>
        </w:rPr>
        <w:br/>
        <w:t xml:space="preserve">(e) </w:t>
      </w:r>
      <w:r w:rsidR="00911471" w:rsidRPr="008F296B">
        <w:rPr>
          <w:rFonts w:ascii="Arial" w:hAnsi="Arial" w:cs="Arial"/>
          <w:sz w:val="22"/>
          <w:szCs w:val="22"/>
        </w:rPr>
        <w:tab/>
      </w:r>
      <w:r w:rsidR="008B4279" w:rsidRPr="008F296B">
        <w:rPr>
          <w:rFonts w:ascii="Arial" w:hAnsi="Arial" w:cs="Arial"/>
          <w:sz w:val="22"/>
          <w:szCs w:val="22"/>
        </w:rPr>
        <w:t>device-management protocols;</w:t>
      </w:r>
      <w:r w:rsidR="008B4279" w:rsidRPr="008F296B">
        <w:rPr>
          <w:rFonts w:ascii="Arial" w:hAnsi="Arial" w:cs="Arial"/>
          <w:sz w:val="22"/>
          <w:szCs w:val="22"/>
        </w:rPr>
        <w:br/>
        <w:t xml:space="preserve">(f) </w:t>
      </w:r>
      <w:r w:rsidR="00911471" w:rsidRPr="008F296B">
        <w:rPr>
          <w:rFonts w:ascii="Arial" w:hAnsi="Arial" w:cs="Arial"/>
          <w:sz w:val="22"/>
          <w:szCs w:val="22"/>
        </w:rPr>
        <w:tab/>
      </w:r>
      <w:r w:rsidR="008B4279" w:rsidRPr="008F296B">
        <w:rPr>
          <w:rFonts w:ascii="Arial" w:hAnsi="Arial" w:cs="Arial"/>
          <w:sz w:val="22"/>
          <w:szCs w:val="22"/>
        </w:rPr>
        <w:t>mandatory reporting of security breaches;</w:t>
      </w:r>
      <w:r w:rsidR="008B4279" w:rsidRPr="008F296B">
        <w:rPr>
          <w:rFonts w:ascii="Arial" w:hAnsi="Arial" w:cs="Arial"/>
          <w:sz w:val="22"/>
          <w:szCs w:val="22"/>
        </w:rPr>
        <w:br/>
        <w:t xml:space="preserve">(g) </w:t>
      </w:r>
      <w:r w:rsidR="00911471" w:rsidRPr="008F296B">
        <w:rPr>
          <w:rFonts w:ascii="Arial" w:hAnsi="Arial" w:cs="Arial"/>
          <w:sz w:val="22"/>
          <w:szCs w:val="22"/>
        </w:rPr>
        <w:tab/>
      </w:r>
      <w:r w:rsidR="008B4279" w:rsidRPr="008F296B">
        <w:rPr>
          <w:rFonts w:ascii="Arial" w:hAnsi="Arial" w:cs="Arial"/>
          <w:sz w:val="22"/>
          <w:szCs w:val="22"/>
        </w:rPr>
        <w:t>storage of sensitive evidence in locked and access-controlled environments.</w:t>
      </w:r>
    </w:p>
    <w:p w14:paraId="43F63ECA" w14:textId="77777777" w:rsidR="00911471" w:rsidRPr="008F296B" w:rsidRDefault="00911471" w:rsidP="00911471">
      <w:pPr>
        <w:spacing w:line="360" w:lineRule="auto"/>
        <w:ind w:left="720" w:hanging="720"/>
        <w:rPr>
          <w:rFonts w:ascii="Arial" w:hAnsi="Arial" w:cs="Arial"/>
          <w:sz w:val="22"/>
          <w:szCs w:val="22"/>
        </w:rPr>
      </w:pPr>
    </w:p>
    <w:p w14:paraId="11F10BF3" w14:textId="4E72BA99" w:rsidR="008B4279" w:rsidRPr="008F296B" w:rsidRDefault="00CE7B12" w:rsidP="00911471">
      <w:pPr>
        <w:spacing w:line="360" w:lineRule="auto"/>
        <w:ind w:left="720" w:hanging="720"/>
        <w:rPr>
          <w:rFonts w:ascii="Arial" w:hAnsi="Arial" w:cs="Arial"/>
          <w:sz w:val="22"/>
          <w:szCs w:val="22"/>
        </w:rPr>
      </w:pPr>
      <w:ins w:id="373" w:author="Elsabe Viljoen" w:date="2025-11-24T09:56:00Z" w16du:dateUtc="2025-11-24T07:56:00Z">
        <w:r>
          <w:rPr>
            <w:rFonts w:ascii="Arial" w:hAnsi="Arial" w:cs="Arial"/>
            <w:sz w:val="22"/>
            <w:szCs w:val="22"/>
          </w:rPr>
          <w:t>4.5</w:t>
        </w:r>
      </w:ins>
      <w:del w:id="374" w:author="Elsabe Viljoen" w:date="2025-11-24T09:56:00Z" w16du:dateUtc="2025-11-24T07:56:00Z">
        <w:r w:rsidR="008B4279" w:rsidRPr="008F296B" w:rsidDel="00CE7B12">
          <w:rPr>
            <w:rFonts w:ascii="Arial" w:hAnsi="Arial" w:cs="Arial"/>
            <w:sz w:val="22"/>
            <w:szCs w:val="22"/>
          </w:rPr>
          <w:delText>5.7</w:delText>
        </w:r>
      </w:del>
      <w:r w:rsidR="008B4279" w:rsidRPr="008F296B">
        <w:rPr>
          <w:rFonts w:ascii="Arial" w:hAnsi="Arial" w:cs="Arial"/>
          <w:sz w:val="22"/>
          <w:szCs w:val="22"/>
        </w:rPr>
        <w:t xml:space="preserve">.2 </w:t>
      </w:r>
      <w:r w:rsidR="00911471" w:rsidRPr="008F296B">
        <w:rPr>
          <w:rFonts w:ascii="Arial" w:hAnsi="Arial" w:cs="Arial"/>
          <w:sz w:val="22"/>
          <w:szCs w:val="22"/>
        </w:rPr>
        <w:tab/>
      </w:r>
      <w:r w:rsidR="008B4279" w:rsidRPr="008F296B">
        <w:rPr>
          <w:rFonts w:ascii="Arial" w:hAnsi="Arial" w:cs="Arial"/>
          <w:sz w:val="22"/>
          <w:szCs w:val="22"/>
        </w:rPr>
        <w:t>No raw footage, archival material, State evidence, interview files, scripts or cuts shall be transmitted via unencrypted channels, personal email accounts, unsecured drives or cloud platforms not approved by Netflix.</w:t>
      </w:r>
    </w:p>
    <w:p w14:paraId="67A15FB3" w14:textId="77777777" w:rsidR="00046BF2" w:rsidRPr="008F296B" w:rsidRDefault="00046BF2" w:rsidP="008B4279">
      <w:pPr>
        <w:spacing w:line="360" w:lineRule="auto"/>
        <w:rPr>
          <w:rFonts w:ascii="Arial" w:hAnsi="Arial" w:cs="Arial"/>
          <w:sz w:val="22"/>
          <w:szCs w:val="22"/>
        </w:rPr>
      </w:pPr>
    </w:p>
    <w:p w14:paraId="058AB6FB" w14:textId="62FF7F20" w:rsidR="008B4279" w:rsidRPr="00A03902" w:rsidRDefault="00CE7B12" w:rsidP="008B4279">
      <w:pPr>
        <w:spacing w:line="360" w:lineRule="auto"/>
        <w:rPr>
          <w:rFonts w:ascii="Arial" w:hAnsi="Arial" w:cs="Arial"/>
          <w:sz w:val="22"/>
          <w:szCs w:val="22"/>
        </w:rPr>
      </w:pPr>
      <w:ins w:id="375" w:author="Elsabe Viljoen" w:date="2025-11-24T09:56:00Z" w16du:dateUtc="2025-11-24T07:56:00Z">
        <w:r>
          <w:rPr>
            <w:rFonts w:ascii="Arial" w:hAnsi="Arial" w:cs="Arial"/>
            <w:sz w:val="22"/>
            <w:szCs w:val="22"/>
          </w:rPr>
          <w:t>4.6</w:t>
        </w:r>
      </w:ins>
      <w:del w:id="376" w:author="Elsabe Viljoen" w:date="2025-11-24T09:56:00Z" w16du:dateUtc="2025-11-24T07:56:00Z">
        <w:r w:rsidR="008B4279" w:rsidRPr="008F296B" w:rsidDel="00CE7B12">
          <w:rPr>
            <w:rFonts w:ascii="Arial" w:hAnsi="Arial" w:cs="Arial"/>
            <w:sz w:val="22"/>
            <w:szCs w:val="22"/>
          </w:rPr>
          <w:delText>5.8</w:delText>
        </w:r>
      </w:del>
      <w:r w:rsidR="008B4279" w:rsidRPr="008F296B">
        <w:rPr>
          <w:rFonts w:ascii="Arial" w:hAnsi="Arial" w:cs="Arial"/>
          <w:sz w:val="22"/>
          <w:szCs w:val="22"/>
        </w:rPr>
        <w:t xml:space="preserve"> </w:t>
      </w:r>
      <w:r w:rsidR="00911471" w:rsidRPr="008F296B">
        <w:rPr>
          <w:rFonts w:ascii="Arial" w:hAnsi="Arial" w:cs="Arial"/>
          <w:sz w:val="22"/>
          <w:szCs w:val="22"/>
        </w:rPr>
        <w:tab/>
      </w:r>
      <w:r w:rsidR="00C91AFF" w:rsidRPr="00A03902">
        <w:rPr>
          <w:rFonts w:ascii="Arial" w:hAnsi="Arial" w:cs="Arial"/>
          <w:sz w:val="22"/>
          <w:szCs w:val="22"/>
          <w:u w:val="single"/>
          <w:rPrChange w:id="377" w:author="Elsabe Viljoen" w:date="2025-12-11T13:07:00Z" w16du:dateUtc="2025-12-11T11:07:00Z">
            <w:rPr>
              <w:rFonts w:ascii="Arial" w:hAnsi="Arial" w:cs="Arial"/>
              <w:b/>
              <w:bCs/>
              <w:sz w:val="22"/>
              <w:szCs w:val="22"/>
              <w:u w:val="single"/>
            </w:rPr>
          </w:rPrChange>
        </w:rPr>
        <w:t>Evidence Handling, Archival Materials and State Records</w:t>
      </w:r>
    </w:p>
    <w:p w14:paraId="12038DB8" w14:textId="04D55E94" w:rsidR="00911471" w:rsidRPr="008F296B" w:rsidRDefault="00CE7B12" w:rsidP="00911471">
      <w:pPr>
        <w:spacing w:line="360" w:lineRule="auto"/>
        <w:ind w:left="720" w:hanging="720"/>
        <w:rPr>
          <w:rFonts w:ascii="Arial" w:hAnsi="Arial" w:cs="Arial"/>
          <w:sz w:val="22"/>
          <w:szCs w:val="22"/>
        </w:rPr>
      </w:pPr>
      <w:ins w:id="378" w:author="Elsabe Viljoen" w:date="2025-11-24T09:56:00Z" w16du:dateUtc="2025-11-24T07:56:00Z">
        <w:r w:rsidRPr="00A03902">
          <w:rPr>
            <w:rFonts w:ascii="Arial" w:hAnsi="Arial" w:cs="Arial"/>
            <w:sz w:val="22"/>
            <w:szCs w:val="22"/>
          </w:rPr>
          <w:t>4.6</w:t>
        </w:r>
      </w:ins>
      <w:del w:id="379" w:author="Elsabe Viljoen" w:date="2025-11-24T09:56:00Z" w16du:dateUtc="2025-11-24T07:56:00Z">
        <w:r w:rsidR="008B4279" w:rsidRPr="00A03902" w:rsidDel="00CE7B12">
          <w:rPr>
            <w:rFonts w:ascii="Arial" w:hAnsi="Arial" w:cs="Arial"/>
            <w:sz w:val="22"/>
            <w:szCs w:val="22"/>
          </w:rPr>
          <w:delText>5.8</w:delText>
        </w:r>
      </w:del>
      <w:r w:rsidR="008B4279" w:rsidRPr="00A03902">
        <w:rPr>
          <w:rFonts w:ascii="Arial" w:hAnsi="Arial" w:cs="Arial"/>
          <w:sz w:val="22"/>
          <w:szCs w:val="22"/>
        </w:rPr>
        <w:t xml:space="preserve">.1 </w:t>
      </w:r>
      <w:r w:rsidR="00911471" w:rsidRPr="00A03902">
        <w:rPr>
          <w:rFonts w:ascii="Arial" w:hAnsi="Arial" w:cs="Arial"/>
          <w:sz w:val="22"/>
          <w:szCs w:val="22"/>
        </w:rPr>
        <w:tab/>
      </w:r>
      <w:r w:rsidR="008B4279" w:rsidRPr="00A03902">
        <w:rPr>
          <w:rFonts w:ascii="Arial" w:hAnsi="Arial" w:cs="Arial"/>
          <w:sz w:val="22"/>
          <w:szCs w:val="22"/>
        </w:rPr>
        <w:t>Because the Project relies significantly on State evidence, forensic data,</w:t>
      </w:r>
      <w:r w:rsidR="008B4279" w:rsidRPr="008F296B">
        <w:rPr>
          <w:rFonts w:ascii="Arial" w:hAnsi="Arial" w:cs="Arial"/>
          <w:sz w:val="22"/>
          <w:szCs w:val="22"/>
        </w:rPr>
        <w:t xml:space="preserve"> cellular metadata, CCTV footage, medical records, police files and court documents, the Parties agree that:</w:t>
      </w:r>
      <w:r w:rsidR="008B4279" w:rsidRPr="008F296B">
        <w:rPr>
          <w:rFonts w:ascii="Arial" w:hAnsi="Arial" w:cs="Arial"/>
          <w:sz w:val="22"/>
          <w:szCs w:val="22"/>
        </w:rPr>
        <w:br/>
        <w:t xml:space="preserve">(a) </w:t>
      </w:r>
      <w:r w:rsidR="00911471" w:rsidRPr="008F296B">
        <w:rPr>
          <w:rFonts w:ascii="Arial" w:hAnsi="Arial" w:cs="Arial"/>
          <w:sz w:val="22"/>
          <w:szCs w:val="22"/>
        </w:rPr>
        <w:tab/>
      </w:r>
      <w:r w:rsidR="008B4279" w:rsidRPr="008F296B">
        <w:rPr>
          <w:rFonts w:ascii="Arial" w:hAnsi="Arial" w:cs="Arial"/>
          <w:sz w:val="22"/>
          <w:szCs w:val="22"/>
        </w:rPr>
        <w:t>all such material must be lawfully obtained;</w:t>
      </w:r>
      <w:r w:rsidR="008B4279" w:rsidRPr="008F296B">
        <w:rPr>
          <w:rFonts w:ascii="Arial" w:hAnsi="Arial" w:cs="Arial"/>
          <w:sz w:val="22"/>
          <w:szCs w:val="22"/>
        </w:rPr>
        <w:br/>
        <w:t xml:space="preserve">(b) </w:t>
      </w:r>
      <w:r w:rsidR="00911471" w:rsidRPr="008F296B">
        <w:rPr>
          <w:rFonts w:ascii="Arial" w:hAnsi="Arial" w:cs="Arial"/>
          <w:sz w:val="22"/>
          <w:szCs w:val="22"/>
        </w:rPr>
        <w:tab/>
      </w:r>
      <w:r w:rsidR="008B4279" w:rsidRPr="008F296B">
        <w:rPr>
          <w:rFonts w:ascii="Arial" w:hAnsi="Arial" w:cs="Arial"/>
          <w:sz w:val="22"/>
          <w:szCs w:val="22"/>
        </w:rPr>
        <w:t>licensing or access rights must be documented;</w:t>
      </w:r>
      <w:r w:rsidR="008B4279" w:rsidRPr="008F296B">
        <w:rPr>
          <w:rFonts w:ascii="Arial" w:hAnsi="Arial" w:cs="Arial"/>
          <w:sz w:val="22"/>
          <w:szCs w:val="22"/>
        </w:rPr>
        <w:br/>
        <w:t xml:space="preserve">(c) </w:t>
      </w:r>
      <w:r w:rsidR="00911471" w:rsidRPr="008F296B">
        <w:rPr>
          <w:rFonts w:ascii="Arial" w:hAnsi="Arial" w:cs="Arial"/>
          <w:sz w:val="22"/>
          <w:szCs w:val="22"/>
        </w:rPr>
        <w:tab/>
      </w:r>
      <w:r w:rsidR="008B4279" w:rsidRPr="008F296B">
        <w:rPr>
          <w:rFonts w:ascii="Arial" w:hAnsi="Arial" w:cs="Arial"/>
          <w:sz w:val="22"/>
          <w:szCs w:val="22"/>
        </w:rPr>
        <w:t>no restricted material may be used without written authorisation;</w:t>
      </w:r>
      <w:r w:rsidR="008B4279" w:rsidRPr="008F296B">
        <w:rPr>
          <w:rFonts w:ascii="Arial" w:hAnsi="Arial" w:cs="Arial"/>
          <w:sz w:val="22"/>
          <w:szCs w:val="22"/>
        </w:rPr>
        <w:br/>
        <w:t xml:space="preserve">(d) </w:t>
      </w:r>
      <w:r w:rsidR="00911471" w:rsidRPr="008F296B">
        <w:rPr>
          <w:rFonts w:ascii="Arial" w:hAnsi="Arial" w:cs="Arial"/>
          <w:sz w:val="22"/>
          <w:szCs w:val="22"/>
        </w:rPr>
        <w:tab/>
      </w:r>
      <w:r w:rsidR="008B4279" w:rsidRPr="008F296B">
        <w:rPr>
          <w:rFonts w:ascii="Arial" w:hAnsi="Arial" w:cs="Arial"/>
          <w:sz w:val="22"/>
          <w:szCs w:val="22"/>
        </w:rPr>
        <w:t xml:space="preserve">all sensitive materials shall be stored in encrypted, access-controlled </w:t>
      </w:r>
    </w:p>
    <w:p w14:paraId="359A6C90" w14:textId="54DE12F0" w:rsidR="008B4279" w:rsidRPr="008F296B" w:rsidRDefault="008B4279" w:rsidP="00911471">
      <w:pPr>
        <w:spacing w:line="360" w:lineRule="auto"/>
        <w:ind w:left="720" w:firstLine="720"/>
        <w:rPr>
          <w:rFonts w:ascii="Arial" w:hAnsi="Arial" w:cs="Arial"/>
          <w:sz w:val="22"/>
          <w:szCs w:val="22"/>
        </w:rPr>
      </w:pPr>
      <w:proofErr w:type="gramStart"/>
      <w:r w:rsidRPr="008F296B">
        <w:rPr>
          <w:rFonts w:ascii="Arial" w:hAnsi="Arial" w:cs="Arial"/>
          <w:sz w:val="22"/>
          <w:szCs w:val="22"/>
        </w:rPr>
        <w:t>environments;</w:t>
      </w:r>
      <w:proofErr w:type="gramEnd"/>
      <w:r w:rsidRPr="008F296B">
        <w:rPr>
          <w:rFonts w:ascii="Arial" w:hAnsi="Arial" w:cs="Arial"/>
          <w:sz w:val="22"/>
          <w:szCs w:val="22"/>
        </w:rPr>
        <w:br/>
        <w:t xml:space="preserve">(e) </w:t>
      </w:r>
      <w:r w:rsidR="00911471" w:rsidRPr="008F296B">
        <w:rPr>
          <w:rFonts w:ascii="Arial" w:hAnsi="Arial" w:cs="Arial"/>
          <w:sz w:val="22"/>
          <w:szCs w:val="22"/>
        </w:rPr>
        <w:tab/>
      </w:r>
      <w:r w:rsidRPr="008F296B">
        <w:rPr>
          <w:rFonts w:ascii="Arial" w:hAnsi="Arial" w:cs="Arial"/>
          <w:sz w:val="22"/>
          <w:szCs w:val="22"/>
        </w:rPr>
        <w:t>the chain of custody of evidence must be preserved.</w:t>
      </w:r>
    </w:p>
    <w:p w14:paraId="41B4A7D7" w14:textId="77777777" w:rsidR="00911471" w:rsidRPr="008F296B" w:rsidRDefault="00911471" w:rsidP="008B4279">
      <w:pPr>
        <w:spacing w:line="360" w:lineRule="auto"/>
        <w:rPr>
          <w:rFonts w:ascii="Arial" w:hAnsi="Arial" w:cs="Arial"/>
          <w:sz w:val="22"/>
          <w:szCs w:val="22"/>
        </w:rPr>
      </w:pPr>
    </w:p>
    <w:p w14:paraId="00439EB1" w14:textId="0B07FA8E" w:rsidR="008B4279" w:rsidRPr="008F296B" w:rsidRDefault="00CE7B12" w:rsidP="00911471">
      <w:pPr>
        <w:spacing w:line="360" w:lineRule="auto"/>
        <w:ind w:left="720" w:hanging="720"/>
        <w:jc w:val="both"/>
        <w:rPr>
          <w:rFonts w:ascii="Arial" w:hAnsi="Arial" w:cs="Arial"/>
          <w:sz w:val="22"/>
          <w:szCs w:val="22"/>
        </w:rPr>
      </w:pPr>
      <w:ins w:id="380" w:author="Elsabe Viljoen" w:date="2025-11-24T09:56:00Z" w16du:dateUtc="2025-11-24T07:56:00Z">
        <w:r>
          <w:rPr>
            <w:rFonts w:ascii="Arial" w:hAnsi="Arial" w:cs="Arial"/>
            <w:sz w:val="22"/>
            <w:szCs w:val="22"/>
          </w:rPr>
          <w:t>4.6</w:t>
        </w:r>
      </w:ins>
      <w:del w:id="381" w:author="Elsabe Viljoen" w:date="2025-11-24T09:56:00Z" w16du:dateUtc="2025-11-24T07:56:00Z">
        <w:r w:rsidR="008B4279" w:rsidRPr="008F296B" w:rsidDel="00CE7B12">
          <w:rPr>
            <w:rFonts w:ascii="Arial" w:hAnsi="Arial" w:cs="Arial"/>
            <w:sz w:val="22"/>
            <w:szCs w:val="22"/>
          </w:rPr>
          <w:delText>5.8</w:delText>
        </w:r>
      </w:del>
      <w:r w:rsidR="008B4279" w:rsidRPr="008F296B">
        <w:rPr>
          <w:rFonts w:ascii="Arial" w:hAnsi="Arial" w:cs="Arial"/>
          <w:sz w:val="22"/>
          <w:szCs w:val="22"/>
        </w:rPr>
        <w:t xml:space="preserve">.2 </w:t>
      </w:r>
      <w:r w:rsidR="00911471" w:rsidRPr="008F296B">
        <w:rPr>
          <w:rFonts w:ascii="Arial" w:hAnsi="Arial" w:cs="Arial"/>
          <w:sz w:val="22"/>
          <w:szCs w:val="22"/>
        </w:rPr>
        <w:tab/>
      </w:r>
      <w:r w:rsidR="008B4279" w:rsidRPr="008F296B">
        <w:rPr>
          <w:rFonts w:ascii="Arial" w:hAnsi="Arial" w:cs="Arial"/>
          <w:sz w:val="22"/>
          <w:szCs w:val="22"/>
        </w:rPr>
        <w:t>The Parties shall ensure that State evidence is contextualised responsibly, including the use of forensic diagrams, autopsy reports, case-docket records, police interviews, witness statements, and all other sensitive information.</w:t>
      </w:r>
    </w:p>
    <w:p w14:paraId="3D2B9FA1" w14:textId="6EFC1CA2" w:rsidR="008B4279" w:rsidDel="00CE7B12" w:rsidRDefault="008B4279" w:rsidP="008B4279">
      <w:pPr>
        <w:spacing w:line="360" w:lineRule="auto"/>
        <w:rPr>
          <w:del w:id="382" w:author="Elsabe Viljoen" w:date="2025-11-24T09:56:00Z" w16du:dateUtc="2025-11-24T07:56:00Z"/>
          <w:rFonts w:ascii="Arial" w:hAnsi="Arial" w:cs="Arial"/>
          <w:sz w:val="22"/>
          <w:szCs w:val="22"/>
        </w:rPr>
      </w:pPr>
    </w:p>
    <w:p w14:paraId="0F8F1652" w14:textId="213D6DB7" w:rsidR="00C10029" w:rsidDel="00CE7B12" w:rsidRDefault="00C10029" w:rsidP="008B4279">
      <w:pPr>
        <w:spacing w:line="360" w:lineRule="auto"/>
        <w:rPr>
          <w:del w:id="383" w:author="Elsabe Viljoen" w:date="2025-11-24T09:56:00Z" w16du:dateUtc="2025-11-24T07:56:00Z"/>
          <w:rFonts w:ascii="Arial" w:hAnsi="Arial" w:cs="Arial"/>
          <w:sz w:val="22"/>
          <w:szCs w:val="22"/>
        </w:rPr>
      </w:pPr>
    </w:p>
    <w:p w14:paraId="6E01695B" w14:textId="580E04BF" w:rsidR="00C10029" w:rsidDel="00CE7B12" w:rsidRDefault="00C10029" w:rsidP="008B4279">
      <w:pPr>
        <w:spacing w:line="360" w:lineRule="auto"/>
        <w:rPr>
          <w:del w:id="384" w:author="Elsabe Viljoen" w:date="2025-11-24T09:56:00Z" w16du:dateUtc="2025-11-24T07:56:00Z"/>
          <w:rFonts w:ascii="Arial" w:hAnsi="Arial" w:cs="Arial"/>
          <w:sz w:val="22"/>
          <w:szCs w:val="22"/>
        </w:rPr>
      </w:pPr>
    </w:p>
    <w:p w14:paraId="24B9B094" w14:textId="77777777" w:rsidR="00C10029" w:rsidRPr="008F296B" w:rsidRDefault="00C10029" w:rsidP="008B4279">
      <w:pPr>
        <w:spacing w:line="360" w:lineRule="auto"/>
        <w:rPr>
          <w:rFonts w:ascii="Arial" w:hAnsi="Arial" w:cs="Arial"/>
          <w:sz w:val="22"/>
          <w:szCs w:val="22"/>
        </w:rPr>
      </w:pPr>
    </w:p>
    <w:p w14:paraId="4D97A739" w14:textId="67414924" w:rsidR="008B4279" w:rsidRPr="00A03902" w:rsidRDefault="008B4279" w:rsidP="008B4279">
      <w:pPr>
        <w:spacing w:line="360" w:lineRule="auto"/>
        <w:rPr>
          <w:rFonts w:ascii="Arial" w:hAnsi="Arial" w:cs="Arial"/>
          <w:sz w:val="22"/>
          <w:szCs w:val="22"/>
        </w:rPr>
      </w:pPr>
      <w:del w:id="385" w:author="Elsabe Viljoen" w:date="2025-11-24T09:56:00Z" w16du:dateUtc="2025-11-24T07:56:00Z">
        <w:r w:rsidRPr="008F296B" w:rsidDel="00CE7B12">
          <w:rPr>
            <w:rFonts w:ascii="Arial" w:hAnsi="Arial" w:cs="Arial"/>
            <w:sz w:val="22"/>
            <w:szCs w:val="22"/>
          </w:rPr>
          <w:delText>5.9</w:delText>
        </w:r>
      </w:del>
      <w:ins w:id="386" w:author="Elsabe Viljoen" w:date="2025-11-24T09:56:00Z" w16du:dateUtc="2025-11-24T07:56:00Z">
        <w:r w:rsidR="00CE7B12">
          <w:rPr>
            <w:rFonts w:ascii="Arial" w:hAnsi="Arial" w:cs="Arial"/>
            <w:sz w:val="22"/>
            <w:szCs w:val="22"/>
          </w:rPr>
          <w:t>4.7</w:t>
        </w:r>
      </w:ins>
      <w:r w:rsidR="00911471" w:rsidRPr="008F296B">
        <w:rPr>
          <w:rFonts w:ascii="Arial" w:hAnsi="Arial" w:cs="Arial"/>
          <w:sz w:val="22"/>
          <w:szCs w:val="22"/>
        </w:rPr>
        <w:tab/>
      </w:r>
      <w:r w:rsidRPr="008F296B">
        <w:rPr>
          <w:rFonts w:ascii="Arial" w:hAnsi="Arial" w:cs="Arial"/>
          <w:sz w:val="22"/>
          <w:szCs w:val="22"/>
        </w:rPr>
        <w:t xml:space="preserve"> </w:t>
      </w:r>
      <w:r w:rsidR="00C91AFF" w:rsidRPr="00A03902">
        <w:rPr>
          <w:rFonts w:ascii="Arial" w:hAnsi="Arial" w:cs="Arial"/>
          <w:sz w:val="22"/>
          <w:szCs w:val="22"/>
          <w:u w:val="single"/>
          <w:rPrChange w:id="387" w:author="Elsabe Viljoen" w:date="2025-12-11T13:07:00Z" w16du:dateUtc="2025-12-11T11:07:00Z">
            <w:rPr>
              <w:rFonts w:ascii="Arial" w:hAnsi="Arial" w:cs="Arial"/>
              <w:b/>
              <w:bCs/>
              <w:sz w:val="22"/>
              <w:szCs w:val="22"/>
              <w:u w:val="single"/>
            </w:rPr>
          </w:rPrChange>
        </w:rPr>
        <w:t>Right-of-Reply Obligations</w:t>
      </w:r>
    </w:p>
    <w:p w14:paraId="4DF725B9" w14:textId="7F4D6142" w:rsidR="008B4279" w:rsidRPr="008F296B" w:rsidRDefault="00CE7B12">
      <w:pPr>
        <w:spacing w:line="360" w:lineRule="auto"/>
        <w:ind w:left="720" w:hanging="720"/>
        <w:jc w:val="both"/>
        <w:rPr>
          <w:rFonts w:ascii="Arial" w:hAnsi="Arial" w:cs="Arial"/>
          <w:sz w:val="22"/>
          <w:szCs w:val="22"/>
        </w:rPr>
        <w:pPrChange w:id="388" w:author="Elsabe Viljoen" w:date="2025-11-28T06:45:00Z" w16du:dateUtc="2025-11-28T04:45:00Z">
          <w:pPr>
            <w:spacing w:line="360" w:lineRule="auto"/>
            <w:ind w:left="720" w:hanging="720"/>
          </w:pPr>
        </w:pPrChange>
      </w:pPr>
      <w:ins w:id="389" w:author="Elsabe Viljoen" w:date="2025-11-24T09:56:00Z" w16du:dateUtc="2025-11-24T07:56:00Z">
        <w:r>
          <w:rPr>
            <w:rFonts w:ascii="Arial" w:hAnsi="Arial" w:cs="Arial"/>
            <w:sz w:val="22"/>
            <w:szCs w:val="22"/>
          </w:rPr>
          <w:t>4.7</w:t>
        </w:r>
      </w:ins>
      <w:del w:id="390" w:author="Elsabe Viljoen" w:date="2025-11-24T09:56:00Z" w16du:dateUtc="2025-11-24T07:56:00Z">
        <w:r w:rsidR="008B4279" w:rsidRPr="008F296B" w:rsidDel="00CE7B12">
          <w:rPr>
            <w:rFonts w:ascii="Arial" w:hAnsi="Arial" w:cs="Arial"/>
            <w:sz w:val="22"/>
            <w:szCs w:val="22"/>
          </w:rPr>
          <w:delText>5.9</w:delText>
        </w:r>
      </w:del>
      <w:r w:rsidR="008B4279" w:rsidRPr="008F296B">
        <w:rPr>
          <w:rFonts w:ascii="Arial" w:hAnsi="Arial" w:cs="Arial"/>
          <w:sz w:val="22"/>
          <w:szCs w:val="22"/>
        </w:rPr>
        <w:t xml:space="preserve">.1 </w:t>
      </w:r>
      <w:r w:rsidR="00911471" w:rsidRPr="008F296B">
        <w:rPr>
          <w:rFonts w:ascii="Arial" w:hAnsi="Arial" w:cs="Arial"/>
          <w:sz w:val="22"/>
          <w:szCs w:val="22"/>
        </w:rPr>
        <w:tab/>
      </w:r>
      <w:r w:rsidR="008B4279" w:rsidRPr="008F296B">
        <w:rPr>
          <w:rFonts w:ascii="Arial" w:hAnsi="Arial" w:cs="Arial"/>
          <w:sz w:val="22"/>
          <w:szCs w:val="22"/>
        </w:rPr>
        <w:t>The Parties shall comply with Netflix’s right-of-</w:t>
      </w:r>
      <w:proofErr w:type="gramStart"/>
      <w:r w:rsidR="008B4279" w:rsidRPr="008F296B">
        <w:rPr>
          <w:rFonts w:ascii="Arial" w:hAnsi="Arial" w:cs="Arial"/>
          <w:sz w:val="22"/>
          <w:szCs w:val="22"/>
        </w:rPr>
        <w:t>reply</w:t>
      </w:r>
      <w:proofErr w:type="gramEnd"/>
      <w:r w:rsidR="008B4279" w:rsidRPr="008F296B">
        <w:rPr>
          <w:rFonts w:ascii="Arial" w:hAnsi="Arial" w:cs="Arial"/>
          <w:sz w:val="22"/>
          <w:szCs w:val="22"/>
        </w:rPr>
        <w:t xml:space="preserve"> expectations, requiring that individuals or entities subject to serious allegations of wrongdoing be afforded the opportunity to respond to such allegations before broadcast.</w:t>
      </w:r>
    </w:p>
    <w:p w14:paraId="057E04C3" w14:textId="77777777" w:rsidR="00911471" w:rsidRPr="008F296B" w:rsidRDefault="00911471">
      <w:pPr>
        <w:spacing w:line="360" w:lineRule="auto"/>
        <w:jc w:val="both"/>
        <w:rPr>
          <w:rFonts w:ascii="Arial" w:hAnsi="Arial" w:cs="Arial"/>
          <w:sz w:val="22"/>
          <w:szCs w:val="22"/>
        </w:rPr>
        <w:pPrChange w:id="391" w:author="Elsabe Viljoen" w:date="2025-11-28T06:45:00Z" w16du:dateUtc="2025-11-28T04:45:00Z">
          <w:pPr>
            <w:spacing w:line="360" w:lineRule="auto"/>
          </w:pPr>
        </w:pPrChange>
      </w:pPr>
    </w:p>
    <w:p w14:paraId="1D6F1941" w14:textId="01670D7E" w:rsidR="008B4279" w:rsidRPr="008F296B" w:rsidRDefault="00CE7B12">
      <w:pPr>
        <w:spacing w:line="360" w:lineRule="auto"/>
        <w:ind w:left="720" w:hanging="720"/>
        <w:jc w:val="both"/>
        <w:rPr>
          <w:rFonts w:ascii="Arial" w:hAnsi="Arial" w:cs="Arial"/>
          <w:sz w:val="22"/>
          <w:szCs w:val="22"/>
        </w:rPr>
        <w:pPrChange w:id="392" w:author="Elsabe Viljoen" w:date="2025-11-28T06:45:00Z" w16du:dateUtc="2025-11-28T04:45:00Z">
          <w:pPr>
            <w:spacing w:line="360" w:lineRule="auto"/>
            <w:ind w:left="720" w:hanging="720"/>
          </w:pPr>
        </w:pPrChange>
      </w:pPr>
      <w:ins w:id="393" w:author="Elsabe Viljoen" w:date="2025-11-24T09:56:00Z" w16du:dateUtc="2025-11-24T07:56:00Z">
        <w:r>
          <w:rPr>
            <w:rFonts w:ascii="Arial" w:hAnsi="Arial" w:cs="Arial"/>
            <w:sz w:val="22"/>
            <w:szCs w:val="22"/>
          </w:rPr>
          <w:t>4.7.2</w:t>
        </w:r>
      </w:ins>
      <w:del w:id="394" w:author="Elsabe Viljoen" w:date="2025-11-24T09:56:00Z" w16du:dateUtc="2025-11-24T07:56:00Z">
        <w:r w:rsidR="008B4279" w:rsidRPr="008F296B" w:rsidDel="00CE7B12">
          <w:rPr>
            <w:rFonts w:ascii="Arial" w:hAnsi="Arial" w:cs="Arial"/>
            <w:sz w:val="22"/>
            <w:szCs w:val="22"/>
          </w:rPr>
          <w:delText>5.9.2</w:delText>
        </w:r>
      </w:del>
      <w:r w:rsidR="008B4279" w:rsidRPr="008F296B">
        <w:rPr>
          <w:rFonts w:ascii="Arial" w:hAnsi="Arial" w:cs="Arial"/>
          <w:sz w:val="22"/>
          <w:szCs w:val="22"/>
        </w:rPr>
        <w:t xml:space="preserve"> </w:t>
      </w:r>
      <w:r w:rsidR="00911471" w:rsidRPr="008F296B">
        <w:rPr>
          <w:rFonts w:ascii="Arial" w:hAnsi="Arial" w:cs="Arial"/>
          <w:sz w:val="22"/>
          <w:szCs w:val="22"/>
        </w:rPr>
        <w:tab/>
      </w:r>
      <w:r w:rsidR="008B4279" w:rsidRPr="008F296B">
        <w:rPr>
          <w:rFonts w:ascii="Arial" w:hAnsi="Arial" w:cs="Arial"/>
          <w:sz w:val="22"/>
          <w:szCs w:val="22"/>
        </w:rPr>
        <w:t>Where the Subject is unable or unwilling to provide a response (including if incarcerated or represented by legal counsel), the Project shall document all efforts to offer the right of reply.</w:t>
      </w:r>
    </w:p>
    <w:p w14:paraId="7C612197" w14:textId="77777777" w:rsidR="00CE7B12" w:rsidRPr="008F296B" w:rsidRDefault="00CE7B12" w:rsidP="008B4279">
      <w:pPr>
        <w:spacing w:line="360" w:lineRule="auto"/>
        <w:rPr>
          <w:rFonts w:ascii="Arial" w:hAnsi="Arial" w:cs="Arial"/>
          <w:sz w:val="22"/>
          <w:szCs w:val="22"/>
        </w:rPr>
      </w:pPr>
    </w:p>
    <w:p w14:paraId="10C6A55B" w14:textId="3556D9EC" w:rsidR="008B4279" w:rsidRPr="008F296B" w:rsidRDefault="00CE7B12" w:rsidP="008B4279">
      <w:pPr>
        <w:spacing w:line="360" w:lineRule="auto"/>
        <w:rPr>
          <w:rFonts w:ascii="Arial" w:hAnsi="Arial" w:cs="Arial"/>
          <w:sz w:val="22"/>
          <w:szCs w:val="22"/>
        </w:rPr>
      </w:pPr>
      <w:ins w:id="395" w:author="Elsabe Viljoen" w:date="2025-11-24T09:56:00Z" w16du:dateUtc="2025-11-24T07:56:00Z">
        <w:r>
          <w:rPr>
            <w:rFonts w:ascii="Arial" w:hAnsi="Arial" w:cs="Arial"/>
            <w:sz w:val="22"/>
            <w:szCs w:val="22"/>
          </w:rPr>
          <w:t>4.8</w:t>
        </w:r>
      </w:ins>
      <w:del w:id="396" w:author="Elsabe Viljoen" w:date="2025-11-24T09:56:00Z" w16du:dateUtc="2025-11-24T07:56:00Z">
        <w:r w:rsidR="008B4279" w:rsidRPr="008F296B" w:rsidDel="00CE7B12">
          <w:rPr>
            <w:rFonts w:ascii="Arial" w:hAnsi="Arial" w:cs="Arial"/>
            <w:sz w:val="22"/>
            <w:szCs w:val="22"/>
          </w:rPr>
          <w:delText xml:space="preserve">5.10 </w:delText>
        </w:r>
      </w:del>
      <w:r w:rsidR="00911471" w:rsidRPr="008F296B">
        <w:rPr>
          <w:rFonts w:ascii="Arial" w:hAnsi="Arial" w:cs="Arial"/>
          <w:sz w:val="22"/>
          <w:szCs w:val="22"/>
        </w:rPr>
        <w:tab/>
      </w:r>
      <w:r w:rsidR="00C91AFF" w:rsidRPr="00A03902">
        <w:rPr>
          <w:rFonts w:ascii="Arial" w:hAnsi="Arial" w:cs="Arial"/>
          <w:sz w:val="22"/>
          <w:szCs w:val="22"/>
          <w:u w:val="single"/>
          <w:rPrChange w:id="397" w:author="Elsabe Viljoen" w:date="2025-12-11T13:07:00Z" w16du:dateUtc="2025-12-11T11:07:00Z">
            <w:rPr>
              <w:rFonts w:ascii="Arial" w:hAnsi="Arial" w:cs="Arial"/>
              <w:b/>
              <w:bCs/>
              <w:sz w:val="22"/>
              <w:szCs w:val="22"/>
              <w:u w:val="single"/>
            </w:rPr>
          </w:rPrChange>
        </w:rPr>
        <w:t>International Jurisdictional Obligations</w:t>
      </w:r>
    </w:p>
    <w:p w14:paraId="2FC25938" w14:textId="440DC9BC" w:rsidR="008B4279" w:rsidRPr="008F296B" w:rsidRDefault="008B4279" w:rsidP="00911471">
      <w:pPr>
        <w:spacing w:line="360" w:lineRule="auto"/>
        <w:ind w:left="720" w:hanging="720"/>
        <w:rPr>
          <w:rFonts w:ascii="Arial" w:hAnsi="Arial" w:cs="Arial"/>
          <w:sz w:val="22"/>
          <w:szCs w:val="22"/>
        </w:rPr>
      </w:pPr>
      <w:del w:id="398" w:author="Elsabe Viljoen" w:date="2025-11-24T09:56:00Z" w16du:dateUtc="2025-11-24T07:56:00Z">
        <w:r w:rsidRPr="008F296B" w:rsidDel="00CE7B12">
          <w:rPr>
            <w:rFonts w:ascii="Arial" w:hAnsi="Arial" w:cs="Arial"/>
            <w:sz w:val="22"/>
            <w:szCs w:val="22"/>
          </w:rPr>
          <w:delText>5.10.1</w:delText>
        </w:r>
      </w:del>
      <w:ins w:id="399" w:author="Elsabe Viljoen" w:date="2025-11-24T09:56:00Z" w16du:dateUtc="2025-11-24T07:56:00Z">
        <w:r w:rsidR="00CE7B12">
          <w:rPr>
            <w:rFonts w:ascii="Arial" w:hAnsi="Arial" w:cs="Arial"/>
            <w:sz w:val="22"/>
            <w:szCs w:val="22"/>
          </w:rPr>
          <w:t>4.8.1</w:t>
        </w:r>
      </w:ins>
      <w:r w:rsidRPr="008F296B">
        <w:rPr>
          <w:rFonts w:ascii="Arial" w:hAnsi="Arial" w:cs="Arial"/>
          <w:sz w:val="22"/>
          <w:szCs w:val="22"/>
        </w:rPr>
        <w:t xml:space="preserve"> </w:t>
      </w:r>
      <w:r w:rsidR="00911471" w:rsidRPr="008F296B">
        <w:rPr>
          <w:rFonts w:ascii="Arial" w:hAnsi="Arial" w:cs="Arial"/>
          <w:sz w:val="22"/>
          <w:szCs w:val="22"/>
        </w:rPr>
        <w:tab/>
      </w:r>
      <w:r w:rsidRPr="008F296B">
        <w:rPr>
          <w:rFonts w:ascii="Arial" w:hAnsi="Arial" w:cs="Arial"/>
          <w:sz w:val="22"/>
          <w:szCs w:val="22"/>
        </w:rPr>
        <w:t>The Parties acknowledge that the Project spans multiple jurisdictions including South Africa, the United Kingdom and India. As such, all content must comply with the laws of each relevant territory.</w:t>
      </w:r>
    </w:p>
    <w:p w14:paraId="0090B022" w14:textId="77777777" w:rsidR="00046BF2" w:rsidRPr="008F296B" w:rsidRDefault="00046BF2" w:rsidP="00911471">
      <w:pPr>
        <w:spacing w:line="360" w:lineRule="auto"/>
        <w:rPr>
          <w:rFonts w:ascii="Arial" w:hAnsi="Arial" w:cs="Arial"/>
          <w:b/>
          <w:bCs/>
          <w:sz w:val="22"/>
          <w:szCs w:val="22"/>
        </w:rPr>
      </w:pPr>
    </w:p>
    <w:p w14:paraId="45548C31" w14:textId="29384923" w:rsidR="00911471" w:rsidRPr="008F296B" w:rsidRDefault="00CE7B12" w:rsidP="00046BF2">
      <w:pPr>
        <w:spacing w:line="360" w:lineRule="auto"/>
        <w:ind w:left="720" w:hanging="720"/>
        <w:rPr>
          <w:rFonts w:ascii="Arial" w:hAnsi="Arial" w:cs="Arial"/>
          <w:b/>
          <w:bCs/>
          <w:sz w:val="22"/>
          <w:szCs w:val="22"/>
        </w:rPr>
      </w:pPr>
      <w:ins w:id="400" w:author="Elsabe Viljoen" w:date="2025-11-24T09:56:00Z" w16du:dateUtc="2025-11-24T07:56:00Z">
        <w:r>
          <w:rPr>
            <w:rFonts w:ascii="Arial" w:hAnsi="Arial" w:cs="Arial"/>
            <w:b/>
            <w:bCs/>
            <w:sz w:val="22"/>
            <w:szCs w:val="22"/>
          </w:rPr>
          <w:t>5</w:t>
        </w:r>
      </w:ins>
      <w:del w:id="401" w:author="Elsabe Viljoen" w:date="2025-11-24T09:56:00Z" w16du:dateUtc="2025-11-24T07:56:00Z">
        <w:r w:rsidR="00911471" w:rsidRPr="008F296B" w:rsidDel="00CE7B12">
          <w:rPr>
            <w:rFonts w:ascii="Arial" w:hAnsi="Arial" w:cs="Arial"/>
            <w:b/>
            <w:bCs/>
            <w:sz w:val="22"/>
            <w:szCs w:val="22"/>
          </w:rPr>
          <w:delText>6</w:delText>
        </w:r>
      </w:del>
      <w:r w:rsidR="00911471" w:rsidRPr="008F296B">
        <w:rPr>
          <w:rFonts w:ascii="Arial" w:hAnsi="Arial" w:cs="Arial"/>
          <w:b/>
          <w:bCs/>
          <w:sz w:val="22"/>
          <w:szCs w:val="22"/>
        </w:rPr>
        <w:t>.</w:t>
      </w:r>
      <w:r w:rsidR="00046BF2" w:rsidRPr="008F296B">
        <w:rPr>
          <w:rFonts w:ascii="Arial" w:hAnsi="Arial" w:cs="Arial"/>
          <w:b/>
          <w:bCs/>
          <w:sz w:val="22"/>
          <w:szCs w:val="22"/>
        </w:rPr>
        <w:tab/>
      </w:r>
      <w:r w:rsidR="00911471" w:rsidRPr="008F296B">
        <w:rPr>
          <w:rFonts w:ascii="Arial" w:hAnsi="Arial" w:cs="Arial"/>
          <w:b/>
          <w:bCs/>
          <w:sz w:val="22"/>
          <w:szCs w:val="22"/>
          <w:u w:val="single"/>
        </w:rPr>
        <w:t>CONTRIBUTOR MANAGEMENT, ACCESS, CONSENTS, RELEASES AND DUTY OF CARE</w:t>
      </w:r>
    </w:p>
    <w:p w14:paraId="579303F9" w14:textId="36C7D42A" w:rsidR="00911471" w:rsidRPr="00A03902" w:rsidRDefault="00CE7B12" w:rsidP="00911471">
      <w:pPr>
        <w:spacing w:line="360" w:lineRule="auto"/>
        <w:rPr>
          <w:rFonts w:ascii="Arial" w:hAnsi="Arial" w:cs="Arial"/>
          <w:sz w:val="22"/>
          <w:szCs w:val="22"/>
          <w:rPrChange w:id="402" w:author="Elsabe Viljoen" w:date="2025-12-11T13:07:00Z" w16du:dateUtc="2025-12-11T11:07:00Z">
            <w:rPr>
              <w:rFonts w:ascii="Arial" w:hAnsi="Arial" w:cs="Arial"/>
              <w:b/>
              <w:bCs/>
              <w:sz w:val="22"/>
              <w:szCs w:val="22"/>
            </w:rPr>
          </w:rPrChange>
        </w:rPr>
      </w:pPr>
      <w:ins w:id="403" w:author="Elsabe Viljoen" w:date="2025-11-24T09:57:00Z" w16du:dateUtc="2025-11-24T07:57:00Z">
        <w:r>
          <w:rPr>
            <w:rFonts w:ascii="Arial" w:hAnsi="Arial" w:cs="Arial"/>
            <w:sz w:val="22"/>
            <w:szCs w:val="22"/>
          </w:rPr>
          <w:t>5</w:t>
        </w:r>
      </w:ins>
      <w:del w:id="404"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.1</w:t>
      </w:r>
      <w:r w:rsidR="00911471" w:rsidRPr="008F296B">
        <w:rPr>
          <w:rFonts w:ascii="Arial" w:hAnsi="Arial" w:cs="Arial"/>
          <w:b/>
          <w:bCs/>
          <w:sz w:val="22"/>
          <w:szCs w:val="22"/>
        </w:rPr>
        <w:t xml:space="preserve"> </w:t>
      </w:r>
      <w:r w:rsidR="00046BF2" w:rsidRPr="008F296B">
        <w:rPr>
          <w:rFonts w:ascii="Arial" w:hAnsi="Arial" w:cs="Arial"/>
          <w:b/>
          <w:bCs/>
          <w:sz w:val="22"/>
          <w:szCs w:val="22"/>
        </w:rPr>
        <w:tab/>
      </w:r>
      <w:r w:rsidR="008176D3" w:rsidRPr="00A03902">
        <w:rPr>
          <w:rFonts w:ascii="Arial" w:hAnsi="Arial" w:cs="Arial"/>
          <w:sz w:val="22"/>
          <w:szCs w:val="22"/>
          <w:u w:val="single"/>
          <w:rPrChange w:id="405" w:author="Elsabe Viljoen" w:date="2025-12-11T13:07:00Z" w16du:dateUtc="2025-12-11T11:07:00Z">
            <w:rPr>
              <w:rFonts w:ascii="Arial" w:hAnsi="Arial" w:cs="Arial"/>
              <w:b/>
              <w:bCs/>
              <w:sz w:val="22"/>
              <w:szCs w:val="22"/>
              <w:u w:val="single"/>
            </w:rPr>
          </w:rPrChange>
        </w:rPr>
        <w:t>General Principles Governing Contributor Engagement</w:t>
      </w:r>
    </w:p>
    <w:p w14:paraId="3E0C4EEF" w14:textId="1DFC2C72" w:rsidR="00911471" w:rsidRPr="008F296B" w:rsidRDefault="00CE7B12">
      <w:pPr>
        <w:spacing w:line="360" w:lineRule="auto"/>
        <w:ind w:left="720" w:hanging="720"/>
        <w:jc w:val="both"/>
        <w:rPr>
          <w:rFonts w:ascii="Arial" w:hAnsi="Arial" w:cs="Arial"/>
          <w:sz w:val="22"/>
          <w:szCs w:val="22"/>
        </w:rPr>
        <w:pPrChange w:id="406" w:author="Elsabe Viljoen" w:date="2025-11-28T06:45:00Z" w16du:dateUtc="2025-11-28T04:45:00Z">
          <w:pPr>
            <w:spacing w:line="360" w:lineRule="auto"/>
            <w:ind w:left="720" w:hanging="720"/>
          </w:pPr>
        </w:pPrChange>
      </w:pPr>
      <w:ins w:id="407" w:author="Elsabe Viljoen" w:date="2025-11-24T09:57:00Z" w16du:dateUtc="2025-11-24T07:57:00Z">
        <w:r w:rsidRPr="00A03902">
          <w:rPr>
            <w:rFonts w:ascii="Arial" w:hAnsi="Arial" w:cs="Arial"/>
            <w:sz w:val="22"/>
            <w:szCs w:val="22"/>
          </w:rPr>
          <w:t>5</w:t>
        </w:r>
      </w:ins>
      <w:del w:id="408" w:author="Elsabe Viljoen" w:date="2025-11-24T09:57:00Z" w16du:dateUtc="2025-11-24T07:57: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.1.1 </w:t>
      </w:r>
      <w:r w:rsidR="00046BF2" w:rsidRPr="00A03902">
        <w:rPr>
          <w:rFonts w:ascii="Arial" w:hAnsi="Arial" w:cs="Arial"/>
          <w:sz w:val="22"/>
          <w:szCs w:val="22"/>
        </w:rPr>
        <w:tab/>
      </w:r>
      <w:r w:rsidR="00911471" w:rsidRPr="00A03902">
        <w:rPr>
          <w:rFonts w:ascii="Arial" w:hAnsi="Arial" w:cs="Arial"/>
          <w:sz w:val="22"/>
          <w:szCs w:val="22"/>
        </w:rPr>
        <w:t>The Parties acknowledge that the Project involves deeply sensitive subject matter, including allegations of murder, poisoning, fraud</w:t>
      </w:r>
      <w:r w:rsidR="00911471" w:rsidRPr="008F296B">
        <w:rPr>
          <w:rFonts w:ascii="Arial" w:hAnsi="Arial" w:cs="Arial"/>
          <w:sz w:val="22"/>
          <w:szCs w:val="22"/>
        </w:rPr>
        <w:t>, manipulation, domestic abuse, intergenerational trauma and unresolved criminal patterns, and therefore requires the highest level of ethical care in all engagements with contributors.</w:t>
      </w:r>
    </w:p>
    <w:p w14:paraId="30D5EB1E" w14:textId="77777777" w:rsidR="0036205F" w:rsidRDefault="0036205F">
      <w:pPr>
        <w:spacing w:line="360" w:lineRule="auto"/>
        <w:ind w:left="720" w:hanging="720"/>
        <w:jc w:val="both"/>
        <w:rPr>
          <w:rFonts w:ascii="Arial" w:hAnsi="Arial" w:cs="Arial"/>
          <w:sz w:val="22"/>
          <w:szCs w:val="22"/>
        </w:rPr>
        <w:pPrChange w:id="409" w:author="Elsabe Viljoen" w:date="2025-11-28T06:45:00Z" w16du:dateUtc="2025-11-28T04:45:00Z">
          <w:pPr>
            <w:spacing w:line="360" w:lineRule="auto"/>
            <w:ind w:left="720" w:hanging="720"/>
          </w:pPr>
        </w:pPrChange>
      </w:pPr>
    </w:p>
    <w:p w14:paraId="793CFABE" w14:textId="3CC3F1BA" w:rsidR="00911471" w:rsidRPr="008F296B" w:rsidRDefault="00CE7B12">
      <w:pPr>
        <w:spacing w:line="360" w:lineRule="auto"/>
        <w:ind w:left="720" w:hanging="720"/>
        <w:jc w:val="both"/>
        <w:rPr>
          <w:rFonts w:ascii="Arial" w:hAnsi="Arial" w:cs="Arial"/>
          <w:sz w:val="22"/>
          <w:szCs w:val="22"/>
        </w:rPr>
        <w:pPrChange w:id="410" w:author="Elsabe Viljoen" w:date="2025-11-28T06:45:00Z" w16du:dateUtc="2025-11-28T04:45:00Z">
          <w:pPr>
            <w:spacing w:line="360" w:lineRule="auto"/>
            <w:ind w:left="720" w:hanging="720"/>
          </w:pPr>
        </w:pPrChange>
      </w:pPr>
      <w:ins w:id="411" w:author="Elsabe Viljoen" w:date="2025-11-24T09:57:00Z" w16du:dateUtc="2025-11-24T07:57:00Z">
        <w:r>
          <w:rPr>
            <w:rFonts w:ascii="Arial" w:hAnsi="Arial" w:cs="Arial"/>
            <w:sz w:val="22"/>
            <w:szCs w:val="22"/>
          </w:rPr>
          <w:t>5</w:t>
        </w:r>
      </w:ins>
      <w:del w:id="412"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.1.2 </w:t>
      </w:r>
      <w:r w:rsidR="00046BF2" w:rsidRPr="008F296B">
        <w:rPr>
          <w:rFonts w:ascii="Arial" w:hAnsi="Arial" w:cs="Arial"/>
          <w:sz w:val="22"/>
          <w:szCs w:val="22"/>
        </w:rPr>
        <w:tab/>
      </w:r>
      <w:r w:rsidR="00911471" w:rsidRPr="008F296B">
        <w:rPr>
          <w:rFonts w:ascii="Arial" w:hAnsi="Arial" w:cs="Arial"/>
          <w:sz w:val="22"/>
          <w:szCs w:val="22"/>
        </w:rPr>
        <w:t>The Parties agree that all contributors must be approached, interviewed and portrayed in a manner that prioritises their emotional wellbeing, safety, dignity, privacy, and legal protection.</w:t>
      </w:r>
    </w:p>
    <w:p w14:paraId="514040F7" w14:textId="77777777" w:rsidR="00482EA2" w:rsidRPr="008F296B" w:rsidRDefault="00482EA2">
      <w:pPr>
        <w:spacing w:line="360" w:lineRule="auto"/>
        <w:jc w:val="both"/>
        <w:rPr>
          <w:rFonts w:ascii="Arial" w:hAnsi="Arial" w:cs="Arial"/>
          <w:sz w:val="22"/>
          <w:szCs w:val="22"/>
        </w:rPr>
        <w:pPrChange w:id="413" w:author="Elsabe Viljoen" w:date="2025-11-28T06:45:00Z" w16du:dateUtc="2025-11-28T04:45:00Z">
          <w:pPr>
            <w:spacing w:line="360" w:lineRule="auto"/>
          </w:pPr>
        </w:pPrChange>
      </w:pPr>
    </w:p>
    <w:p w14:paraId="336C35A6" w14:textId="792F81C4" w:rsidR="00911471" w:rsidRPr="008F296B" w:rsidRDefault="00CE7B12" w:rsidP="00046BF2">
      <w:pPr>
        <w:spacing w:line="360" w:lineRule="auto"/>
        <w:ind w:left="720" w:hanging="720"/>
        <w:rPr>
          <w:rFonts w:ascii="Arial" w:hAnsi="Arial" w:cs="Arial"/>
          <w:sz w:val="22"/>
          <w:szCs w:val="22"/>
        </w:rPr>
      </w:pPr>
      <w:ins w:id="414" w:author="Elsabe Viljoen" w:date="2025-11-24T09:57:00Z" w16du:dateUtc="2025-11-24T07:57:00Z">
        <w:r>
          <w:rPr>
            <w:rFonts w:ascii="Arial" w:hAnsi="Arial" w:cs="Arial"/>
            <w:sz w:val="22"/>
            <w:szCs w:val="22"/>
          </w:rPr>
          <w:t>5</w:t>
        </w:r>
      </w:ins>
      <w:del w:id="415"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.1.3</w:t>
      </w:r>
      <w:r w:rsidR="00046BF2" w:rsidRPr="008F296B">
        <w:rPr>
          <w:rFonts w:ascii="Arial" w:hAnsi="Arial" w:cs="Arial"/>
          <w:sz w:val="22"/>
          <w:szCs w:val="22"/>
        </w:rPr>
        <w:tab/>
      </w:r>
      <w:r w:rsidR="00911471" w:rsidRPr="008F296B">
        <w:rPr>
          <w:rFonts w:ascii="Arial" w:hAnsi="Arial" w:cs="Arial"/>
          <w:sz w:val="22"/>
          <w:szCs w:val="22"/>
        </w:rPr>
        <w:t>The Parties agree that no contributor shall be filmed or recorded without:</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a clear explanation of the Project;</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an understanding of the editorial intent;</w:t>
      </w:r>
      <w:r w:rsidR="00911471" w:rsidRPr="008F296B">
        <w:rPr>
          <w:rFonts w:ascii="Arial" w:hAnsi="Arial" w:cs="Arial"/>
          <w:sz w:val="22"/>
          <w:szCs w:val="22"/>
        </w:rPr>
        <w:br/>
        <w:t xml:space="preserve">(c) </w:t>
      </w:r>
      <w:r w:rsidR="00046BF2" w:rsidRPr="008F296B">
        <w:rPr>
          <w:rFonts w:ascii="Arial" w:hAnsi="Arial" w:cs="Arial"/>
          <w:sz w:val="22"/>
          <w:szCs w:val="22"/>
        </w:rPr>
        <w:tab/>
        <w:t>I</w:t>
      </w:r>
      <w:r w:rsidR="00911471" w:rsidRPr="008F296B">
        <w:rPr>
          <w:rFonts w:ascii="Arial" w:hAnsi="Arial" w:cs="Arial"/>
          <w:sz w:val="22"/>
          <w:szCs w:val="22"/>
        </w:rPr>
        <w:t>nformed consent;</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signed written releases; and</w:t>
      </w:r>
      <w:r w:rsidR="00911471" w:rsidRPr="008F296B">
        <w:rPr>
          <w:rFonts w:ascii="Arial" w:hAnsi="Arial" w:cs="Arial"/>
          <w:sz w:val="22"/>
          <w:szCs w:val="22"/>
        </w:rPr>
        <w:br/>
        <w:t xml:space="preserve">(e) </w:t>
      </w:r>
      <w:r w:rsidR="00046BF2" w:rsidRPr="008F296B">
        <w:rPr>
          <w:rFonts w:ascii="Arial" w:hAnsi="Arial" w:cs="Arial"/>
          <w:sz w:val="22"/>
          <w:szCs w:val="22"/>
        </w:rPr>
        <w:tab/>
      </w:r>
      <w:r w:rsidR="00911471" w:rsidRPr="008F296B">
        <w:rPr>
          <w:rFonts w:ascii="Arial" w:hAnsi="Arial" w:cs="Arial"/>
          <w:sz w:val="22"/>
          <w:szCs w:val="22"/>
        </w:rPr>
        <w:t>compliance with all legal, ethical and Netflix requirements.</w:t>
      </w:r>
    </w:p>
    <w:p w14:paraId="51A884DE" w14:textId="77777777" w:rsidR="008176D3" w:rsidRDefault="008176D3" w:rsidP="00911471">
      <w:pPr>
        <w:spacing w:line="360" w:lineRule="auto"/>
        <w:rPr>
          <w:rFonts w:ascii="Arial" w:hAnsi="Arial" w:cs="Arial"/>
          <w:sz w:val="22"/>
          <w:szCs w:val="22"/>
        </w:rPr>
      </w:pPr>
    </w:p>
    <w:p w14:paraId="1B4EA9A0" w14:textId="0988DC89" w:rsidR="0036205F" w:rsidRDefault="000A6038">
      <w:pPr>
        <w:spacing w:line="360" w:lineRule="auto"/>
        <w:ind w:left="720" w:hanging="720"/>
        <w:rPr>
          <w:rFonts w:ascii="Arial" w:hAnsi="Arial" w:cs="Arial"/>
          <w:sz w:val="22"/>
          <w:szCs w:val="22"/>
        </w:rPr>
        <w:pPrChange w:id="416" w:author="Elsabe Viljoen" w:date="2025-11-24T11:44:00Z" w16du:dateUtc="2025-11-24T09:44:00Z">
          <w:pPr>
            <w:spacing w:line="360" w:lineRule="auto"/>
            <w:ind w:left="720"/>
          </w:pPr>
        </w:pPrChange>
      </w:pPr>
      <w:ins w:id="417" w:author="Elsabe Viljoen" w:date="2025-11-24T11:44:00Z" w16du:dateUtc="2025-11-24T09:44:00Z">
        <w:r>
          <w:rPr>
            <w:rFonts w:ascii="Arial" w:hAnsi="Arial" w:cs="Arial"/>
            <w:sz w:val="22"/>
            <w:szCs w:val="22"/>
          </w:rPr>
          <w:t>5.1.4</w:t>
        </w:r>
        <w:r>
          <w:rPr>
            <w:rFonts w:ascii="Arial" w:hAnsi="Arial" w:cs="Arial"/>
            <w:sz w:val="22"/>
            <w:szCs w:val="22"/>
          </w:rPr>
          <w:tab/>
        </w:r>
      </w:ins>
      <w:r w:rsidR="0036205F" w:rsidRPr="0036205F">
        <w:rPr>
          <w:rFonts w:ascii="Arial" w:hAnsi="Arial" w:cs="Arial"/>
          <w:sz w:val="22"/>
          <w:szCs w:val="22"/>
        </w:rPr>
        <w:t>The Parties record that the identification of contributors and contributor categories in this Agreement reflects the current creative intent and research findings and shall not be interpreted as a commitment that any specific contributor will appear, nor that the Project will ultimately include contributions from any named individual.</w:t>
      </w:r>
    </w:p>
    <w:p w14:paraId="2C560021" w14:textId="77777777" w:rsidR="00CE7B12" w:rsidRDefault="00CE7B12" w:rsidP="00911471">
      <w:pPr>
        <w:spacing w:line="360" w:lineRule="auto"/>
        <w:rPr>
          <w:ins w:id="418" w:author="Elsabe Viljoen" w:date="2025-11-24T09:57:00Z" w16du:dateUtc="2025-11-24T07:57:00Z"/>
          <w:rFonts w:ascii="Arial" w:hAnsi="Arial" w:cs="Arial"/>
          <w:sz w:val="22"/>
          <w:szCs w:val="22"/>
        </w:rPr>
      </w:pPr>
    </w:p>
    <w:p w14:paraId="5C772EC5" w14:textId="5BD47A88" w:rsidR="00911471" w:rsidRPr="00A03902" w:rsidRDefault="00CE7B12" w:rsidP="00911471">
      <w:pPr>
        <w:spacing w:line="360" w:lineRule="auto"/>
        <w:rPr>
          <w:rFonts w:ascii="Arial" w:hAnsi="Arial" w:cs="Arial"/>
          <w:sz w:val="22"/>
          <w:szCs w:val="22"/>
        </w:rPr>
      </w:pPr>
      <w:ins w:id="419" w:author="Elsabe Viljoen" w:date="2025-11-24T09:57:00Z" w16du:dateUtc="2025-11-24T07:57:00Z">
        <w:r>
          <w:rPr>
            <w:rFonts w:ascii="Arial" w:hAnsi="Arial" w:cs="Arial"/>
            <w:sz w:val="22"/>
            <w:szCs w:val="22"/>
          </w:rPr>
          <w:t>5</w:t>
        </w:r>
      </w:ins>
      <w:del w:id="420"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.2 </w:t>
      </w:r>
      <w:r w:rsidR="00046BF2" w:rsidRPr="008F296B">
        <w:rPr>
          <w:rFonts w:ascii="Arial" w:hAnsi="Arial" w:cs="Arial"/>
          <w:sz w:val="22"/>
          <w:szCs w:val="22"/>
        </w:rPr>
        <w:tab/>
      </w:r>
      <w:r w:rsidR="008176D3" w:rsidRPr="00A03902">
        <w:rPr>
          <w:rFonts w:ascii="Arial" w:hAnsi="Arial" w:cs="Arial"/>
          <w:sz w:val="22"/>
          <w:szCs w:val="22"/>
          <w:u w:val="single"/>
          <w:rPrChange w:id="421" w:author="Elsabe Viljoen" w:date="2025-12-11T13:07:00Z" w16du:dateUtc="2025-12-11T11:07:00Z">
            <w:rPr>
              <w:rFonts w:ascii="Arial" w:hAnsi="Arial" w:cs="Arial"/>
              <w:b/>
              <w:bCs/>
              <w:sz w:val="22"/>
              <w:szCs w:val="22"/>
              <w:u w:val="single"/>
            </w:rPr>
          </w:rPrChange>
        </w:rPr>
        <w:t>Contributor Categories</w:t>
      </w:r>
    </w:p>
    <w:p w14:paraId="51A74073" w14:textId="58A63754" w:rsidR="00046BF2" w:rsidRPr="008F296B" w:rsidRDefault="00CE7B12">
      <w:pPr>
        <w:spacing w:line="360" w:lineRule="auto"/>
        <w:jc w:val="both"/>
        <w:rPr>
          <w:rFonts w:ascii="Arial" w:hAnsi="Arial" w:cs="Arial"/>
          <w:sz w:val="22"/>
          <w:szCs w:val="22"/>
        </w:rPr>
        <w:pPrChange w:id="422" w:author="Elsabe Viljoen" w:date="2025-11-28T06:45:00Z" w16du:dateUtc="2025-11-28T04:45:00Z">
          <w:pPr>
            <w:spacing w:line="360" w:lineRule="auto"/>
          </w:pPr>
        </w:pPrChange>
      </w:pPr>
      <w:ins w:id="423" w:author="Elsabe Viljoen" w:date="2025-11-24T09:57:00Z" w16du:dateUtc="2025-11-24T07:57:00Z">
        <w:r>
          <w:rPr>
            <w:rFonts w:ascii="Arial" w:hAnsi="Arial" w:cs="Arial"/>
            <w:sz w:val="22"/>
            <w:szCs w:val="22"/>
          </w:rPr>
          <w:t>5</w:t>
        </w:r>
      </w:ins>
      <w:del w:id="424"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.2.1 </w:t>
      </w:r>
      <w:r w:rsidR="00046BF2" w:rsidRPr="008F296B">
        <w:rPr>
          <w:rFonts w:ascii="Arial" w:hAnsi="Arial" w:cs="Arial"/>
          <w:sz w:val="22"/>
          <w:szCs w:val="22"/>
        </w:rPr>
        <w:tab/>
      </w:r>
      <w:r w:rsidR="00911471" w:rsidRPr="008F296B">
        <w:rPr>
          <w:rFonts w:ascii="Arial" w:hAnsi="Arial" w:cs="Arial"/>
          <w:sz w:val="22"/>
          <w:szCs w:val="22"/>
        </w:rPr>
        <w:t xml:space="preserve">For purposes of managing obligations under this Agreement, contributors shall be </w:t>
      </w:r>
    </w:p>
    <w:p w14:paraId="7D3231ED" w14:textId="77777777" w:rsidR="00D8312A" w:rsidRDefault="00911471" w:rsidP="00D8312A">
      <w:pPr>
        <w:spacing w:line="360" w:lineRule="auto"/>
        <w:ind w:left="720"/>
        <w:jc w:val="both"/>
        <w:rPr>
          <w:ins w:id="425" w:author="Elsabe Viljoen" w:date="2025-11-28T06:45:00Z" w16du:dateUtc="2025-11-28T04:45:00Z"/>
          <w:rFonts w:ascii="Arial" w:hAnsi="Arial" w:cs="Arial"/>
          <w:sz w:val="22"/>
          <w:szCs w:val="22"/>
        </w:rPr>
      </w:pPr>
      <w:r w:rsidRPr="008F296B">
        <w:rPr>
          <w:rFonts w:ascii="Arial" w:hAnsi="Arial" w:cs="Arial"/>
          <w:sz w:val="22"/>
          <w:szCs w:val="22"/>
        </w:rPr>
        <w:t>categorised as follows:</w:t>
      </w:r>
    </w:p>
    <w:p w14:paraId="373CC868" w14:textId="372E198B" w:rsidR="0036205F" w:rsidRDefault="00911471">
      <w:pPr>
        <w:spacing w:line="360" w:lineRule="auto"/>
        <w:ind w:left="720"/>
        <w:jc w:val="both"/>
        <w:rPr>
          <w:rFonts w:ascii="Arial" w:hAnsi="Arial" w:cs="Arial"/>
          <w:sz w:val="22"/>
          <w:szCs w:val="22"/>
        </w:rPr>
        <w:pPrChange w:id="426" w:author="Elsabe Viljoen" w:date="2025-11-28T06:45:00Z" w16du:dateUtc="2025-11-28T04:45:00Z">
          <w:pPr>
            <w:spacing w:line="360" w:lineRule="auto"/>
            <w:ind w:left="720"/>
          </w:pPr>
        </w:pPrChange>
      </w:pPr>
      <w:del w:id="427" w:author="Elsabe Viljoen" w:date="2025-11-28T06:45:00Z" w16du:dateUtc="2025-11-28T04:45:00Z">
        <w:r w:rsidRPr="008F296B" w:rsidDel="00D8312A">
          <w:rPr>
            <w:rFonts w:ascii="Arial" w:hAnsi="Arial" w:cs="Arial"/>
            <w:sz w:val="22"/>
            <w:szCs w:val="22"/>
          </w:rPr>
          <w:br/>
        </w:r>
      </w:del>
      <w:r w:rsidRPr="008F296B">
        <w:rPr>
          <w:rFonts w:ascii="Arial" w:hAnsi="Arial" w:cs="Arial"/>
          <w:sz w:val="22"/>
          <w:szCs w:val="22"/>
        </w:rPr>
        <w:t xml:space="preserve">(a) </w:t>
      </w:r>
      <w:r w:rsidR="00046BF2" w:rsidRPr="008F296B">
        <w:rPr>
          <w:rFonts w:ascii="Arial" w:hAnsi="Arial" w:cs="Arial"/>
          <w:sz w:val="22"/>
          <w:szCs w:val="22"/>
        </w:rPr>
        <w:tab/>
      </w:r>
      <w:r w:rsidRPr="008F296B">
        <w:rPr>
          <w:rFonts w:ascii="Arial" w:hAnsi="Arial" w:cs="Arial"/>
          <w:sz w:val="22"/>
          <w:szCs w:val="22"/>
        </w:rPr>
        <w:t xml:space="preserve">Primary Emotional Anchors — </w:t>
      </w:r>
      <w:r w:rsidR="0036205F" w:rsidRPr="0036205F">
        <w:rPr>
          <w:rFonts w:ascii="Arial" w:hAnsi="Arial" w:cs="Arial"/>
          <w:sz w:val="22"/>
          <w:szCs w:val="22"/>
        </w:rPr>
        <w:t xml:space="preserve">contributors who are currently envisaged as </w:t>
      </w:r>
    </w:p>
    <w:p w14:paraId="188A9734" w14:textId="4A4AC662" w:rsidR="00D8312A" w:rsidRPr="008F296B" w:rsidRDefault="0036205F" w:rsidP="00D8312A">
      <w:pPr>
        <w:spacing w:line="360" w:lineRule="auto"/>
        <w:ind w:left="1440"/>
        <w:rPr>
          <w:rFonts w:ascii="Arial" w:hAnsi="Arial" w:cs="Arial"/>
          <w:sz w:val="22"/>
          <w:szCs w:val="22"/>
        </w:rPr>
      </w:pPr>
      <w:r w:rsidRPr="0036205F">
        <w:rPr>
          <w:rFonts w:ascii="Arial" w:hAnsi="Arial" w:cs="Arial"/>
          <w:sz w:val="22"/>
          <w:szCs w:val="22"/>
        </w:rPr>
        <w:t>forming the backbone of the Project</w:t>
      </w:r>
      <w:r>
        <w:rPr>
          <w:rFonts w:ascii="Arial" w:hAnsi="Arial" w:cs="Arial"/>
          <w:sz w:val="22"/>
          <w:szCs w:val="22"/>
        </w:rPr>
        <w:t xml:space="preserve">, </w:t>
      </w:r>
      <w:r w:rsidR="00911471" w:rsidRPr="008F296B">
        <w:rPr>
          <w:rFonts w:ascii="Arial" w:hAnsi="Arial" w:cs="Arial"/>
          <w:sz w:val="22"/>
          <w:szCs w:val="22"/>
        </w:rPr>
        <w:t xml:space="preserve">including Susan Purén, Leonie Ras, Rinie Uys, Sakeena Nicholson, and the families of </w:t>
      </w:r>
      <w:proofErr w:type="gramStart"/>
      <w:r w:rsidR="00911471" w:rsidRPr="008F296B">
        <w:rPr>
          <w:rFonts w:ascii="Arial" w:hAnsi="Arial" w:cs="Arial"/>
          <w:sz w:val="22"/>
          <w:szCs w:val="22"/>
        </w:rPr>
        <w:t>victims;</w:t>
      </w:r>
      <w:proofErr w:type="gramEnd"/>
    </w:p>
    <w:p w14:paraId="1749F871" w14:textId="77777777" w:rsidR="00046BF2" w:rsidRPr="008F296B" w:rsidRDefault="00911471" w:rsidP="00046BF2">
      <w:pPr>
        <w:spacing w:line="360" w:lineRule="auto"/>
        <w:ind w:firstLine="720"/>
        <w:rPr>
          <w:rFonts w:ascii="Arial" w:hAnsi="Arial" w:cs="Arial"/>
          <w:sz w:val="22"/>
          <w:szCs w:val="22"/>
        </w:rPr>
      </w:pPr>
      <w:r w:rsidRPr="008F296B">
        <w:rPr>
          <w:rFonts w:ascii="Arial" w:hAnsi="Arial" w:cs="Arial"/>
          <w:sz w:val="22"/>
          <w:szCs w:val="22"/>
        </w:rPr>
        <w:t xml:space="preserve">(b) </w:t>
      </w:r>
      <w:r w:rsidR="00046BF2" w:rsidRPr="008F296B">
        <w:rPr>
          <w:rFonts w:ascii="Arial" w:hAnsi="Arial" w:cs="Arial"/>
          <w:sz w:val="22"/>
          <w:szCs w:val="22"/>
        </w:rPr>
        <w:tab/>
      </w:r>
      <w:r w:rsidRPr="008F296B">
        <w:rPr>
          <w:rFonts w:ascii="Arial" w:hAnsi="Arial" w:cs="Arial"/>
          <w:sz w:val="22"/>
          <w:szCs w:val="22"/>
        </w:rPr>
        <w:t xml:space="preserve">Investigative Contributors — including detectives, forensic analysts, metadata </w:t>
      </w:r>
    </w:p>
    <w:p w14:paraId="674A4444" w14:textId="77777777" w:rsidR="00046BF2"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specialists, archivists, private investigators, and police officials;</w:t>
      </w:r>
      <w:r w:rsidRPr="008F296B">
        <w:rPr>
          <w:rFonts w:ascii="Arial" w:hAnsi="Arial" w:cs="Arial"/>
          <w:sz w:val="22"/>
          <w:szCs w:val="22"/>
        </w:rPr>
        <w:br/>
        <w:t xml:space="preserve">(c) </w:t>
      </w:r>
      <w:r w:rsidR="00046BF2" w:rsidRPr="008F296B">
        <w:rPr>
          <w:rFonts w:ascii="Arial" w:hAnsi="Arial" w:cs="Arial"/>
          <w:sz w:val="22"/>
          <w:szCs w:val="22"/>
        </w:rPr>
        <w:tab/>
      </w:r>
      <w:r w:rsidRPr="008F296B">
        <w:rPr>
          <w:rFonts w:ascii="Arial" w:hAnsi="Arial" w:cs="Arial"/>
          <w:sz w:val="22"/>
          <w:szCs w:val="22"/>
        </w:rPr>
        <w:t xml:space="preserve">Archive/Evidence Contributors — individuals providing personal archives, </w:t>
      </w:r>
    </w:p>
    <w:p w14:paraId="39F1DBEC" w14:textId="77777777" w:rsidR="00046BF2"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recordings, diaries, photographs, digital logs or historic records;</w:t>
      </w:r>
      <w:r w:rsidRPr="008F296B">
        <w:rPr>
          <w:rFonts w:ascii="Arial" w:hAnsi="Arial" w:cs="Arial"/>
          <w:sz w:val="22"/>
          <w:szCs w:val="22"/>
        </w:rPr>
        <w:br/>
        <w:t xml:space="preserve">(d) </w:t>
      </w:r>
      <w:r w:rsidR="00046BF2" w:rsidRPr="008F296B">
        <w:rPr>
          <w:rFonts w:ascii="Arial" w:hAnsi="Arial" w:cs="Arial"/>
          <w:sz w:val="22"/>
          <w:szCs w:val="22"/>
        </w:rPr>
        <w:tab/>
      </w:r>
      <w:r w:rsidRPr="008F296B">
        <w:rPr>
          <w:rFonts w:ascii="Arial" w:hAnsi="Arial" w:cs="Arial"/>
          <w:sz w:val="22"/>
          <w:szCs w:val="22"/>
        </w:rPr>
        <w:t xml:space="preserve">Expert Contributors — including psychologists, forensic pathologists, </w:t>
      </w:r>
    </w:p>
    <w:p w14:paraId="1B8980C8" w14:textId="77777777" w:rsidR="00046BF2"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handwriting analysts and legal experts;</w:t>
      </w:r>
      <w:r w:rsidRPr="008F296B">
        <w:rPr>
          <w:rFonts w:ascii="Arial" w:hAnsi="Arial" w:cs="Arial"/>
          <w:sz w:val="22"/>
          <w:szCs w:val="22"/>
        </w:rPr>
        <w:br/>
        <w:t xml:space="preserve">(e) </w:t>
      </w:r>
      <w:r w:rsidR="00046BF2" w:rsidRPr="008F296B">
        <w:rPr>
          <w:rFonts w:ascii="Arial" w:hAnsi="Arial" w:cs="Arial"/>
          <w:sz w:val="22"/>
          <w:szCs w:val="22"/>
        </w:rPr>
        <w:tab/>
      </w:r>
      <w:r w:rsidRPr="008F296B">
        <w:rPr>
          <w:rFonts w:ascii="Arial" w:hAnsi="Arial" w:cs="Arial"/>
          <w:sz w:val="22"/>
          <w:szCs w:val="22"/>
        </w:rPr>
        <w:t xml:space="preserve">Peripheral or Contextual Contributors — neighbours, community members or </w:t>
      </w:r>
    </w:p>
    <w:p w14:paraId="7D77C1F0" w14:textId="77777777" w:rsidR="00046BF2"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individuals with incidental knowledge;</w:t>
      </w:r>
      <w:r w:rsidRPr="008F296B">
        <w:rPr>
          <w:rFonts w:ascii="Arial" w:hAnsi="Arial" w:cs="Arial"/>
          <w:sz w:val="22"/>
          <w:szCs w:val="22"/>
        </w:rPr>
        <w:br/>
        <w:t xml:space="preserve">(f) </w:t>
      </w:r>
      <w:r w:rsidR="00046BF2" w:rsidRPr="008F296B">
        <w:rPr>
          <w:rFonts w:ascii="Arial" w:hAnsi="Arial" w:cs="Arial"/>
          <w:sz w:val="22"/>
          <w:szCs w:val="22"/>
        </w:rPr>
        <w:tab/>
      </w:r>
      <w:r w:rsidRPr="008F296B">
        <w:rPr>
          <w:rFonts w:ascii="Arial" w:hAnsi="Arial" w:cs="Arial"/>
          <w:sz w:val="22"/>
          <w:szCs w:val="22"/>
        </w:rPr>
        <w:t xml:space="preserve">Vulnerable Contributors — including grieving families, survivors of </w:t>
      </w:r>
    </w:p>
    <w:p w14:paraId="2DD93DA5" w14:textId="77777777" w:rsidR="00046BF2"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manipulation, traumatised witnesses, elderly individuals, minors (</w:t>
      </w:r>
      <w:proofErr w:type="gramStart"/>
      <w:r w:rsidRPr="008F296B">
        <w:rPr>
          <w:rFonts w:ascii="Arial" w:hAnsi="Arial" w:cs="Arial"/>
          <w:sz w:val="22"/>
          <w:szCs w:val="22"/>
        </w:rPr>
        <w:t>where</w:t>
      </w:r>
      <w:proofErr w:type="gramEnd"/>
      <w:r w:rsidRPr="008F296B">
        <w:rPr>
          <w:rFonts w:ascii="Arial" w:hAnsi="Arial" w:cs="Arial"/>
          <w:sz w:val="22"/>
          <w:szCs w:val="22"/>
        </w:rPr>
        <w:t xml:space="preserve"> </w:t>
      </w:r>
    </w:p>
    <w:p w14:paraId="634A333A" w14:textId="7658203A" w:rsidR="00911471" w:rsidRPr="008F296B" w:rsidRDefault="00911471" w:rsidP="00046BF2">
      <w:pPr>
        <w:spacing w:line="360" w:lineRule="auto"/>
        <w:ind w:left="720" w:firstLine="720"/>
        <w:rPr>
          <w:rFonts w:ascii="Arial" w:hAnsi="Arial" w:cs="Arial"/>
          <w:sz w:val="22"/>
          <w:szCs w:val="22"/>
        </w:rPr>
      </w:pPr>
      <w:r w:rsidRPr="008F296B">
        <w:rPr>
          <w:rFonts w:ascii="Arial" w:hAnsi="Arial" w:cs="Arial"/>
          <w:sz w:val="22"/>
          <w:szCs w:val="22"/>
        </w:rPr>
        <w:t>applicable), and individuals experiencing emotional or psychological fragility.</w:t>
      </w:r>
    </w:p>
    <w:p w14:paraId="309C14FC" w14:textId="021E9E10" w:rsidR="00911471" w:rsidRPr="008F296B" w:rsidRDefault="00911471" w:rsidP="00911471">
      <w:pPr>
        <w:spacing w:line="360" w:lineRule="auto"/>
        <w:rPr>
          <w:rFonts w:ascii="Arial" w:hAnsi="Arial" w:cs="Arial"/>
          <w:sz w:val="22"/>
          <w:szCs w:val="22"/>
        </w:rPr>
      </w:pPr>
    </w:p>
    <w:p w14:paraId="6EDDC403" w14:textId="51B6521D" w:rsidR="00911471" w:rsidRPr="00A03902" w:rsidRDefault="00CE7B12" w:rsidP="00911471">
      <w:pPr>
        <w:spacing w:line="360" w:lineRule="auto"/>
        <w:rPr>
          <w:rFonts w:ascii="Arial" w:hAnsi="Arial" w:cs="Arial"/>
          <w:sz w:val="22"/>
          <w:szCs w:val="22"/>
        </w:rPr>
      </w:pPr>
      <w:ins w:id="428" w:author="Elsabe Viljoen" w:date="2025-11-24T09:57:00Z" w16du:dateUtc="2025-11-24T07:57:00Z">
        <w:r>
          <w:rPr>
            <w:rFonts w:ascii="Arial" w:hAnsi="Arial" w:cs="Arial"/>
            <w:sz w:val="22"/>
            <w:szCs w:val="22"/>
          </w:rPr>
          <w:t>5</w:t>
        </w:r>
      </w:ins>
      <w:del w:id="429"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.3 </w:t>
      </w:r>
      <w:r w:rsidR="00046BF2" w:rsidRPr="008F296B">
        <w:rPr>
          <w:rFonts w:ascii="Arial" w:hAnsi="Arial" w:cs="Arial"/>
          <w:sz w:val="22"/>
          <w:szCs w:val="22"/>
        </w:rPr>
        <w:tab/>
      </w:r>
      <w:r w:rsidR="008176D3" w:rsidRPr="00A03902">
        <w:rPr>
          <w:rFonts w:ascii="Arial" w:hAnsi="Arial" w:cs="Arial"/>
          <w:sz w:val="22"/>
          <w:szCs w:val="22"/>
          <w:u w:val="single"/>
          <w:rPrChange w:id="430" w:author="Elsabe Viljoen" w:date="2025-12-11T13:07:00Z" w16du:dateUtc="2025-12-11T11:07:00Z">
            <w:rPr>
              <w:rFonts w:ascii="Arial" w:hAnsi="Arial" w:cs="Arial"/>
              <w:b/>
              <w:bCs/>
              <w:sz w:val="22"/>
              <w:szCs w:val="22"/>
              <w:u w:val="single"/>
            </w:rPr>
          </w:rPrChange>
        </w:rPr>
        <w:t>Informed Consent and Contributor Explanation</w:t>
      </w:r>
    </w:p>
    <w:p w14:paraId="4CB59755" w14:textId="25424404" w:rsidR="00911471" w:rsidRPr="008F296B" w:rsidRDefault="00CE7B12" w:rsidP="00046BF2">
      <w:pPr>
        <w:spacing w:line="360" w:lineRule="auto"/>
        <w:ind w:left="720" w:hanging="720"/>
        <w:rPr>
          <w:rFonts w:ascii="Arial" w:hAnsi="Arial" w:cs="Arial"/>
          <w:sz w:val="22"/>
          <w:szCs w:val="22"/>
        </w:rPr>
      </w:pPr>
      <w:ins w:id="431" w:author="Elsabe Viljoen" w:date="2025-11-24T09:57:00Z" w16du:dateUtc="2025-11-24T07:57:00Z">
        <w:r w:rsidRPr="00A03902">
          <w:rPr>
            <w:rFonts w:ascii="Arial" w:hAnsi="Arial" w:cs="Arial"/>
            <w:sz w:val="22"/>
            <w:szCs w:val="22"/>
          </w:rPr>
          <w:t>5</w:t>
        </w:r>
      </w:ins>
      <w:del w:id="432" w:author="Elsabe Viljoen" w:date="2025-11-24T09:57:00Z" w16du:dateUtc="2025-11-24T07:57: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.3.1 </w:t>
      </w:r>
      <w:r w:rsidR="00046BF2" w:rsidRPr="00A03902">
        <w:rPr>
          <w:rFonts w:ascii="Arial" w:hAnsi="Arial" w:cs="Arial"/>
          <w:sz w:val="22"/>
          <w:szCs w:val="22"/>
        </w:rPr>
        <w:tab/>
      </w:r>
      <w:r w:rsidR="00911471" w:rsidRPr="00A03902">
        <w:rPr>
          <w:rFonts w:ascii="Arial" w:hAnsi="Arial" w:cs="Arial"/>
          <w:sz w:val="22"/>
          <w:szCs w:val="22"/>
        </w:rPr>
        <w:t>Before any engagement, contributors must be provided</w:t>
      </w:r>
      <w:r w:rsidR="00911471" w:rsidRPr="008F296B">
        <w:rPr>
          <w:rFonts w:ascii="Arial" w:hAnsi="Arial" w:cs="Arial"/>
          <w:sz w:val="22"/>
          <w:szCs w:val="22"/>
        </w:rPr>
        <w:t xml:space="preserve"> with a clear, truthful, accessible explanation of:</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the nature of the Project;</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its purpose and themes;</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the handling of sensitive topics;</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their role and expected contributions;</w:t>
      </w:r>
      <w:r w:rsidR="00911471" w:rsidRPr="008F296B">
        <w:rPr>
          <w:rFonts w:ascii="Arial" w:hAnsi="Arial" w:cs="Arial"/>
          <w:sz w:val="22"/>
          <w:szCs w:val="22"/>
        </w:rPr>
        <w:br/>
        <w:t xml:space="preserve">(e) </w:t>
      </w:r>
      <w:r w:rsidR="00046BF2" w:rsidRPr="008F296B">
        <w:rPr>
          <w:rFonts w:ascii="Arial" w:hAnsi="Arial" w:cs="Arial"/>
          <w:sz w:val="22"/>
          <w:szCs w:val="22"/>
        </w:rPr>
        <w:tab/>
      </w:r>
      <w:r w:rsidR="00911471" w:rsidRPr="008F296B">
        <w:rPr>
          <w:rFonts w:ascii="Arial" w:hAnsi="Arial" w:cs="Arial"/>
          <w:sz w:val="22"/>
          <w:szCs w:val="22"/>
        </w:rPr>
        <w:t>any potential emotional impact;</w:t>
      </w:r>
      <w:r w:rsidR="00911471" w:rsidRPr="008F296B">
        <w:rPr>
          <w:rFonts w:ascii="Arial" w:hAnsi="Arial" w:cs="Arial"/>
          <w:sz w:val="22"/>
          <w:szCs w:val="22"/>
        </w:rPr>
        <w:br/>
        <w:t xml:space="preserve">(f) </w:t>
      </w:r>
      <w:r w:rsidR="00046BF2" w:rsidRPr="008F296B">
        <w:rPr>
          <w:rFonts w:ascii="Arial" w:hAnsi="Arial" w:cs="Arial"/>
          <w:sz w:val="22"/>
          <w:szCs w:val="22"/>
        </w:rPr>
        <w:tab/>
      </w:r>
      <w:r w:rsidR="00911471" w:rsidRPr="008F296B">
        <w:rPr>
          <w:rFonts w:ascii="Arial" w:hAnsi="Arial" w:cs="Arial"/>
          <w:sz w:val="22"/>
          <w:szCs w:val="22"/>
        </w:rPr>
        <w:t>the intended Broadcaster (Netflix);</w:t>
      </w:r>
      <w:r w:rsidR="00911471" w:rsidRPr="008F296B">
        <w:rPr>
          <w:rFonts w:ascii="Arial" w:hAnsi="Arial" w:cs="Arial"/>
          <w:sz w:val="22"/>
          <w:szCs w:val="22"/>
        </w:rPr>
        <w:br/>
        <w:t xml:space="preserve">(g) </w:t>
      </w:r>
      <w:r w:rsidR="00046BF2" w:rsidRPr="008F296B">
        <w:rPr>
          <w:rFonts w:ascii="Arial" w:hAnsi="Arial" w:cs="Arial"/>
          <w:sz w:val="22"/>
          <w:szCs w:val="22"/>
        </w:rPr>
        <w:tab/>
      </w:r>
      <w:r w:rsidR="00911471" w:rsidRPr="008F296B">
        <w:rPr>
          <w:rFonts w:ascii="Arial" w:hAnsi="Arial" w:cs="Arial"/>
          <w:sz w:val="22"/>
          <w:szCs w:val="22"/>
        </w:rPr>
        <w:t>the international reach of the documentary.</w:t>
      </w:r>
    </w:p>
    <w:p w14:paraId="19BF4C1D" w14:textId="77777777" w:rsidR="00046BF2" w:rsidRPr="008F296B" w:rsidRDefault="00046BF2" w:rsidP="00911471">
      <w:pPr>
        <w:spacing w:line="360" w:lineRule="auto"/>
        <w:rPr>
          <w:rFonts w:ascii="Arial" w:hAnsi="Arial" w:cs="Arial"/>
          <w:sz w:val="22"/>
          <w:szCs w:val="22"/>
        </w:rPr>
      </w:pPr>
    </w:p>
    <w:p w14:paraId="6D7B759D" w14:textId="79057C07" w:rsidR="00911471" w:rsidRPr="008F296B" w:rsidRDefault="00CE7B12" w:rsidP="00046BF2">
      <w:pPr>
        <w:spacing w:line="360" w:lineRule="auto"/>
        <w:ind w:left="720" w:hanging="720"/>
        <w:rPr>
          <w:rFonts w:ascii="Arial" w:hAnsi="Arial" w:cs="Arial"/>
          <w:sz w:val="22"/>
          <w:szCs w:val="22"/>
        </w:rPr>
      </w:pPr>
      <w:ins w:id="433" w:author="Elsabe Viljoen" w:date="2025-11-24T09:57:00Z" w16du:dateUtc="2025-11-24T07:57:00Z">
        <w:r>
          <w:rPr>
            <w:rFonts w:ascii="Arial" w:hAnsi="Arial" w:cs="Arial"/>
            <w:sz w:val="22"/>
            <w:szCs w:val="22"/>
          </w:rPr>
          <w:t>5</w:t>
        </w:r>
      </w:ins>
      <w:del w:id="434"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.3.2 </w:t>
      </w:r>
      <w:r w:rsidR="00046BF2" w:rsidRPr="008F296B">
        <w:rPr>
          <w:rFonts w:ascii="Arial" w:hAnsi="Arial" w:cs="Arial"/>
          <w:sz w:val="22"/>
          <w:szCs w:val="22"/>
        </w:rPr>
        <w:tab/>
      </w:r>
      <w:r w:rsidR="00911471" w:rsidRPr="008F296B">
        <w:rPr>
          <w:rFonts w:ascii="Arial" w:hAnsi="Arial" w:cs="Arial"/>
          <w:sz w:val="22"/>
          <w:szCs w:val="22"/>
        </w:rPr>
        <w:t>The Parties shall ensure that all contributors understand:</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what they are consenting to;</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that their participation is voluntary;</w:t>
      </w:r>
      <w:r w:rsidR="00911471" w:rsidRPr="008F296B">
        <w:rPr>
          <w:rFonts w:ascii="Arial" w:hAnsi="Arial" w:cs="Arial"/>
          <w:sz w:val="22"/>
          <w:szCs w:val="22"/>
        </w:rPr>
        <w:br/>
        <w:t>(c)</w:t>
      </w:r>
      <w:r w:rsidR="00046BF2" w:rsidRPr="008F296B">
        <w:rPr>
          <w:rFonts w:ascii="Arial" w:hAnsi="Arial" w:cs="Arial"/>
          <w:sz w:val="22"/>
          <w:szCs w:val="22"/>
        </w:rPr>
        <w:tab/>
      </w:r>
      <w:del w:id="435" w:author="Elsabe Viljoen" w:date="2025-11-24T11:46:00Z" w16du:dateUtc="2025-11-24T09:46:00Z">
        <w:r w:rsidR="00911471" w:rsidRPr="008F296B" w:rsidDel="000A6038">
          <w:rPr>
            <w:rFonts w:ascii="Arial" w:hAnsi="Arial" w:cs="Arial"/>
            <w:sz w:val="22"/>
            <w:szCs w:val="22"/>
          </w:rPr>
          <w:delText xml:space="preserve"> </w:delText>
        </w:r>
      </w:del>
      <w:r w:rsidR="00911471" w:rsidRPr="008F296B">
        <w:rPr>
          <w:rFonts w:ascii="Arial" w:hAnsi="Arial" w:cs="Arial"/>
          <w:sz w:val="22"/>
          <w:szCs w:val="22"/>
        </w:rPr>
        <w:t>that they may withdraw prior to filming;</w:t>
      </w:r>
      <w:r w:rsidR="00911471" w:rsidRPr="008F296B">
        <w:rPr>
          <w:rFonts w:ascii="Arial" w:hAnsi="Arial" w:cs="Arial"/>
          <w:sz w:val="22"/>
          <w:szCs w:val="22"/>
        </w:rPr>
        <w:br/>
        <w:t>(d)</w:t>
      </w:r>
      <w:r w:rsidR="00046BF2" w:rsidRPr="008F296B">
        <w:rPr>
          <w:rFonts w:ascii="Arial" w:hAnsi="Arial" w:cs="Arial"/>
          <w:sz w:val="22"/>
          <w:szCs w:val="22"/>
        </w:rPr>
        <w:tab/>
      </w:r>
      <w:del w:id="436" w:author="Elsabe Viljoen" w:date="2025-11-24T11:46:00Z" w16du:dateUtc="2025-11-24T09:46:00Z">
        <w:r w:rsidR="00911471" w:rsidRPr="008F296B" w:rsidDel="000A6038">
          <w:rPr>
            <w:rFonts w:ascii="Arial" w:hAnsi="Arial" w:cs="Arial"/>
            <w:sz w:val="22"/>
            <w:szCs w:val="22"/>
          </w:rPr>
          <w:delText xml:space="preserve"> </w:delText>
        </w:r>
      </w:del>
      <w:r w:rsidR="00911471" w:rsidRPr="008F296B">
        <w:rPr>
          <w:rFonts w:ascii="Arial" w:hAnsi="Arial" w:cs="Arial"/>
          <w:sz w:val="22"/>
          <w:szCs w:val="22"/>
        </w:rPr>
        <w:t>that they may request breaks during filming;</w:t>
      </w:r>
      <w:r w:rsidR="00911471" w:rsidRPr="008F296B">
        <w:rPr>
          <w:rFonts w:ascii="Arial" w:hAnsi="Arial" w:cs="Arial"/>
          <w:sz w:val="22"/>
          <w:szCs w:val="22"/>
        </w:rPr>
        <w:br/>
        <w:t xml:space="preserve">(e) </w:t>
      </w:r>
      <w:r w:rsidR="00046BF2" w:rsidRPr="008F296B">
        <w:rPr>
          <w:rFonts w:ascii="Arial" w:hAnsi="Arial" w:cs="Arial"/>
          <w:sz w:val="22"/>
          <w:szCs w:val="22"/>
        </w:rPr>
        <w:tab/>
      </w:r>
      <w:r w:rsidR="00911471" w:rsidRPr="008F296B">
        <w:rPr>
          <w:rFonts w:ascii="Arial" w:hAnsi="Arial" w:cs="Arial"/>
          <w:sz w:val="22"/>
          <w:szCs w:val="22"/>
        </w:rPr>
        <w:t>that sensitive areas need not be discussed if they are uncomfortable.</w:t>
      </w:r>
    </w:p>
    <w:p w14:paraId="345BEACB" w14:textId="1DC2B34E" w:rsidR="00911471" w:rsidRDefault="00911471" w:rsidP="00911471">
      <w:pPr>
        <w:spacing w:line="360" w:lineRule="auto"/>
        <w:rPr>
          <w:rFonts w:ascii="Arial" w:hAnsi="Arial" w:cs="Arial"/>
          <w:sz w:val="22"/>
          <w:szCs w:val="22"/>
        </w:rPr>
      </w:pPr>
    </w:p>
    <w:p w14:paraId="6198210C" w14:textId="356D57C3" w:rsidR="00C10029" w:rsidDel="00CE7B12" w:rsidRDefault="00C10029" w:rsidP="00911471">
      <w:pPr>
        <w:spacing w:line="360" w:lineRule="auto"/>
        <w:rPr>
          <w:del w:id="437" w:author="Elsabe Viljoen" w:date="2025-11-24T09:57:00Z" w16du:dateUtc="2025-11-24T07:57:00Z"/>
          <w:rFonts w:ascii="Arial" w:hAnsi="Arial" w:cs="Arial"/>
          <w:sz w:val="22"/>
          <w:szCs w:val="22"/>
        </w:rPr>
      </w:pPr>
    </w:p>
    <w:p w14:paraId="454B30CF" w14:textId="0A895812" w:rsidR="00911471" w:rsidRPr="00A03902" w:rsidRDefault="00911471" w:rsidP="00911471">
      <w:pPr>
        <w:spacing w:line="360" w:lineRule="auto"/>
        <w:rPr>
          <w:rFonts w:ascii="Arial" w:hAnsi="Arial" w:cs="Arial"/>
          <w:sz w:val="22"/>
          <w:szCs w:val="22"/>
        </w:rPr>
      </w:pPr>
      <w:del w:id="438" w:author="Elsabe Viljoen" w:date="2025-11-24T09:57:00Z" w16du:dateUtc="2025-11-24T07:57:00Z">
        <w:r w:rsidRPr="008F296B" w:rsidDel="00CE7B12">
          <w:rPr>
            <w:rFonts w:ascii="Arial" w:hAnsi="Arial" w:cs="Arial"/>
            <w:sz w:val="22"/>
            <w:szCs w:val="22"/>
          </w:rPr>
          <w:delText>6</w:delText>
        </w:r>
      </w:del>
      <w:ins w:id="439" w:author="Elsabe Viljoen" w:date="2025-11-24T09:57:00Z" w16du:dateUtc="2025-11-24T07:57:00Z">
        <w:r w:rsidR="00CE7B12">
          <w:rPr>
            <w:rFonts w:ascii="Arial" w:hAnsi="Arial" w:cs="Arial"/>
            <w:sz w:val="22"/>
            <w:szCs w:val="22"/>
          </w:rPr>
          <w:t>5</w:t>
        </w:r>
      </w:ins>
      <w:r w:rsidRPr="008F296B">
        <w:rPr>
          <w:rFonts w:ascii="Arial" w:hAnsi="Arial" w:cs="Arial"/>
          <w:sz w:val="22"/>
          <w:szCs w:val="22"/>
        </w:rPr>
        <w:t xml:space="preserve">.4 </w:t>
      </w:r>
      <w:r w:rsidR="00046BF2" w:rsidRPr="008F296B">
        <w:rPr>
          <w:rFonts w:ascii="Arial" w:hAnsi="Arial" w:cs="Arial"/>
          <w:sz w:val="22"/>
          <w:szCs w:val="22"/>
        </w:rPr>
        <w:tab/>
      </w:r>
      <w:r w:rsidR="008176D3" w:rsidRPr="00A03902">
        <w:rPr>
          <w:rFonts w:ascii="Arial" w:hAnsi="Arial" w:cs="Arial"/>
          <w:sz w:val="22"/>
          <w:szCs w:val="22"/>
          <w:u w:val="single"/>
          <w:rPrChange w:id="440" w:author="Elsabe Viljoen" w:date="2025-12-11T13:07:00Z" w16du:dateUtc="2025-12-11T11:07:00Z">
            <w:rPr>
              <w:rFonts w:ascii="Arial" w:hAnsi="Arial" w:cs="Arial"/>
              <w:b/>
              <w:bCs/>
              <w:sz w:val="22"/>
              <w:szCs w:val="22"/>
              <w:u w:val="single"/>
            </w:rPr>
          </w:rPrChange>
        </w:rPr>
        <w:t>Written Contributor Releases</w:t>
      </w:r>
    </w:p>
    <w:p w14:paraId="709C3E7A" w14:textId="05557DFE" w:rsidR="00911471" w:rsidRPr="008F296B" w:rsidRDefault="00CE7B12">
      <w:pPr>
        <w:spacing w:line="360" w:lineRule="auto"/>
        <w:ind w:left="720" w:hanging="720"/>
        <w:jc w:val="both"/>
        <w:rPr>
          <w:rFonts w:ascii="Arial" w:hAnsi="Arial" w:cs="Arial"/>
          <w:sz w:val="22"/>
          <w:szCs w:val="22"/>
        </w:rPr>
        <w:pPrChange w:id="441" w:author="Elsabe Viljoen" w:date="2025-11-28T06:46:00Z" w16du:dateUtc="2025-11-28T04:46:00Z">
          <w:pPr>
            <w:spacing w:line="360" w:lineRule="auto"/>
            <w:ind w:left="720" w:hanging="720"/>
          </w:pPr>
        </w:pPrChange>
      </w:pPr>
      <w:ins w:id="442" w:author="Elsabe Viljoen" w:date="2025-11-24T09:57:00Z" w16du:dateUtc="2025-11-24T07:57:00Z">
        <w:r w:rsidRPr="00A03902">
          <w:rPr>
            <w:rFonts w:ascii="Arial" w:hAnsi="Arial" w:cs="Arial"/>
            <w:sz w:val="22"/>
            <w:szCs w:val="22"/>
          </w:rPr>
          <w:t>5</w:t>
        </w:r>
      </w:ins>
      <w:del w:id="443" w:author="Elsabe Viljoen" w:date="2025-11-24T09:57:00Z" w16du:dateUtc="2025-11-24T07:57: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.4.1 </w:t>
      </w:r>
      <w:r w:rsidR="00046BF2" w:rsidRPr="00A03902">
        <w:rPr>
          <w:rFonts w:ascii="Arial" w:hAnsi="Arial" w:cs="Arial"/>
          <w:sz w:val="22"/>
          <w:szCs w:val="22"/>
        </w:rPr>
        <w:tab/>
      </w:r>
      <w:r w:rsidR="00911471" w:rsidRPr="00A03902">
        <w:rPr>
          <w:rFonts w:ascii="Arial" w:hAnsi="Arial" w:cs="Arial"/>
          <w:sz w:val="22"/>
          <w:szCs w:val="22"/>
        </w:rPr>
        <w:t>The Parties agree that no contribu</w:t>
      </w:r>
      <w:r w:rsidR="00911471" w:rsidRPr="008F296B">
        <w:rPr>
          <w:rFonts w:ascii="Arial" w:hAnsi="Arial" w:cs="Arial"/>
          <w:sz w:val="22"/>
          <w:szCs w:val="22"/>
        </w:rPr>
        <w:t>tor may appear in the Project unless they have executed a comprehensive written Contributor Release, drafted or approved by production counsel.</w:t>
      </w:r>
    </w:p>
    <w:p w14:paraId="483FF62E" w14:textId="77777777" w:rsidR="00046BF2" w:rsidRPr="008F296B" w:rsidRDefault="00046BF2" w:rsidP="00911471">
      <w:pPr>
        <w:spacing w:line="360" w:lineRule="auto"/>
        <w:rPr>
          <w:rFonts w:ascii="Arial" w:hAnsi="Arial" w:cs="Arial"/>
          <w:sz w:val="22"/>
          <w:szCs w:val="22"/>
        </w:rPr>
      </w:pPr>
    </w:p>
    <w:p w14:paraId="3515C0E3" w14:textId="54F6D199" w:rsidR="00911471" w:rsidRPr="008F296B" w:rsidRDefault="00CE7B12" w:rsidP="00046BF2">
      <w:pPr>
        <w:spacing w:line="360" w:lineRule="auto"/>
        <w:ind w:left="720" w:hanging="720"/>
        <w:rPr>
          <w:rFonts w:ascii="Arial" w:hAnsi="Arial" w:cs="Arial"/>
          <w:sz w:val="22"/>
          <w:szCs w:val="22"/>
        </w:rPr>
      </w:pPr>
      <w:ins w:id="444" w:author="Elsabe Viljoen" w:date="2025-11-24T09:57:00Z" w16du:dateUtc="2025-11-24T07:57:00Z">
        <w:r>
          <w:rPr>
            <w:rFonts w:ascii="Arial" w:hAnsi="Arial" w:cs="Arial"/>
            <w:sz w:val="22"/>
            <w:szCs w:val="22"/>
          </w:rPr>
          <w:t>5</w:t>
        </w:r>
      </w:ins>
      <w:del w:id="445"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.4.2 </w:t>
      </w:r>
      <w:r w:rsidR="00046BF2" w:rsidRPr="008F296B">
        <w:rPr>
          <w:rFonts w:ascii="Arial" w:hAnsi="Arial" w:cs="Arial"/>
          <w:sz w:val="22"/>
          <w:szCs w:val="22"/>
        </w:rPr>
        <w:tab/>
      </w:r>
      <w:r w:rsidR="00911471" w:rsidRPr="008F296B">
        <w:rPr>
          <w:rFonts w:ascii="Arial" w:hAnsi="Arial" w:cs="Arial"/>
          <w:sz w:val="22"/>
          <w:szCs w:val="22"/>
        </w:rPr>
        <w:t>Each Contributor Release shall include provisions relating to:</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consent to film and record;</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use of name, image and voice;</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depiction in editorial context;</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grant of rights to the SPV and Broadcaster;</w:t>
      </w:r>
      <w:r w:rsidR="00911471" w:rsidRPr="008F296B">
        <w:rPr>
          <w:rFonts w:ascii="Arial" w:hAnsi="Arial" w:cs="Arial"/>
          <w:sz w:val="22"/>
          <w:szCs w:val="22"/>
        </w:rPr>
        <w:br/>
        <w:t xml:space="preserve">(e) </w:t>
      </w:r>
      <w:r w:rsidR="00046BF2" w:rsidRPr="008F296B">
        <w:rPr>
          <w:rFonts w:ascii="Arial" w:hAnsi="Arial" w:cs="Arial"/>
          <w:sz w:val="22"/>
          <w:szCs w:val="22"/>
        </w:rPr>
        <w:tab/>
      </w:r>
      <w:r w:rsidR="00911471" w:rsidRPr="008F296B">
        <w:rPr>
          <w:rFonts w:ascii="Arial" w:hAnsi="Arial" w:cs="Arial"/>
          <w:sz w:val="22"/>
          <w:szCs w:val="22"/>
        </w:rPr>
        <w:t>waiver of claims to editorial or creative control;</w:t>
      </w:r>
      <w:r w:rsidR="00911471" w:rsidRPr="008F296B">
        <w:rPr>
          <w:rFonts w:ascii="Arial" w:hAnsi="Arial" w:cs="Arial"/>
          <w:sz w:val="22"/>
          <w:szCs w:val="22"/>
        </w:rPr>
        <w:br/>
        <w:t xml:space="preserve">(f) </w:t>
      </w:r>
      <w:r w:rsidR="00046BF2" w:rsidRPr="008F296B">
        <w:rPr>
          <w:rFonts w:ascii="Arial" w:hAnsi="Arial" w:cs="Arial"/>
          <w:sz w:val="22"/>
          <w:szCs w:val="22"/>
        </w:rPr>
        <w:tab/>
      </w:r>
      <w:r w:rsidR="00911471" w:rsidRPr="008F296B">
        <w:rPr>
          <w:rFonts w:ascii="Arial" w:hAnsi="Arial" w:cs="Arial"/>
          <w:sz w:val="22"/>
          <w:szCs w:val="22"/>
        </w:rPr>
        <w:t>privacy and confidentiality acknowledgments;</w:t>
      </w:r>
      <w:r w:rsidR="00911471" w:rsidRPr="008F296B">
        <w:rPr>
          <w:rFonts w:ascii="Arial" w:hAnsi="Arial" w:cs="Arial"/>
          <w:sz w:val="22"/>
          <w:szCs w:val="22"/>
        </w:rPr>
        <w:br/>
        <w:t>(g)</w:t>
      </w:r>
      <w:r w:rsidR="00046BF2" w:rsidRPr="008F296B">
        <w:rPr>
          <w:rFonts w:ascii="Arial" w:hAnsi="Arial" w:cs="Arial"/>
          <w:sz w:val="22"/>
          <w:szCs w:val="22"/>
        </w:rPr>
        <w:tab/>
      </w:r>
      <w:r w:rsidR="00911471" w:rsidRPr="008F296B">
        <w:rPr>
          <w:rFonts w:ascii="Arial" w:hAnsi="Arial" w:cs="Arial"/>
          <w:sz w:val="22"/>
          <w:szCs w:val="22"/>
        </w:rPr>
        <w:t xml:space="preserve"> indemnities as reasonably required;</w:t>
      </w:r>
      <w:r w:rsidR="00911471" w:rsidRPr="008F296B">
        <w:rPr>
          <w:rFonts w:ascii="Arial" w:hAnsi="Arial" w:cs="Arial"/>
          <w:sz w:val="22"/>
          <w:szCs w:val="22"/>
        </w:rPr>
        <w:br/>
        <w:t xml:space="preserve">(h) </w:t>
      </w:r>
      <w:r w:rsidR="00046BF2" w:rsidRPr="008F296B">
        <w:rPr>
          <w:rFonts w:ascii="Arial" w:hAnsi="Arial" w:cs="Arial"/>
          <w:sz w:val="22"/>
          <w:szCs w:val="22"/>
        </w:rPr>
        <w:tab/>
      </w:r>
      <w:r w:rsidR="00911471" w:rsidRPr="008F296B">
        <w:rPr>
          <w:rFonts w:ascii="Arial" w:hAnsi="Arial" w:cs="Arial"/>
          <w:sz w:val="22"/>
          <w:szCs w:val="22"/>
        </w:rPr>
        <w:t>acknowledgment of trauma-sensitive protocols.</w:t>
      </w:r>
    </w:p>
    <w:p w14:paraId="236A1236" w14:textId="77777777" w:rsidR="00046BF2" w:rsidRPr="008F296B" w:rsidRDefault="00046BF2" w:rsidP="00911471">
      <w:pPr>
        <w:spacing w:line="360" w:lineRule="auto"/>
        <w:rPr>
          <w:rFonts w:ascii="Arial" w:hAnsi="Arial" w:cs="Arial"/>
          <w:sz w:val="22"/>
          <w:szCs w:val="22"/>
        </w:rPr>
      </w:pPr>
    </w:p>
    <w:p w14:paraId="1E9593F7" w14:textId="28DE2F83" w:rsidR="00911471" w:rsidRPr="008F296B" w:rsidRDefault="00CE7B12" w:rsidP="00046BF2">
      <w:pPr>
        <w:spacing w:line="360" w:lineRule="auto"/>
        <w:ind w:left="720" w:hanging="720"/>
        <w:rPr>
          <w:rFonts w:ascii="Arial" w:hAnsi="Arial" w:cs="Arial"/>
          <w:sz w:val="22"/>
          <w:szCs w:val="22"/>
        </w:rPr>
      </w:pPr>
      <w:ins w:id="446" w:author="Elsabe Viljoen" w:date="2025-11-24T09:57:00Z" w16du:dateUtc="2025-11-24T07:57:00Z">
        <w:r>
          <w:rPr>
            <w:rFonts w:ascii="Arial" w:hAnsi="Arial" w:cs="Arial"/>
            <w:sz w:val="22"/>
            <w:szCs w:val="22"/>
          </w:rPr>
          <w:t>5</w:t>
        </w:r>
      </w:ins>
      <w:del w:id="447"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.4.3 </w:t>
      </w:r>
      <w:r w:rsidR="00046BF2" w:rsidRPr="008F296B">
        <w:rPr>
          <w:rFonts w:ascii="Arial" w:hAnsi="Arial" w:cs="Arial"/>
          <w:sz w:val="22"/>
          <w:szCs w:val="22"/>
        </w:rPr>
        <w:tab/>
      </w:r>
      <w:r w:rsidR="00911471" w:rsidRPr="008F296B">
        <w:rPr>
          <w:rFonts w:ascii="Arial" w:hAnsi="Arial" w:cs="Arial"/>
          <w:sz w:val="22"/>
          <w:szCs w:val="22"/>
        </w:rPr>
        <w:t>Special releases shall be used for individuals providing:</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State evidence;</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private archives;</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confidential materials;</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access to crime scenes or personal property.</w:t>
      </w:r>
    </w:p>
    <w:p w14:paraId="6B5A39DA" w14:textId="61D8B54C" w:rsidR="00911471" w:rsidRPr="008F296B" w:rsidRDefault="00911471" w:rsidP="00911471">
      <w:pPr>
        <w:spacing w:line="360" w:lineRule="auto"/>
        <w:rPr>
          <w:rFonts w:ascii="Arial" w:hAnsi="Arial" w:cs="Arial"/>
          <w:sz w:val="22"/>
          <w:szCs w:val="22"/>
        </w:rPr>
      </w:pPr>
    </w:p>
    <w:p w14:paraId="7F6A5933" w14:textId="5CD65D2D" w:rsidR="00911471" w:rsidRPr="008F296B" w:rsidRDefault="00CE7B12" w:rsidP="00911471">
      <w:pPr>
        <w:spacing w:line="360" w:lineRule="auto"/>
        <w:rPr>
          <w:rFonts w:ascii="Arial" w:hAnsi="Arial" w:cs="Arial"/>
          <w:sz w:val="22"/>
          <w:szCs w:val="22"/>
        </w:rPr>
      </w:pPr>
      <w:ins w:id="448" w:author="Elsabe Viljoen" w:date="2025-11-24T09:57:00Z" w16du:dateUtc="2025-11-24T07:57:00Z">
        <w:r>
          <w:rPr>
            <w:rFonts w:ascii="Arial" w:hAnsi="Arial" w:cs="Arial"/>
            <w:sz w:val="22"/>
            <w:szCs w:val="22"/>
          </w:rPr>
          <w:t>5</w:t>
        </w:r>
      </w:ins>
      <w:del w:id="449"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.5 </w:t>
      </w:r>
      <w:r w:rsidR="00046BF2" w:rsidRPr="008F296B">
        <w:rPr>
          <w:rFonts w:ascii="Arial" w:hAnsi="Arial" w:cs="Arial"/>
          <w:sz w:val="22"/>
          <w:szCs w:val="22"/>
        </w:rPr>
        <w:tab/>
      </w:r>
      <w:r w:rsidR="008176D3" w:rsidRPr="00A03902">
        <w:rPr>
          <w:rFonts w:ascii="Arial" w:hAnsi="Arial" w:cs="Arial"/>
          <w:sz w:val="22"/>
          <w:szCs w:val="22"/>
          <w:u w:val="single"/>
          <w:rPrChange w:id="450" w:author="Elsabe Viljoen" w:date="2025-12-11T13:07:00Z" w16du:dateUtc="2025-12-11T11:07:00Z">
            <w:rPr>
              <w:rFonts w:ascii="Arial" w:hAnsi="Arial" w:cs="Arial"/>
              <w:b/>
              <w:bCs/>
              <w:sz w:val="22"/>
              <w:szCs w:val="22"/>
              <w:u w:val="single"/>
            </w:rPr>
          </w:rPrChange>
        </w:rPr>
        <w:t>Vulnerable Contributors &amp; Trauma-Informed Engagement</w:t>
      </w:r>
    </w:p>
    <w:p w14:paraId="2DED0738" w14:textId="32AE7E75" w:rsidR="00911471" w:rsidRDefault="00CE7B12">
      <w:pPr>
        <w:spacing w:line="360" w:lineRule="auto"/>
        <w:ind w:left="720" w:hanging="720"/>
        <w:jc w:val="both"/>
        <w:rPr>
          <w:rFonts w:ascii="Arial" w:hAnsi="Arial" w:cs="Arial"/>
          <w:sz w:val="22"/>
          <w:szCs w:val="22"/>
        </w:rPr>
        <w:pPrChange w:id="451" w:author="Elsabe Viljoen" w:date="2025-11-28T06:46:00Z" w16du:dateUtc="2025-11-28T04:46:00Z">
          <w:pPr>
            <w:spacing w:line="360" w:lineRule="auto"/>
            <w:ind w:left="720" w:hanging="720"/>
          </w:pPr>
        </w:pPrChange>
      </w:pPr>
      <w:ins w:id="452" w:author="Elsabe Viljoen" w:date="2025-11-24T09:57:00Z" w16du:dateUtc="2025-11-24T07:57:00Z">
        <w:r>
          <w:rPr>
            <w:rFonts w:ascii="Arial" w:hAnsi="Arial" w:cs="Arial"/>
            <w:sz w:val="22"/>
            <w:szCs w:val="22"/>
          </w:rPr>
          <w:t>5</w:t>
        </w:r>
      </w:ins>
      <w:del w:id="453"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.5.1</w:t>
      </w:r>
      <w:r w:rsidR="00046BF2" w:rsidRPr="008F296B">
        <w:rPr>
          <w:rFonts w:ascii="Arial" w:hAnsi="Arial" w:cs="Arial"/>
          <w:sz w:val="22"/>
          <w:szCs w:val="22"/>
        </w:rPr>
        <w:tab/>
      </w:r>
      <w:r w:rsidR="00911471" w:rsidRPr="008F296B">
        <w:rPr>
          <w:rFonts w:ascii="Arial" w:hAnsi="Arial" w:cs="Arial"/>
          <w:sz w:val="22"/>
          <w:szCs w:val="22"/>
        </w:rPr>
        <w:t xml:space="preserve"> The Parties acknowledge that several contributors</w:t>
      </w:r>
      <w:r w:rsidR="008176D3">
        <w:rPr>
          <w:rFonts w:ascii="Arial" w:hAnsi="Arial" w:cs="Arial"/>
          <w:sz w:val="22"/>
          <w:szCs w:val="22"/>
        </w:rPr>
        <w:t xml:space="preserve">, </w:t>
      </w:r>
      <w:r w:rsidR="00911471" w:rsidRPr="008F296B">
        <w:rPr>
          <w:rFonts w:ascii="Arial" w:hAnsi="Arial" w:cs="Arial"/>
          <w:sz w:val="22"/>
          <w:szCs w:val="22"/>
        </w:rPr>
        <w:t>including certain family members, survivors, elderly persons, emotionally fragile individuals, and persons historically manipulated by the Subject</w:t>
      </w:r>
      <w:r w:rsidR="008176D3">
        <w:rPr>
          <w:rFonts w:ascii="Arial" w:hAnsi="Arial" w:cs="Arial"/>
          <w:sz w:val="22"/>
          <w:szCs w:val="22"/>
        </w:rPr>
        <w:t xml:space="preserve">, </w:t>
      </w:r>
      <w:r w:rsidR="00911471" w:rsidRPr="008F296B">
        <w:rPr>
          <w:rFonts w:ascii="Arial" w:hAnsi="Arial" w:cs="Arial"/>
          <w:sz w:val="22"/>
          <w:szCs w:val="22"/>
        </w:rPr>
        <w:t>may be significantly affected by recounting traumatic experiences.</w:t>
      </w:r>
    </w:p>
    <w:p w14:paraId="22570BD1" w14:textId="77777777" w:rsidR="0036205F" w:rsidRPr="008F296B" w:rsidRDefault="0036205F" w:rsidP="00046BF2">
      <w:pPr>
        <w:spacing w:line="360" w:lineRule="auto"/>
        <w:ind w:left="720" w:hanging="720"/>
        <w:rPr>
          <w:rFonts w:ascii="Arial" w:hAnsi="Arial" w:cs="Arial"/>
          <w:sz w:val="22"/>
          <w:szCs w:val="22"/>
        </w:rPr>
      </w:pPr>
    </w:p>
    <w:p w14:paraId="793AB566" w14:textId="2D5DE928" w:rsidR="00911471" w:rsidRPr="008F296B" w:rsidRDefault="00CE7B12" w:rsidP="00046BF2">
      <w:pPr>
        <w:spacing w:line="360" w:lineRule="auto"/>
        <w:ind w:left="720" w:hanging="720"/>
        <w:rPr>
          <w:rFonts w:ascii="Arial" w:hAnsi="Arial" w:cs="Arial"/>
          <w:sz w:val="22"/>
          <w:szCs w:val="22"/>
        </w:rPr>
      </w:pPr>
      <w:ins w:id="454" w:author="Elsabe Viljoen" w:date="2025-11-24T09:57:00Z" w16du:dateUtc="2025-11-24T07:57:00Z">
        <w:r>
          <w:rPr>
            <w:rFonts w:ascii="Arial" w:hAnsi="Arial" w:cs="Arial"/>
            <w:sz w:val="22"/>
            <w:szCs w:val="22"/>
          </w:rPr>
          <w:t>5</w:t>
        </w:r>
      </w:ins>
      <w:del w:id="455"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.5.2 </w:t>
      </w:r>
      <w:r w:rsidR="00046BF2" w:rsidRPr="008F296B">
        <w:rPr>
          <w:rFonts w:ascii="Arial" w:hAnsi="Arial" w:cs="Arial"/>
          <w:sz w:val="22"/>
          <w:szCs w:val="22"/>
        </w:rPr>
        <w:tab/>
      </w:r>
      <w:r w:rsidR="00911471" w:rsidRPr="008F296B">
        <w:rPr>
          <w:rFonts w:ascii="Arial" w:hAnsi="Arial" w:cs="Arial"/>
          <w:sz w:val="22"/>
          <w:szCs w:val="22"/>
        </w:rPr>
        <w:t>The Parties agree to adhere to a trauma-informed interviewing framework, which includes:</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using non-leading, non-coercive interview techniques;</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avoiding aggressive or sensational questions;</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allowing breaks upon request;</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permitting contributors to decline sensitive topics;</w:t>
      </w:r>
      <w:r w:rsidR="00911471" w:rsidRPr="008F296B">
        <w:rPr>
          <w:rFonts w:ascii="Arial" w:hAnsi="Arial" w:cs="Arial"/>
          <w:sz w:val="22"/>
          <w:szCs w:val="22"/>
        </w:rPr>
        <w:br/>
        <w:t xml:space="preserve">(e) </w:t>
      </w:r>
      <w:r w:rsidR="00046BF2" w:rsidRPr="008F296B">
        <w:rPr>
          <w:rFonts w:ascii="Arial" w:hAnsi="Arial" w:cs="Arial"/>
          <w:sz w:val="22"/>
          <w:szCs w:val="22"/>
        </w:rPr>
        <w:tab/>
      </w:r>
      <w:r w:rsidR="00911471" w:rsidRPr="008F296B">
        <w:rPr>
          <w:rFonts w:ascii="Arial" w:hAnsi="Arial" w:cs="Arial"/>
          <w:sz w:val="22"/>
          <w:szCs w:val="22"/>
        </w:rPr>
        <w:t>ensuring the presence of a support person where appropriate;</w:t>
      </w:r>
      <w:r w:rsidR="00911471" w:rsidRPr="008F296B">
        <w:rPr>
          <w:rFonts w:ascii="Arial" w:hAnsi="Arial" w:cs="Arial"/>
          <w:sz w:val="22"/>
          <w:szCs w:val="22"/>
        </w:rPr>
        <w:br/>
        <w:t xml:space="preserve">(f) </w:t>
      </w:r>
      <w:r w:rsidR="00046BF2" w:rsidRPr="008F296B">
        <w:rPr>
          <w:rFonts w:ascii="Arial" w:hAnsi="Arial" w:cs="Arial"/>
          <w:sz w:val="22"/>
          <w:szCs w:val="22"/>
        </w:rPr>
        <w:tab/>
      </w:r>
      <w:r w:rsidR="00911471" w:rsidRPr="008F296B">
        <w:rPr>
          <w:rFonts w:ascii="Arial" w:hAnsi="Arial" w:cs="Arial"/>
          <w:sz w:val="22"/>
          <w:szCs w:val="22"/>
        </w:rPr>
        <w:t xml:space="preserve">avoiding </w:t>
      </w:r>
      <w:r w:rsidR="008176D3" w:rsidRPr="008F296B">
        <w:rPr>
          <w:rFonts w:ascii="Arial" w:hAnsi="Arial" w:cs="Arial"/>
          <w:sz w:val="22"/>
          <w:szCs w:val="22"/>
        </w:rPr>
        <w:t>traumatisation</w:t>
      </w:r>
      <w:r w:rsidR="00911471" w:rsidRPr="008F296B">
        <w:rPr>
          <w:rFonts w:ascii="Arial" w:hAnsi="Arial" w:cs="Arial"/>
          <w:sz w:val="22"/>
          <w:szCs w:val="22"/>
        </w:rPr>
        <w:t xml:space="preserve"> or emotional distress;</w:t>
      </w:r>
      <w:r w:rsidR="00911471" w:rsidRPr="008F296B">
        <w:rPr>
          <w:rFonts w:ascii="Arial" w:hAnsi="Arial" w:cs="Arial"/>
          <w:sz w:val="22"/>
          <w:szCs w:val="22"/>
        </w:rPr>
        <w:br/>
        <w:t xml:space="preserve">(g) </w:t>
      </w:r>
      <w:r w:rsidR="00046BF2" w:rsidRPr="008F296B">
        <w:rPr>
          <w:rFonts w:ascii="Arial" w:hAnsi="Arial" w:cs="Arial"/>
          <w:sz w:val="22"/>
          <w:szCs w:val="22"/>
        </w:rPr>
        <w:tab/>
      </w:r>
      <w:r w:rsidR="00911471" w:rsidRPr="008F296B">
        <w:rPr>
          <w:rFonts w:ascii="Arial" w:hAnsi="Arial" w:cs="Arial"/>
          <w:sz w:val="22"/>
          <w:szCs w:val="22"/>
        </w:rPr>
        <w:t>discontinuing interviews where emotional safety is compromised.</w:t>
      </w:r>
    </w:p>
    <w:p w14:paraId="180CD969" w14:textId="77777777" w:rsidR="00046BF2" w:rsidRPr="008F296B" w:rsidRDefault="00046BF2" w:rsidP="00911471">
      <w:pPr>
        <w:spacing w:line="360" w:lineRule="auto"/>
        <w:rPr>
          <w:rFonts w:ascii="Arial" w:hAnsi="Arial" w:cs="Arial"/>
          <w:sz w:val="22"/>
          <w:szCs w:val="22"/>
        </w:rPr>
      </w:pPr>
    </w:p>
    <w:p w14:paraId="5C4E03E3" w14:textId="4A246F01" w:rsidR="00911471" w:rsidRPr="008F296B" w:rsidRDefault="00CE7B12" w:rsidP="00046BF2">
      <w:pPr>
        <w:spacing w:line="360" w:lineRule="auto"/>
        <w:ind w:left="720" w:hanging="720"/>
        <w:rPr>
          <w:rFonts w:ascii="Arial" w:hAnsi="Arial" w:cs="Arial"/>
          <w:sz w:val="22"/>
          <w:szCs w:val="22"/>
        </w:rPr>
      </w:pPr>
      <w:ins w:id="456" w:author="Elsabe Viljoen" w:date="2025-11-24T09:57:00Z" w16du:dateUtc="2025-11-24T07:57:00Z">
        <w:r>
          <w:rPr>
            <w:rFonts w:ascii="Arial" w:hAnsi="Arial" w:cs="Arial"/>
            <w:sz w:val="22"/>
            <w:szCs w:val="22"/>
          </w:rPr>
          <w:t>5</w:t>
        </w:r>
      </w:ins>
      <w:del w:id="457" w:author="Elsabe Viljoen" w:date="2025-11-24T09:57:00Z" w16du:dateUtc="2025-11-24T07:57:00Z">
        <w:r w:rsidR="00911471" w:rsidRPr="008F296B" w:rsidDel="00CE7B12">
          <w:rPr>
            <w:rFonts w:ascii="Arial" w:hAnsi="Arial" w:cs="Arial"/>
            <w:sz w:val="22"/>
            <w:szCs w:val="22"/>
          </w:rPr>
          <w:delText>6</w:delText>
        </w:r>
      </w:del>
      <w:r w:rsidR="00911471" w:rsidRPr="008F296B">
        <w:rPr>
          <w:rFonts w:ascii="Arial" w:hAnsi="Arial" w:cs="Arial"/>
          <w:sz w:val="22"/>
          <w:szCs w:val="22"/>
        </w:rPr>
        <w:t>.5.3</w:t>
      </w:r>
      <w:r w:rsidR="00046BF2" w:rsidRPr="008F296B">
        <w:rPr>
          <w:rFonts w:ascii="Arial" w:hAnsi="Arial" w:cs="Arial"/>
          <w:sz w:val="22"/>
          <w:szCs w:val="22"/>
        </w:rPr>
        <w:tab/>
      </w:r>
      <w:r w:rsidR="00911471" w:rsidRPr="008F296B">
        <w:rPr>
          <w:rFonts w:ascii="Arial" w:hAnsi="Arial" w:cs="Arial"/>
          <w:sz w:val="22"/>
          <w:szCs w:val="22"/>
        </w:rPr>
        <w:t xml:space="preserve"> For contributors who express distress or uncertainty, the Series Producer shall offer:</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additional explanation;</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rescheduling;</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referral to support resources;</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reduced questioning;</w:t>
      </w:r>
      <w:r w:rsidR="00911471" w:rsidRPr="008F296B">
        <w:rPr>
          <w:rFonts w:ascii="Arial" w:hAnsi="Arial" w:cs="Arial"/>
          <w:sz w:val="22"/>
          <w:szCs w:val="22"/>
        </w:rPr>
        <w:br/>
        <w:t xml:space="preserve">(e) </w:t>
      </w:r>
      <w:r w:rsidR="00046BF2" w:rsidRPr="008F296B">
        <w:rPr>
          <w:rFonts w:ascii="Arial" w:hAnsi="Arial" w:cs="Arial"/>
          <w:sz w:val="22"/>
          <w:szCs w:val="22"/>
        </w:rPr>
        <w:tab/>
        <w:t>I</w:t>
      </w:r>
      <w:r w:rsidR="00911471" w:rsidRPr="008F296B">
        <w:rPr>
          <w:rFonts w:ascii="Arial" w:hAnsi="Arial" w:cs="Arial"/>
          <w:sz w:val="22"/>
          <w:szCs w:val="22"/>
        </w:rPr>
        <w:t>nterview termination where required.</w:t>
      </w:r>
    </w:p>
    <w:p w14:paraId="1713D6BA" w14:textId="77777777" w:rsidR="00CE7B12" w:rsidRPr="008F296B" w:rsidRDefault="00CE7B12" w:rsidP="00911471">
      <w:pPr>
        <w:spacing w:line="360" w:lineRule="auto"/>
        <w:rPr>
          <w:rFonts w:ascii="Arial" w:hAnsi="Arial" w:cs="Arial"/>
          <w:sz w:val="22"/>
          <w:szCs w:val="22"/>
        </w:rPr>
      </w:pPr>
    </w:p>
    <w:p w14:paraId="408FEBBB" w14:textId="06769168" w:rsidR="00911471" w:rsidRPr="00A03902" w:rsidRDefault="00911471" w:rsidP="00911471">
      <w:pPr>
        <w:spacing w:line="360" w:lineRule="auto"/>
        <w:rPr>
          <w:rFonts w:ascii="Arial" w:hAnsi="Arial" w:cs="Arial"/>
          <w:sz w:val="22"/>
          <w:szCs w:val="22"/>
        </w:rPr>
      </w:pPr>
      <w:del w:id="458" w:author="Elsabe Viljoen" w:date="2025-11-24T09:57:00Z" w16du:dateUtc="2025-11-24T07:57:00Z">
        <w:r w:rsidRPr="008F296B" w:rsidDel="00CE7B12">
          <w:rPr>
            <w:rFonts w:ascii="Arial" w:hAnsi="Arial" w:cs="Arial"/>
            <w:sz w:val="22"/>
            <w:szCs w:val="22"/>
          </w:rPr>
          <w:delText>6</w:delText>
        </w:r>
      </w:del>
      <w:ins w:id="459" w:author="Elsabe Viljoen" w:date="2025-11-24T09:57:00Z" w16du:dateUtc="2025-11-24T07:57:00Z">
        <w:r w:rsidR="00CE7B12">
          <w:rPr>
            <w:rFonts w:ascii="Arial" w:hAnsi="Arial" w:cs="Arial"/>
            <w:sz w:val="22"/>
            <w:szCs w:val="22"/>
          </w:rPr>
          <w:t>5</w:t>
        </w:r>
      </w:ins>
      <w:r w:rsidRPr="008F296B">
        <w:rPr>
          <w:rFonts w:ascii="Arial" w:hAnsi="Arial" w:cs="Arial"/>
          <w:sz w:val="22"/>
          <w:szCs w:val="22"/>
        </w:rPr>
        <w:t xml:space="preserve">.6 </w:t>
      </w:r>
      <w:r w:rsidR="00046BF2" w:rsidRPr="008F296B">
        <w:rPr>
          <w:rFonts w:ascii="Arial" w:hAnsi="Arial" w:cs="Arial"/>
          <w:sz w:val="22"/>
          <w:szCs w:val="22"/>
        </w:rPr>
        <w:tab/>
      </w:r>
      <w:r w:rsidR="008176D3" w:rsidRPr="00A03902">
        <w:rPr>
          <w:rFonts w:ascii="Arial" w:hAnsi="Arial" w:cs="Arial"/>
          <w:sz w:val="22"/>
          <w:szCs w:val="22"/>
          <w:u w:val="single"/>
          <w:rPrChange w:id="460" w:author="Elsabe Viljoen" w:date="2025-12-11T13:07:00Z" w16du:dateUtc="2025-12-11T11:07:00Z">
            <w:rPr>
              <w:rFonts w:ascii="Arial" w:hAnsi="Arial" w:cs="Arial"/>
              <w:b/>
              <w:bCs/>
              <w:sz w:val="22"/>
              <w:szCs w:val="22"/>
              <w:u w:val="single"/>
            </w:rPr>
          </w:rPrChange>
        </w:rPr>
        <w:t>Engagement of Victims’ Families</w:t>
      </w:r>
    </w:p>
    <w:p w14:paraId="6C53316F" w14:textId="06C14C4E" w:rsidR="00911471" w:rsidRPr="008F296B" w:rsidRDefault="00911471">
      <w:pPr>
        <w:spacing w:line="360" w:lineRule="auto"/>
        <w:ind w:left="720" w:hanging="720"/>
        <w:jc w:val="both"/>
        <w:rPr>
          <w:rFonts w:ascii="Arial" w:hAnsi="Arial" w:cs="Arial"/>
          <w:sz w:val="22"/>
          <w:szCs w:val="22"/>
        </w:rPr>
        <w:pPrChange w:id="461" w:author="Elsabe Viljoen" w:date="2025-11-28T06:46:00Z" w16du:dateUtc="2025-11-28T04:46:00Z">
          <w:pPr>
            <w:spacing w:line="360" w:lineRule="auto"/>
            <w:ind w:left="720" w:hanging="720"/>
          </w:pPr>
        </w:pPrChange>
      </w:pPr>
      <w:del w:id="462" w:author="Elsabe Viljoen" w:date="2025-11-24T09:58:00Z" w16du:dateUtc="2025-11-24T07:58:00Z">
        <w:r w:rsidRPr="00A03902" w:rsidDel="00CE7B12">
          <w:rPr>
            <w:rFonts w:ascii="Arial" w:hAnsi="Arial" w:cs="Arial"/>
            <w:sz w:val="22"/>
            <w:szCs w:val="22"/>
          </w:rPr>
          <w:delText>6</w:delText>
        </w:r>
      </w:del>
      <w:ins w:id="463" w:author="Elsabe Viljoen" w:date="2025-11-24T09:58:00Z" w16du:dateUtc="2025-11-24T07:58:00Z">
        <w:r w:rsidR="00CE7B12" w:rsidRPr="00A03902">
          <w:rPr>
            <w:rFonts w:ascii="Arial" w:hAnsi="Arial" w:cs="Arial"/>
            <w:sz w:val="22"/>
            <w:szCs w:val="22"/>
          </w:rPr>
          <w:t>5</w:t>
        </w:r>
      </w:ins>
      <w:r w:rsidRPr="00A03902">
        <w:rPr>
          <w:rFonts w:ascii="Arial" w:hAnsi="Arial" w:cs="Arial"/>
          <w:sz w:val="22"/>
          <w:szCs w:val="22"/>
        </w:rPr>
        <w:t xml:space="preserve">.6.1 </w:t>
      </w:r>
      <w:r w:rsidR="00046BF2" w:rsidRPr="00A03902">
        <w:rPr>
          <w:rFonts w:ascii="Arial" w:hAnsi="Arial" w:cs="Arial"/>
          <w:sz w:val="22"/>
          <w:szCs w:val="22"/>
        </w:rPr>
        <w:tab/>
      </w:r>
      <w:r w:rsidRPr="00A03902">
        <w:rPr>
          <w:rFonts w:ascii="Arial" w:hAnsi="Arial" w:cs="Arial"/>
          <w:sz w:val="22"/>
          <w:szCs w:val="22"/>
        </w:rPr>
        <w:t xml:space="preserve">The Parties acknowledge that the </w:t>
      </w:r>
      <w:r w:rsidR="0036205F" w:rsidRPr="00A03902">
        <w:rPr>
          <w:rFonts w:ascii="Arial" w:hAnsi="Arial" w:cs="Arial"/>
          <w:sz w:val="22"/>
          <w:szCs w:val="22"/>
        </w:rPr>
        <w:t>families</w:t>
      </w:r>
      <w:r w:rsidR="0036205F" w:rsidRPr="0036205F">
        <w:rPr>
          <w:rFonts w:ascii="Arial" w:hAnsi="Arial" w:cs="Arial"/>
          <w:sz w:val="22"/>
          <w:szCs w:val="22"/>
        </w:rPr>
        <w:t xml:space="preserve"> of victims, including without limitation and only where appropriate and available, Genevieve Antoun, Aruna Premji and Alida Heine</w:t>
      </w:r>
      <w:r w:rsidRPr="008F296B">
        <w:rPr>
          <w:rFonts w:ascii="Arial" w:hAnsi="Arial" w:cs="Arial"/>
          <w:sz w:val="22"/>
          <w:szCs w:val="22"/>
        </w:rPr>
        <w:t xml:space="preserve">, are central contributors </w:t>
      </w:r>
      <w:del w:id="464" w:author="Elsabe Viljoen" w:date="2025-12-11T13:07:00Z" w16du:dateUtc="2025-12-11T11:07:00Z">
        <w:r w:rsidRPr="008F296B" w:rsidDel="00A03902">
          <w:rPr>
            <w:rFonts w:ascii="Arial" w:hAnsi="Arial" w:cs="Arial"/>
            <w:sz w:val="22"/>
            <w:szCs w:val="22"/>
          </w:rPr>
          <w:delText>whose</w:delText>
        </w:r>
      </w:del>
      <w:ins w:id="465" w:author="Elsabe Viljoen" w:date="2025-12-11T13:07:00Z" w16du:dateUtc="2025-12-11T11:07:00Z">
        <w:r w:rsidR="00A03902" w:rsidRPr="008F296B">
          <w:rPr>
            <w:rFonts w:ascii="Arial" w:hAnsi="Arial" w:cs="Arial"/>
            <w:sz w:val="22"/>
            <w:szCs w:val="22"/>
          </w:rPr>
          <w:t>who’s</w:t>
        </w:r>
      </w:ins>
      <w:r w:rsidRPr="008F296B">
        <w:rPr>
          <w:rFonts w:ascii="Arial" w:hAnsi="Arial" w:cs="Arial"/>
          <w:sz w:val="22"/>
          <w:szCs w:val="22"/>
        </w:rPr>
        <w:t xml:space="preserve"> emotional and narrative participation must be managed with exceptional sensitivity.</w:t>
      </w:r>
    </w:p>
    <w:p w14:paraId="0276FD61" w14:textId="77777777" w:rsidR="00046BF2" w:rsidRPr="008F296B" w:rsidRDefault="00046BF2" w:rsidP="00911471">
      <w:pPr>
        <w:spacing w:line="360" w:lineRule="auto"/>
        <w:rPr>
          <w:rFonts w:ascii="Arial" w:hAnsi="Arial" w:cs="Arial"/>
          <w:sz w:val="22"/>
          <w:szCs w:val="22"/>
        </w:rPr>
      </w:pPr>
    </w:p>
    <w:p w14:paraId="4E9C5A9F" w14:textId="51C5EAAE" w:rsidR="00911471" w:rsidRPr="008F296B" w:rsidRDefault="00CE7B12" w:rsidP="00046BF2">
      <w:pPr>
        <w:spacing w:line="360" w:lineRule="auto"/>
        <w:ind w:left="720" w:hanging="720"/>
        <w:rPr>
          <w:rFonts w:ascii="Arial" w:hAnsi="Arial" w:cs="Arial"/>
          <w:sz w:val="22"/>
          <w:szCs w:val="22"/>
        </w:rPr>
      </w:pPr>
      <w:ins w:id="466" w:author="Elsabe Viljoen" w:date="2025-11-24T09:58:00Z" w16du:dateUtc="2025-11-24T07:58:00Z">
        <w:r>
          <w:rPr>
            <w:rFonts w:ascii="Arial" w:hAnsi="Arial" w:cs="Arial"/>
            <w:sz w:val="22"/>
            <w:szCs w:val="22"/>
          </w:rPr>
          <w:t>5</w:t>
        </w:r>
      </w:ins>
      <w:del w:id="467" w:author="Elsabe Viljoen" w:date="2025-11-24T09:58:00Z" w16du:dateUtc="2025-11-24T07:58:00Z">
        <w:r w:rsidR="00911471" w:rsidRPr="008F296B" w:rsidDel="00CE7B12">
          <w:rPr>
            <w:rFonts w:ascii="Arial" w:hAnsi="Arial" w:cs="Arial"/>
            <w:sz w:val="22"/>
            <w:szCs w:val="22"/>
          </w:rPr>
          <w:delText>6</w:delText>
        </w:r>
      </w:del>
      <w:r w:rsidR="00911471" w:rsidRPr="008F296B">
        <w:rPr>
          <w:rFonts w:ascii="Arial" w:hAnsi="Arial" w:cs="Arial"/>
          <w:sz w:val="22"/>
          <w:szCs w:val="22"/>
        </w:rPr>
        <w:t>.6.2</w:t>
      </w:r>
      <w:r w:rsidR="00046BF2" w:rsidRPr="008F296B">
        <w:rPr>
          <w:rFonts w:ascii="Arial" w:hAnsi="Arial" w:cs="Arial"/>
          <w:sz w:val="22"/>
          <w:szCs w:val="22"/>
        </w:rPr>
        <w:tab/>
      </w:r>
      <w:r w:rsidR="00911471" w:rsidRPr="008F296B">
        <w:rPr>
          <w:rFonts w:ascii="Arial" w:hAnsi="Arial" w:cs="Arial"/>
          <w:sz w:val="22"/>
          <w:szCs w:val="22"/>
        </w:rPr>
        <w:t xml:space="preserve"> The Parties shall ensure that these contributors:</w:t>
      </w:r>
      <w:r w:rsidR="00911471" w:rsidRPr="008F296B">
        <w:rPr>
          <w:rFonts w:ascii="Arial" w:hAnsi="Arial" w:cs="Arial"/>
          <w:sz w:val="22"/>
          <w:szCs w:val="22"/>
        </w:rPr>
        <w:br/>
        <w:t xml:space="preserve">(a) </w:t>
      </w:r>
      <w:r w:rsidR="00046BF2" w:rsidRPr="008F296B">
        <w:rPr>
          <w:rFonts w:ascii="Arial" w:hAnsi="Arial" w:cs="Arial"/>
          <w:sz w:val="22"/>
          <w:szCs w:val="22"/>
        </w:rPr>
        <w:tab/>
      </w:r>
      <w:r w:rsidR="00911471" w:rsidRPr="008F296B">
        <w:rPr>
          <w:rFonts w:ascii="Arial" w:hAnsi="Arial" w:cs="Arial"/>
          <w:sz w:val="22"/>
          <w:szCs w:val="22"/>
        </w:rPr>
        <w:t>are approached respectfully;</w:t>
      </w:r>
      <w:r w:rsidR="00911471" w:rsidRPr="008F296B">
        <w:rPr>
          <w:rFonts w:ascii="Arial" w:hAnsi="Arial" w:cs="Arial"/>
          <w:sz w:val="22"/>
          <w:szCs w:val="22"/>
        </w:rPr>
        <w:br/>
        <w:t xml:space="preserve">(b) </w:t>
      </w:r>
      <w:r w:rsidR="00046BF2" w:rsidRPr="008F296B">
        <w:rPr>
          <w:rFonts w:ascii="Arial" w:hAnsi="Arial" w:cs="Arial"/>
          <w:sz w:val="22"/>
          <w:szCs w:val="22"/>
        </w:rPr>
        <w:tab/>
      </w:r>
      <w:r w:rsidR="00911471" w:rsidRPr="008F296B">
        <w:rPr>
          <w:rFonts w:ascii="Arial" w:hAnsi="Arial" w:cs="Arial"/>
          <w:sz w:val="22"/>
          <w:szCs w:val="22"/>
        </w:rPr>
        <w:t>understand the full narrative purpose;</w:t>
      </w:r>
      <w:r w:rsidR="00911471" w:rsidRPr="008F296B">
        <w:rPr>
          <w:rFonts w:ascii="Arial" w:hAnsi="Arial" w:cs="Arial"/>
          <w:sz w:val="22"/>
          <w:szCs w:val="22"/>
        </w:rPr>
        <w:br/>
        <w:t xml:space="preserve">(c) </w:t>
      </w:r>
      <w:r w:rsidR="00046BF2" w:rsidRPr="008F296B">
        <w:rPr>
          <w:rFonts w:ascii="Arial" w:hAnsi="Arial" w:cs="Arial"/>
          <w:sz w:val="22"/>
          <w:szCs w:val="22"/>
        </w:rPr>
        <w:tab/>
      </w:r>
      <w:r w:rsidR="00911471" w:rsidRPr="008F296B">
        <w:rPr>
          <w:rFonts w:ascii="Arial" w:hAnsi="Arial" w:cs="Arial"/>
          <w:sz w:val="22"/>
          <w:szCs w:val="22"/>
        </w:rPr>
        <w:t>are given the option to prepare emotionally;</w:t>
      </w:r>
      <w:r w:rsidR="00911471" w:rsidRPr="008F296B">
        <w:rPr>
          <w:rFonts w:ascii="Arial" w:hAnsi="Arial" w:cs="Arial"/>
          <w:sz w:val="22"/>
          <w:szCs w:val="22"/>
        </w:rPr>
        <w:br/>
        <w:t xml:space="preserve">(d) </w:t>
      </w:r>
      <w:r w:rsidR="00046BF2" w:rsidRPr="008F296B">
        <w:rPr>
          <w:rFonts w:ascii="Arial" w:hAnsi="Arial" w:cs="Arial"/>
          <w:sz w:val="22"/>
          <w:szCs w:val="22"/>
        </w:rPr>
        <w:tab/>
      </w:r>
      <w:r w:rsidR="00911471" w:rsidRPr="008F296B">
        <w:rPr>
          <w:rFonts w:ascii="Arial" w:hAnsi="Arial" w:cs="Arial"/>
          <w:sz w:val="22"/>
          <w:szCs w:val="22"/>
        </w:rPr>
        <w:t>have full clarity on how their testimony will be incorporated.</w:t>
      </w:r>
    </w:p>
    <w:p w14:paraId="3FE9E0F6" w14:textId="77777777" w:rsidR="00046BF2" w:rsidRPr="008F296B" w:rsidRDefault="00046BF2" w:rsidP="00911471">
      <w:pPr>
        <w:spacing w:line="360" w:lineRule="auto"/>
        <w:rPr>
          <w:rFonts w:ascii="Arial" w:hAnsi="Arial" w:cs="Arial"/>
          <w:sz w:val="22"/>
          <w:szCs w:val="22"/>
        </w:rPr>
      </w:pPr>
    </w:p>
    <w:p w14:paraId="5F4D63CC" w14:textId="50A92266" w:rsidR="00911471" w:rsidRPr="008F296B" w:rsidRDefault="00CE7B12" w:rsidP="00046BF2">
      <w:pPr>
        <w:spacing w:line="360" w:lineRule="auto"/>
        <w:ind w:left="720" w:hanging="720"/>
        <w:rPr>
          <w:rFonts w:ascii="Arial" w:hAnsi="Arial" w:cs="Arial"/>
          <w:sz w:val="22"/>
          <w:szCs w:val="22"/>
        </w:rPr>
      </w:pPr>
      <w:ins w:id="468" w:author="Elsabe Viljoen" w:date="2025-11-24T09:58:00Z" w16du:dateUtc="2025-11-24T07:58:00Z">
        <w:r>
          <w:rPr>
            <w:rFonts w:ascii="Arial" w:hAnsi="Arial" w:cs="Arial"/>
            <w:sz w:val="22"/>
            <w:szCs w:val="22"/>
          </w:rPr>
          <w:t>5</w:t>
        </w:r>
      </w:ins>
      <w:del w:id="469" w:author="Elsabe Viljoen" w:date="2025-11-24T09:58:00Z" w16du:dateUtc="2025-11-24T07:58:00Z">
        <w:r w:rsidR="00911471" w:rsidRPr="008F296B" w:rsidDel="00CE7B12">
          <w:rPr>
            <w:rFonts w:ascii="Arial" w:hAnsi="Arial" w:cs="Arial"/>
            <w:sz w:val="22"/>
            <w:szCs w:val="22"/>
          </w:rPr>
          <w:delText>6</w:delText>
        </w:r>
      </w:del>
      <w:r w:rsidR="00911471" w:rsidRPr="008F296B">
        <w:rPr>
          <w:rFonts w:ascii="Arial" w:hAnsi="Arial" w:cs="Arial"/>
          <w:sz w:val="22"/>
          <w:szCs w:val="22"/>
        </w:rPr>
        <w:t>.6.3</w:t>
      </w:r>
      <w:r w:rsidR="00046BF2" w:rsidRPr="008F296B">
        <w:rPr>
          <w:rFonts w:ascii="Arial" w:hAnsi="Arial" w:cs="Arial"/>
          <w:sz w:val="22"/>
          <w:szCs w:val="22"/>
        </w:rPr>
        <w:tab/>
      </w:r>
      <w:r w:rsidR="00911471" w:rsidRPr="008F296B">
        <w:rPr>
          <w:rFonts w:ascii="Arial" w:hAnsi="Arial" w:cs="Arial"/>
          <w:sz w:val="22"/>
          <w:szCs w:val="22"/>
        </w:rPr>
        <w:t>No family member shall be approached without prior approval of the Executive Producers and the Series Producer.</w:t>
      </w:r>
    </w:p>
    <w:p w14:paraId="36FA6160" w14:textId="6D93C843" w:rsidR="00911471" w:rsidRPr="008F296B" w:rsidRDefault="00911471" w:rsidP="00911471">
      <w:pPr>
        <w:spacing w:line="360" w:lineRule="auto"/>
        <w:rPr>
          <w:rFonts w:ascii="Arial" w:hAnsi="Arial" w:cs="Arial"/>
          <w:sz w:val="22"/>
          <w:szCs w:val="22"/>
        </w:rPr>
      </w:pPr>
    </w:p>
    <w:p w14:paraId="3E7678AA" w14:textId="1E8891F3" w:rsidR="00911471" w:rsidRPr="00A03902" w:rsidRDefault="00CE7B12" w:rsidP="00911471">
      <w:pPr>
        <w:spacing w:line="360" w:lineRule="auto"/>
        <w:rPr>
          <w:rFonts w:ascii="Arial" w:hAnsi="Arial" w:cs="Arial"/>
          <w:sz w:val="22"/>
          <w:szCs w:val="22"/>
        </w:rPr>
      </w:pPr>
      <w:ins w:id="470" w:author="Elsabe Viljoen" w:date="2025-11-24T09:58:00Z" w16du:dateUtc="2025-11-24T07:58:00Z">
        <w:r>
          <w:rPr>
            <w:rFonts w:ascii="Arial" w:hAnsi="Arial" w:cs="Arial"/>
            <w:sz w:val="22"/>
            <w:szCs w:val="22"/>
          </w:rPr>
          <w:t>5</w:t>
        </w:r>
      </w:ins>
      <w:del w:id="471" w:author="Elsabe Viljoen" w:date="2025-11-24T09:58:00Z" w16du:dateUtc="2025-11-24T07:58:00Z">
        <w:r w:rsidR="00911471" w:rsidRPr="008F296B" w:rsidDel="00CE7B12">
          <w:rPr>
            <w:rFonts w:ascii="Arial" w:hAnsi="Arial" w:cs="Arial"/>
            <w:sz w:val="22"/>
            <w:szCs w:val="22"/>
          </w:rPr>
          <w:delText>6</w:delText>
        </w:r>
      </w:del>
      <w:r w:rsidR="00911471" w:rsidRPr="008F296B">
        <w:rPr>
          <w:rFonts w:ascii="Arial" w:hAnsi="Arial" w:cs="Arial"/>
          <w:sz w:val="22"/>
          <w:szCs w:val="22"/>
        </w:rPr>
        <w:t>.7</w:t>
      </w:r>
      <w:r w:rsidR="00046BF2" w:rsidRPr="008F296B">
        <w:rPr>
          <w:rFonts w:ascii="Arial" w:hAnsi="Arial" w:cs="Arial"/>
          <w:sz w:val="22"/>
          <w:szCs w:val="22"/>
        </w:rPr>
        <w:tab/>
      </w:r>
      <w:r w:rsidR="00911471" w:rsidRPr="008F296B">
        <w:rPr>
          <w:rFonts w:ascii="Arial" w:hAnsi="Arial" w:cs="Arial"/>
          <w:sz w:val="22"/>
          <w:szCs w:val="22"/>
        </w:rPr>
        <w:t xml:space="preserve"> </w:t>
      </w:r>
      <w:r w:rsidR="008176D3" w:rsidRPr="00A03902">
        <w:rPr>
          <w:rFonts w:ascii="Arial" w:hAnsi="Arial" w:cs="Arial"/>
          <w:sz w:val="22"/>
          <w:szCs w:val="22"/>
          <w:u w:val="single"/>
          <w:rPrChange w:id="472" w:author="Elsabe Viljoen" w:date="2025-12-11T13:07:00Z" w16du:dateUtc="2025-12-11T11:07:00Z">
            <w:rPr>
              <w:rFonts w:ascii="Arial" w:hAnsi="Arial" w:cs="Arial"/>
              <w:b/>
              <w:bCs/>
              <w:sz w:val="22"/>
              <w:szCs w:val="22"/>
              <w:u w:val="single"/>
            </w:rPr>
          </w:rPrChange>
        </w:rPr>
        <w:t>Engagement of Investigators, Forensic Officers and Experts</w:t>
      </w:r>
    </w:p>
    <w:p w14:paraId="61FFF4F6" w14:textId="5F259AB8" w:rsidR="00911471" w:rsidRPr="00A03902" w:rsidRDefault="00CE7B12">
      <w:pPr>
        <w:spacing w:line="360" w:lineRule="auto"/>
        <w:ind w:left="720" w:hanging="720"/>
        <w:jc w:val="both"/>
        <w:rPr>
          <w:rFonts w:ascii="Arial" w:hAnsi="Arial" w:cs="Arial"/>
          <w:sz w:val="22"/>
          <w:szCs w:val="22"/>
        </w:rPr>
        <w:pPrChange w:id="473" w:author="Elsabe Viljoen" w:date="2025-11-28T06:46:00Z" w16du:dateUtc="2025-11-28T04:46:00Z">
          <w:pPr>
            <w:spacing w:line="360" w:lineRule="auto"/>
            <w:ind w:left="720" w:hanging="720"/>
          </w:pPr>
        </w:pPrChange>
      </w:pPr>
      <w:ins w:id="474" w:author="Elsabe Viljoen" w:date="2025-11-24T09:58:00Z" w16du:dateUtc="2025-11-24T07:58:00Z">
        <w:r w:rsidRPr="00A03902">
          <w:rPr>
            <w:rFonts w:ascii="Arial" w:hAnsi="Arial" w:cs="Arial"/>
            <w:sz w:val="22"/>
            <w:szCs w:val="22"/>
          </w:rPr>
          <w:t>5</w:t>
        </w:r>
      </w:ins>
      <w:del w:id="475"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.7.1 </w:t>
      </w:r>
      <w:r w:rsidR="00046BF2" w:rsidRPr="00A03902">
        <w:rPr>
          <w:rFonts w:ascii="Arial" w:hAnsi="Arial" w:cs="Arial"/>
          <w:sz w:val="22"/>
          <w:szCs w:val="22"/>
        </w:rPr>
        <w:tab/>
      </w:r>
      <w:r w:rsidR="00911471" w:rsidRPr="00A03902">
        <w:rPr>
          <w:rFonts w:ascii="Arial" w:hAnsi="Arial" w:cs="Arial"/>
          <w:sz w:val="22"/>
          <w:szCs w:val="22"/>
        </w:rPr>
        <w:t xml:space="preserve">Contributors such as Brigadier (Ret.) Leonie Ras, Captain Werner van den Bergh, Lt Col. Flip Claassen, Colonel Hoosen Samaad, Warrant Officer Kevin Govender, Pieter White, Lt-Col </w:t>
      </w:r>
      <w:proofErr w:type="spellStart"/>
      <w:r w:rsidR="00911471" w:rsidRPr="00A03902">
        <w:rPr>
          <w:rFonts w:ascii="Arial" w:hAnsi="Arial" w:cs="Arial"/>
          <w:sz w:val="22"/>
          <w:szCs w:val="22"/>
        </w:rPr>
        <w:t>Mmolawa</w:t>
      </w:r>
      <w:proofErr w:type="spellEnd"/>
      <w:r w:rsidR="00911471" w:rsidRPr="00A03902">
        <w:rPr>
          <w:rFonts w:ascii="Arial" w:hAnsi="Arial" w:cs="Arial"/>
          <w:sz w:val="22"/>
          <w:szCs w:val="22"/>
        </w:rPr>
        <w:t xml:space="preserve"> and others </w:t>
      </w:r>
      <w:r w:rsidR="00263F7C" w:rsidRPr="00A03902">
        <w:rPr>
          <w:rFonts w:ascii="Arial" w:hAnsi="Arial" w:cs="Arial"/>
          <w:sz w:val="22"/>
          <w:szCs w:val="22"/>
        </w:rPr>
        <w:t xml:space="preserve">may be approached and interviewed where appropriate </w:t>
      </w:r>
      <w:r w:rsidR="00911471" w:rsidRPr="00A03902">
        <w:rPr>
          <w:rFonts w:ascii="Arial" w:hAnsi="Arial" w:cs="Arial"/>
          <w:sz w:val="22"/>
          <w:szCs w:val="22"/>
        </w:rPr>
        <w:t>in a manner that accurately reflects the investigative integrity, factual detail, and procedural realities of their involvement.</w:t>
      </w:r>
    </w:p>
    <w:p w14:paraId="55B79CBD" w14:textId="77777777" w:rsidR="00046BF2" w:rsidRPr="00A03902" w:rsidRDefault="00046BF2">
      <w:pPr>
        <w:spacing w:line="360" w:lineRule="auto"/>
        <w:jc w:val="both"/>
        <w:rPr>
          <w:rFonts w:ascii="Arial" w:hAnsi="Arial" w:cs="Arial"/>
          <w:sz w:val="22"/>
          <w:szCs w:val="22"/>
        </w:rPr>
        <w:pPrChange w:id="476" w:author="Elsabe Viljoen" w:date="2025-11-28T06:46:00Z" w16du:dateUtc="2025-11-28T04:46:00Z">
          <w:pPr>
            <w:spacing w:line="360" w:lineRule="auto"/>
          </w:pPr>
        </w:pPrChange>
      </w:pPr>
    </w:p>
    <w:p w14:paraId="33656E17" w14:textId="11390AEC" w:rsidR="00911471" w:rsidRPr="00A03902" w:rsidRDefault="00CE7B12">
      <w:pPr>
        <w:spacing w:line="360" w:lineRule="auto"/>
        <w:ind w:left="720" w:hanging="720"/>
        <w:jc w:val="both"/>
        <w:rPr>
          <w:rFonts w:ascii="Arial" w:hAnsi="Arial" w:cs="Arial"/>
          <w:sz w:val="22"/>
          <w:szCs w:val="22"/>
        </w:rPr>
        <w:pPrChange w:id="477" w:author="Elsabe Viljoen" w:date="2025-11-28T06:46:00Z" w16du:dateUtc="2025-11-28T04:46:00Z">
          <w:pPr>
            <w:spacing w:line="360" w:lineRule="auto"/>
            <w:ind w:left="720" w:hanging="720"/>
          </w:pPr>
        </w:pPrChange>
      </w:pPr>
      <w:ins w:id="478" w:author="Elsabe Viljoen" w:date="2025-11-24T09:58:00Z" w16du:dateUtc="2025-11-24T07:58:00Z">
        <w:r w:rsidRPr="00A03902">
          <w:rPr>
            <w:rFonts w:ascii="Arial" w:hAnsi="Arial" w:cs="Arial"/>
            <w:sz w:val="22"/>
            <w:szCs w:val="22"/>
          </w:rPr>
          <w:t>5</w:t>
        </w:r>
      </w:ins>
      <w:del w:id="479"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.7.2 </w:t>
      </w:r>
      <w:r w:rsidR="00046BF2" w:rsidRPr="00A03902">
        <w:rPr>
          <w:rFonts w:ascii="Arial" w:hAnsi="Arial" w:cs="Arial"/>
          <w:sz w:val="22"/>
          <w:szCs w:val="22"/>
        </w:rPr>
        <w:tab/>
      </w:r>
      <w:r w:rsidR="00911471" w:rsidRPr="00A03902">
        <w:rPr>
          <w:rFonts w:ascii="Arial" w:hAnsi="Arial" w:cs="Arial"/>
          <w:sz w:val="22"/>
          <w:szCs w:val="22"/>
        </w:rPr>
        <w:t>All factual representations taken from their testimony must be independently verified through research or documentation.</w:t>
      </w:r>
    </w:p>
    <w:p w14:paraId="553D3156" w14:textId="590BA8F7" w:rsidR="00911471" w:rsidRPr="00A03902" w:rsidRDefault="00911471" w:rsidP="00911471">
      <w:pPr>
        <w:spacing w:line="360" w:lineRule="auto"/>
        <w:rPr>
          <w:rFonts w:ascii="Arial" w:hAnsi="Arial" w:cs="Arial"/>
          <w:sz w:val="22"/>
          <w:szCs w:val="22"/>
        </w:rPr>
      </w:pPr>
    </w:p>
    <w:p w14:paraId="279A86F0" w14:textId="0C770614" w:rsidR="00911471" w:rsidRPr="00A03902" w:rsidRDefault="00CE7B12" w:rsidP="00911471">
      <w:pPr>
        <w:spacing w:line="360" w:lineRule="auto"/>
        <w:rPr>
          <w:rFonts w:ascii="Arial" w:hAnsi="Arial" w:cs="Arial"/>
          <w:sz w:val="22"/>
          <w:szCs w:val="22"/>
        </w:rPr>
      </w:pPr>
      <w:ins w:id="480" w:author="Elsabe Viljoen" w:date="2025-11-24T09:58:00Z" w16du:dateUtc="2025-11-24T07:58:00Z">
        <w:r w:rsidRPr="00A03902">
          <w:rPr>
            <w:rFonts w:ascii="Arial" w:hAnsi="Arial" w:cs="Arial"/>
            <w:sz w:val="22"/>
            <w:szCs w:val="22"/>
          </w:rPr>
          <w:t>5</w:t>
        </w:r>
      </w:ins>
      <w:del w:id="481"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.8 </w:t>
      </w:r>
      <w:r w:rsidR="00046BF2" w:rsidRPr="00A03902">
        <w:rPr>
          <w:rFonts w:ascii="Arial" w:hAnsi="Arial" w:cs="Arial"/>
          <w:sz w:val="22"/>
          <w:szCs w:val="22"/>
        </w:rPr>
        <w:tab/>
      </w:r>
      <w:r w:rsidR="008176D3" w:rsidRPr="00A03902">
        <w:rPr>
          <w:rFonts w:ascii="Arial" w:hAnsi="Arial" w:cs="Arial"/>
          <w:sz w:val="22"/>
          <w:szCs w:val="22"/>
          <w:u w:val="single"/>
          <w:rPrChange w:id="482" w:author="Elsabe Viljoen" w:date="2025-12-11T13:07:00Z" w16du:dateUtc="2025-12-11T11:07:00Z">
            <w:rPr>
              <w:rFonts w:ascii="Arial" w:hAnsi="Arial" w:cs="Arial"/>
              <w:b/>
              <w:bCs/>
              <w:sz w:val="22"/>
              <w:szCs w:val="22"/>
              <w:u w:val="single"/>
            </w:rPr>
          </w:rPrChange>
        </w:rPr>
        <w:t xml:space="preserve">Access to Archives, Digital Materials and Private </w:t>
      </w:r>
      <w:del w:id="483" w:author="Elsabe Viljoen" w:date="2025-11-24T11:45:00Z" w16du:dateUtc="2025-11-24T09:45:00Z">
        <w:r w:rsidR="008176D3" w:rsidRPr="00A03902" w:rsidDel="000A6038">
          <w:rPr>
            <w:rFonts w:ascii="Arial" w:hAnsi="Arial" w:cs="Arial"/>
            <w:sz w:val="22"/>
            <w:szCs w:val="22"/>
            <w:u w:val="single"/>
            <w:rPrChange w:id="484" w:author="Elsabe Viljoen" w:date="2025-12-11T13:07:00Z" w16du:dateUtc="2025-12-11T11:07:00Z">
              <w:rPr>
                <w:rFonts w:ascii="Arial" w:hAnsi="Arial" w:cs="Arial"/>
                <w:b/>
                <w:bCs/>
                <w:sz w:val="22"/>
                <w:szCs w:val="22"/>
                <w:u w:val="single"/>
              </w:rPr>
            </w:rPrChange>
          </w:rPr>
          <w:delText>c</w:delText>
        </w:r>
      </w:del>
      <w:r w:rsidR="008176D3" w:rsidRPr="00A03902">
        <w:rPr>
          <w:rFonts w:ascii="Arial" w:hAnsi="Arial" w:cs="Arial"/>
          <w:sz w:val="22"/>
          <w:szCs w:val="22"/>
          <w:u w:val="single"/>
          <w:rPrChange w:id="485" w:author="Elsabe Viljoen" w:date="2025-12-11T13:07:00Z" w16du:dateUtc="2025-12-11T11:07:00Z">
            <w:rPr>
              <w:rFonts w:ascii="Arial" w:hAnsi="Arial" w:cs="Arial"/>
              <w:b/>
              <w:bCs/>
              <w:sz w:val="22"/>
              <w:szCs w:val="22"/>
              <w:u w:val="single"/>
            </w:rPr>
          </w:rPrChange>
        </w:rPr>
        <w:t>C</w:t>
      </w:r>
      <w:ins w:id="486" w:author="Elsabe Viljoen" w:date="2025-11-24T11:45:00Z" w16du:dateUtc="2025-11-24T09:45:00Z">
        <w:r w:rsidR="000A6038" w:rsidRPr="00A03902">
          <w:rPr>
            <w:rFonts w:ascii="Arial" w:hAnsi="Arial" w:cs="Arial"/>
            <w:sz w:val="22"/>
            <w:szCs w:val="22"/>
            <w:u w:val="single"/>
            <w:rPrChange w:id="487" w:author="Elsabe Viljoen" w:date="2025-12-11T13:07:00Z" w16du:dateUtc="2025-12-11T11:07:00Z">
              <w:rPr>
                <w:rFonts w:ascii="Arial" w:hAnsi="Arial" w:cs="Arial"/>
                <w:b/>
                <w:bCs/>
                <w:sz w:val="22"/>
                <w:szCs w:val="22"/>
                <w:u w:val="single"/>
              </w:rPr>
            </w:rPrChange>
          </w:rPr>
          <w:t>o</w:t>
        </w:r>
      </w:ins>
      <w:r w:rsidR="008176D3" w:rsidRPr="00A03902">
        <w:rPr>
          <w:rFonts w:ascii="Arial" w:hAnsi="Arial" w:cs="Arial"/>
          <w:sz w:val="22"/>
          <w:szCs w:val="22"/>
          <w:u w:val="single"/>
          <w:rPrChange w:id="488" w:author="Elsabe Viljoen" w:date="2025-12-11T13:07:00Z" w16du:dateUtc="2025-12-11T11:07:00Z">
            <w:rPr>
              <w:rFonts w:ascii="Arial" w:hAnsi="Arial" w:cs="Arial"/>
              <w:b/>
              <w:bCs/>
              <w:sz w:val="22"/>
              <w:szCs w:val="22"/>
              <w:u w:val="single"/>
            </w:rPr>
          </w:rPrChange>
        </w:rPr>
        <w:t>llections</w:t>
      </w:r>
    </w:p>
    <w:p w14:paraId="43F7B46D" w14:textId="5FE16B3F" w:rsidR="00CA4D3A" w:rsidRPr="00A03902" w:rsidRDefault="00CE7B12" w:rsidP="00046BF2">
      <w:pPr>
        <w:spacing w:line="360" w:lineRule="auto"/>
        <w:ind w:left="720" w:hanging="720"/>
        <w:rPr>
          <w:rFonts w:ascii="Arial" w:hAnsi="Arial" w:cs="Arial"/>
          <w:sz w:val="22"/>
          <w:szCs w:val="22"/>
        </w:rPr>
      </w:pPr>
      <w:ins w:id="489" w:author="Elsabe Viljoen" w:date="2025-11-24T09:58:00Z" w16du:dateUtc="2025-11-24T07:58:00Z">
        <w:r w:rsidRPr="00A03902">
          <w:rPr>
            <w:rFonts w:ascii="Arial" w:hAnsi="Arial" w:cs="Arial"/>
            <w:sz w:val="22"/>
            <w:szCs w:val="22"/>
          </w:rPr>
          <w:t>5</w:t>
        </w:r>
      </w:ins>
      <w:del w:id="490"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.8.1 </w:t>
      </w:r>
      <w:r w:rsidR="00046BF2" w:rsidRPr="00A03902">
        <w:rPr>
          <w:rFonts w:ascii="Arial" w:hAnsi="Arial" w:cs="Arial"/>
          <w:sz w:val="22"/>
          <w:szCs w:val="22"/>
        </w:rPr>
        <w:tab/>
      </w:r>
      <w:r w:rsidR="00911471" w:rsidRPr="00A03902">
        <w:rPr>
          <w:rFonts w:ascii="Arial" w:hAnsi="Arial" w:cs="Arial"/>
          <w:sz w:val="22"/>
          <w:szCs w:val="22"/>
        </w:rPr>
        <w:t>Where contributors provide access to personal archives, diaries, voice notes, digital files, WhatsApp messages, photographs or historic materials, the Parties shall ensure:</w:t>
      </w:r>
    </w:p>
    <w:p w14:paraId="6E375EBB" w14:textId="104FD118" w:rsidR="00911471" w:rsidRPr="00A03902" w:rsidRDefault="00911471">
      <w:pPr>
        <w:spacing w:line="360" w:lineRule="auto"/>
        <w:ind w:left="720"/>
        <w:rPr>
          <w:rFonts w:ascii="Arial" w:hAnsi="Arial" w:cs="Arial"/>
          <w:sz w:val="22"/>
          <w:szCs w:val="22"/>
        </w:rPr>
        <w:pPrChange w:id="491" w:author="Elsabe Viljoen" w:date="2025-11-24T09:58:00Z" w16du:dateUtc="2025-11-24T07:58:00Z">
          <w:pPr>
            <w:spacing w:line="360" w:lineRule="auto"/>
            <w:ind w:left="720" w:hanging="720"/>
          </w:pPr>
        </w:pPrChange>
      </w:pPr>
      <w:del w:id="492" w:author="Elsabe Viljoen" w:date="2025-11-24T09:58:00Z" w16du:dateUtc="2025-11-24T07:58:00Z">
        <w:r w:rsidRPr="00A03902" w:rsidDel="00CE7B12">
          <w:rPr>
            <w:rFonts w:ascii="Arial" w:hAnsi="Arial" w:cs="Arial"/>
            <w:sz w:val="22"/>
            <w:szCs w:val="22"/>
          </w:rPr>
          <w:br/>
        </w:r>
      </w:del>
      <w:r w:rsidRPr="00A03902">
        <w:rPr>
          <w:rFonts w:ascii="Arial" w:hAnsi="Arial" w:cs="Arial"/>
          <w:sz w:val="22"/>
          <w:szCs w:val="22"/>
        </w:rPr>
        <w:t xml:space="preserve">(a) </w:t>
      </w:r>
      <w:r w:rsidR="00046BF2" w:rsidRPr="00A03902">
        <w:rPr>
          <w:rFonts w:ascii="Arial" w:hAnsi="Arial" w:cs="Arial"/>
          <w:sz w:val="22"/>
          <w:szCs w:val="22"/>
        </w:rPr>
        <w:tab/>
      </w:r>
      <w:r w:rsidRPr="00A03902">
        <w:rPr>
          <w:rFonts w:ascii="Arial" w:hAnsi="Arial" w:cs="Arial"/>
          <w:sz w:val="22"/>
          <w:szCs w:val="22"/>
        </w:rPr>
        <w:t>written permission is obtained;</w:t>
      </w:r>
      <w:r w:rsidRPr="00A03902">
        <w:rPr>
          <w:rFonts w:ascii="Arial" w:hAnsi="Arial" w:cs="Arial"/>
          <w:sz w:val="22"/>
          <w:szCs w:val="22"/>
        </w:rPr>
        <w:br/>
        <w:t xml:space="preserve">(b) </w:t>
      </w:r>
      <w:r w:rsidR="00046BF2" w:rsidRPr="00A03902">
        <w:rPr>
          <w:rFonts w:ascii="Arial" w:hAnsi="Arial" w:cs="Arial"/>
          <w:sz w:val="22"/>
          <w:szCs w:val="22"/>
        </w:rPr>
        <w:tab/>
      </w:r>
      <w:r w:rsidRPr="00A03902">
        <w:rPr>
          <w:rFonts w:ascii="Arial" w:hAnsi="Arial" w:cs="Arial"/>
          <w:sz w:val="22"/>
          <w:szCs w:val="22"/>
        </w:rPr>
        <w:t>data-protection requirements are met;</w:t>
      </w:r>
      <w:r w:rsidRPr="00A03902">
        <w:rPr>
          <w:rFonts w:ascii="Arial" w:hAnsi="Arial" w:cs="Arial"/>
          <w:sz w:val="22"/>
          <w:szCs w:val="22"/>
        </w:rPr>
        <w:br/>
        <w:t xml:space="preserve">(c) </w:t>
      </w:r>
      <w:r w:rsidR="00046BF2" w:rsidRPr="00A03902">
        <w:rPr>
          <w:rFonts w:ascii="Arial" w:hAnsi="Arial" w:cs="Arial"/>
          <w:sz w:val="22"/>
          <w:szCs w:val="22"/>
        </w:rPr>
        <w:tab/>
      </w:r>
      <w:r w:rsidRPr="00A03902">
        <w:rPr>
          <w:rFonts w:ascii="Arial" w:hAnsi="Arial" w:cs="Arial"/>
          <w:sz w:val="22"/>
          <w:szCs w:val="22"/>
        </w:rPr>
        <w:t>sensitive personal information is handled securely;</w:t>
      </w:r>
      <w:r w:rsidRPr="00A03902">
        <w:rPr>
          <w:rFonts w:ascii="Arial" w:hAnsi="Arial" w:cs="Arial"/>
          <w:sz w:val="22"/>
          <w:szCs w:val="22"/>
        </w:rPr>
        <w:br/>
        <w:t xml:space="preserve">(d) </w:t>
      </w:r>
      <w:r w:rsidR="00046BF2" w:rsidRPr="00A03902">
        <w:rPr>
          <w:rFonts w:ascii="Arial" w:hAnsi="Arial" w:cs="Arial"/>
          <w:sz w:val="22"/>
          <w:szCs w:val="22"/>
        </w:rPr>
        <w:tab/>
      </w:r>
      <w:r w:rsidRPr="00A03902">
        <w:rPr>
          <w:rFonts w:ascii="Arial" w:hAnsi="Arial" w:cs="Arial"/>
          <w:sz w:val="22"/>
          <w:szCs w:val="22"/>
        </w:rPr>
        <w:t>materials are stored in encrypted controlled-access systems.</w:t>
      </w:r>
    </w:p>
    <w:p w14:paraId="5D3A18F4" w14:textId="5A9D01E6" w:rsidR="00911471" w:rsidRPr="00A03902" w:rsidRDefault="00911471" w:rsidP="00911471">
      <w:pPr>
        <w:spacing w:line="360" w:lineRule="auto"/>
        <w:rPr>
          <w:ins w:id="493" w:author="Elsabe Viljoen" w:date="2025-11-24T09:58:00Z" w16du:dateUtc="2025-11-24T07:58:00Z"/>
          <w:rFonts w:ascii="Arial" w:hAnsi="Arial" w:cs="Arial"/>
          <w:sz w:val="22"/>
          <w:szCs w:val="22"/>
        </w:rPr>
      </w:pPr>
    </w:p>
    <w:p w14:paraId="08E22C89" w14:textId="76DC5319" w:rsidR="00CE7B12" w:rsidRPr="00A03902" w:rsidDel="00C521CE" w:rsidRDefault="00CE7B12" w:rsidP="00911471">
      <w:pPr>
        <w:spacing w:line="360" w:lineRule="auto"/>
        <w:rPr>
          <w:del w:id="494" w:author="Elsabe Viljoen" w:date="2025-12-11T12:38:00Z" w16du:dateUtc="2025-12-11T10:38:00Z"/>
          <w:rFonts w:ascii="Arial" w:hAnsi="Arial" w:cs="Arial"/>
          <w:sz w:val="22"/>
          <w:szCs w:val="22"/>
        </w:rPr>
      </w:pPr>
    </w:p>
    <w:p w14:paraId="18DC2D92" w14:textId="18643380" w:rsidR="00911471" w:rsidRPr="00A03902" w:rsidRDefault="00911471" w:rsidP="00911471">
      <w:pPr>
        <w:spacing w:line="360" w:lineRule="auto"/>
        <w:rPr>
          <w:rFonts w:ascii="Arial" w:hAnsi="Arial" w:cs="Arial"/>
          <w:sz w:val="22"/>
          <w:szCs w:val="22"/>
        </w:rPr>
      </w:pPr>
      <w:del w:id="495" w:author="Elsabe Viljoen" w:date="2025-11-24T09:58:00Z" w16du:dateUtc="2025-11-24T07:58:00Z">
        <w:r w:rsidRPr="00A03902" w:rsidDel="00CE7B12">
          <w:rPr>
            <w:rFonts w:ascii="Arial" w:hAnsi="Arial" w:cs="Arial"/>
            <w:sz w:val="22"/>
            <w:szCs w:val="22"/>
          </w:rPr>
          <w:delText>6</w:delText>
        </w:r>
      </w:del>
      <w:ins w:id="496" w:author="Elsabe Viljoen" w:date="2025-11-24T09:58:00Z" w16du:dateUtc="2025-11-24T07:58:00Z">
        <w:r w:rsidR="00CE7B12" w:rsidRPr="00A03902">
          <w:rPr>
            <w:rFonts w:ascii="Arial" w:hAnsi="Arial" w:cs="Arial"/>
            <w:sz w:val="22"/>
            <w:szCs w:val="22"/>
          </w:rPr>
          <w:t>5</w:t>
        </w:r>
      </w:ins>
      <w:r w:rsidRPr="00A03902">
        <w:rPr>
          <w:rFonts w:ascii="Arial" w:hAnsi="Arial" w:cs="Arial"/>
          <w:sz w:val="22"/>
          <w:szCs w:val="22"/>
        </w:rPr>
        <w:t>.9</w:t>
      </w:r>
      <w:r w:rsidR="00046BF2" w:rsidRPr="00A03902">
        <w:rPr>
          <w:rFonts w:ascii="Arial" w:hAnsi="Arial" w:cs="Arial"/>
          <w:sz w:val="22"/>
          <w:szCs w:val="22"/>
        </w:rPr>
        <w:tab/>
      </w:r>
      <w:r w:rsidR="008176D3" w:rsidRPr="00A03902">
        <w:rPr>
          <w:rFonts w:ascii="Arial" w:hAnsi="Arial" w:cs="Arial"/>
          <w:sz w:val="22"/>
          <w:szCs w:val="22"/>
          <w:u w:val="single"/>
          <w:rPrChange w:id="497" w:author="Elsabe Viljoen" w:date="2025-12-11T13:07:00Z" w16du:dateUtc="2025-12-11T11:07:00Z">
            <w:rPr>
              <w:rFonts w:ascii="Arial" w:hAnsi="Arial" w:cs="Arial"/>
              <w:b/>
              <w:bCs/>
              <w:sz w:val="22"/>
              <w:szCs w:val="22"/>
              <w:u w:val="single"/>
            </w:rPr>
          </w:rPrChange>
        </w:rPr>
        <w:t>Filming in Sensitive Environments</w:t>
      </w:r>
    </w:p>
    <w:p w14:paraId="51CD0737" w14:textId="05AEA3DC" w:rsidR="00911471" w:rsidRPr="00A03902" w:rsidRDefault="00911471" w:rsidP="00046BF2">
      <w:pPr>
        <w:spacing w:line="360" w:lineRule="auto"/>
        <w:ind w:left="720" w:hanging="720"/>
        <w:rPr>
          <w:rFonts w:ascii="Arial" w:hAnsi="Arial" w:cs="Arial"/>
          <w:sz w:val="22"/>
          <w:szCs w:val="22"/>
        </w:rPr>
      </w:pPr>
      <w:del w:id="498" w:author="Elsabe Viljoen" w:date="2025-11-24T09:58:00Z" w16du:dateUtc="2025-11-24T07:58:00Z">
        <w:r w:rsidRPr="00A03902" w:rsidDel="00CE7B12">
          <w:rPr>
            <w:rFonts w:ascii="Arial" w:hAnsi="Arial" w:cs="Arial"/>
            <w:sz w:val="22"/>
            <w:szCs w:val="22"/>
          </w:rPr>
          <w:delText>6</w:delText>
        </w:r>
      </w:del>
      <w:ins w:id="499" w:author="Elsabe Viljoen" w:date="2025-11-24T09:58:00Z" w16du:dateUtc="2025-11-24T07:58:00Z">
        <w:r w:rsidR="00CE7B12" w:rsidRPr="00A03902">
          <w:rPr>
            <w:rFonts w:ascii="Arial" w:hAnsi="Arial" w:cs="Arial"/>
            <w:sz w:val="22"/>
            <w:szCs w:val="22"/>
          </w:rPr>
          <w:t>5</w:t>
        </w:r>
      </w:ins>
      <w:r w:rsidRPr="00A03902">
        <w:rPr>
          <w:rFonts w:ascii="Arial" w:hAnsi="Arial" w:cs="Arial"/>
          <w:sz w:val="22"/>
          <w:szCs w:val="22"/>
        </w:rPr>
        <w:t xml:space="preserve">.9.1 </w:t>
      </w:r>
      <w:r w:rsidR="00046BF2" w:rsidRPr="00A03902">
        <w:rPr>
          <w:rFonts w:ascii="Arial" w:hAnsi="Arial" w:cs="Arial"/>
          <w:sz w:val="22"/>
          <w:szCs w:val="22"/>
        </w:rPr>
        <w:tab/>
      </w:r>
      <w:r w:rsidRPr="00A03902">
        <w:rPr>
          <w:rFonts w:ascii="Arial" w:hAnsi="Arial" w:cs="Arial"/>
          <w:sz w:val="22"/>
          <w:szCs w:val="22"/>
        </w:rPr>
        <w:t>When filming in environments associated with trauma, grief, or criminal events — including former residences of the Subject, locations where bodies were discovered, gravesites, or homes of victims — the Parties shall ensure:</w:t>
      </w:r>
      <w:r w:rsidRPr="00A03902">
        <w:rPr>
          <w:rFonts w:ascii="Arial" w:hAnsi="Arial" w:cs="Arial"/>
          <w:sz w:val="22"/>
          <w:szCs w:val="22"/>
        </w:rPr>
        <w:br/>
        <w:t xml:space="preserve">(a) </w:t>
      </w:r>
      <w:r w:rsidR="00046BF2" w:rsidRPr="00A03902">
        <w:rPr>
          <w:rFonts w:ascii="Arial" w:hAnsi="Arial" w:cs="Arial"/>
          <w:sz w:val="22"/>
          <w:szCs w:val="22"/>
        </w:rPr>
        <w:tab/>
      </w:r>
      <w:r w:rsidRPr="00A03902">
        <w:rPr>
          <w:rFonts w:ascii="Arial" w:hAnsi="Arial" w:cs="Arial"/>
          <w:sz w:val="22"/>
          <w:szCs w:val="22"/>
        </w:rPr>
        <w:t>dignity and respect are maintained;</w:t>
      </w:r>
      <w:r w:rsidRPr="00A03902">
        <w:rPr>
          <w:rFonts w:ascii="Arial" w:hAnsi="Arial" w:cs="Arial"/>
          <w:sz w:val="22"/>
          <w:szCs w:val="22"/>
        </w:rPr>
        <w:br/>
        <w:t xml:space="preserve">(b) </w:t>
      </w:r>
      <w:r w:rsidR="00046BF2" w:rsidRPr="00A03902">
        <w:rPr>
          <w:rFonts w:ascii="Arial" w:hAnsi="Arial" w:cs="Arial"/>
          <w:sz w:val="22"/>
          <w:szCs w:val="22"/>
        </w:rPr>
        <w:tab/>
      </w:r>
      <w:r w:rsidRPr="00A03902">
        <w:rPr>
          <w:rFonts w:ascii="Arial" w:hAnsi="Arial" w:cs="Arial"/>
          <w:sz w:val="22"/>
          <w:szCs w:val="22"/>
        </w:rPr>
        <w:t>no sensationalism is employed;</w:t>
      </w:r>
      <w:r w:rsidRPr="00A03902">
        <w:rPr>
          <w:rFonts w:ascii="Arial" w:hAnsi="Arial" w:cs="Arial"/>
          <w:sz w:val="22"/>
          <w:szCs w:val="22"/>
        </w:rPr>
        <w:br/>
        <w:t xml:space="preserve">(c) </w:t>
      </w:r>
      <w:r w:rsidR="00046BF2" w:rsidRPr="00A03902">
        <w:rPr>
          <w:rFonts w:ascii="Arial" w:hAnsi="Arial" w:cs="Arial"/>
          <w:sz w:val="22"/>
          <w:szCs w:val="22"/>
        </w:rPr>
        <w:tab/>
      </w:r>
      <w:r w:rsidRPr="00A03902">
        <w:rPr>
          <w:rFonts w:ascii="Arial" w:hAnsi="Arial" w:cs="Arial"/>
          <w:sz w:val="22"/>
          <w:szCs w:val="22"/>
        </w:rPr>
        <w:t>adequate permissions are obtained;</w:t>
      </w:r>
      <w:r w:rsidRPr="00A03902">
        <w:rPr>
          <w:rFonts w:ascii="Arial" w:hAnsi="Arial" w:cs="Arial"/>
          <w:sz w:val="22"/>
          <w:szCs w:val="22"/>
        </w:rPr>
        <w:br/>
        <w:t xml:space="preserve">(d) </w:t>
      </w:r>
      <w:r w:rsidR="00046BF2" w:rsidRPr="00A03902">
        <w:rPr>
          <w:rFonts w:ascii="Arial" w:hAnsi="Arial" w:cs="Arial"/>
          <w:sz w:val="22"/>
          <w:szCs w:val="22"/>
        </w:rPr>
        <w:tab/>
      </w:r>
      <w:r w:rsidRPr="00A03902">
        <w:rPr>
          <w:rFonts w:ascii="Arial" w:hAnsi="Arial" w:cs="Arial"/>
          <w:sz w:val="22"/>
          <w:szCs w:val="22"/>
        </w:rPr>
        <w:t>filming is conducted quietly and safely;</w:t>
      </w:r>
      <w:r w:rsidRPr="00A03902">
        <w:rPr>
          <w:rFonts w:ascii="Arial" w:hAnsi="Arial" w:cs="Arial"/>
          <w:sz w:val="22"/>
          <w:szCs w:val="22"/>
        </w:rPr>
        <w:br/>
        <w:t xml:space="preserve">(e) </w:t>
      </w:r>
      <w:r w:rsidR="00046BF2" w:rsidRPr="00A03902">
        <w:rPr>
          <w:rFonts w:ascii="Arial" w:hAnsi="Arial" w:cs="Arial"/>
          <w:sz w:val="22"/>
          <w:szCs w:val="22"/>
        </w:rPr>
        <w:tab/>
      </w:r>
      <w:r w:rsidRPr="00A03902">
        <w:rPr>
          <w:rFonts w:ascii="Arial" w:hAnsi="Arial" w:cs="Arial"/>
          <w:sz w:val="22"/>
          <w:szCs w:val="22"/>
        </w:rPr>
        <w:t>Netflix’s ethical standards are upheld.</w:t>
      </w:r>
    </w:p>
    <w:p w14:paraId="419AA644" w14:textId="17D8B70A" w:rsidR="00911471" w:rsidRPr="00A03902" w:rsidRDefault="00911471" w:rsidP="00911471">
      <w:pPr>
        <w:spacing w:line="360" w:lineRule="auto"/>
        <w:rPr>
          <w:rFonts w:ascii="Arial" w:hAnsi="Arial" w:cs="Arial"/>
          <w:sz w:val="22"/>
          <w:szCs w:val="22"/>
        </w:rPr>
      </w:pPr>
    </w:p>
    <w:p w14:paraId="64E95E03" w14:textId="5B224CFA" w:rsidR="00911471" w:rsidRPr="00A03902" w:rsidRDefault="00CE7B12" w:rsidP="00911471">
      <w:pPr>
        <w:spacing w:line="360" w:lineRule="auto"/>
        <w:rPr>
          <w:rFonts w:ascii="Arial" w:hAnsi="Arial" w:cs="Arial"/>
          <w:sz w:val="22"/>
          <w:szCs w:val="22"/>
        </w:rPr>
      </w:pPr>
      <w:ins w:id="500" w:author="Elsabe Viljoen" w:date="2025-11-24T09:58:00Z" w16du:dateUtc="2025-11-24T07:58:00Z">
        <w:r w:rsidRPr="00A03902">
          <w:rPr>
            <w:rFonts w:ascii="Arial" w:hAnsi="Arial" w:cs="Arial"/>
            <w:sz w:val="22"/>
            <w:szCs w:val="22"/>
          </w:rPr>
          <w:t>5</w:t>
        </w:r>
      </w:ins>
      <w:del w:id="501"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.10 </w:t>
      </w:r>
      <w:r w:rsidR="00046BF2" w:rsidRPr="00A03902">
        <w:rPr>
          <w:rFonts w:ascii="Arial" w:hAnsi="Arial" w:cs="Arial"/>
          <w:sz w:val="22"/>
          <w:szCs w:val="22"/>
        </w:rPr>
        <w:tab/>
      </w:r>
      <w:r w:rsidR="008176D3" w:rsidRPr="00A03902">
        <w:rPr>
          <w:rFonts w:ascii="Arial" w:hAnsi="Arial" w:cs="Arial"/>
          <w:sz w:val="22"/>
          <w:szCs w:val="22"/>
          <w:u w:val="single"/>
          <w:rPrChange w:id="502" w:author="Elsabe Viljoen" w:date="2025-12-11T13:07:00Z" w16du:dateUtc="2025-12-11T11:07:00Z">
            <w:rPr>
              <w:rFonts w:ascii="Arial" w:hAnsi="Arial" w:cs="Arial"/>
              <w:b/>
              <w:bCs/>
              <w:sz w:val="22"/>
              <w:szCs w:val="22"/>
              <w:u w:val="single"/>
            </w:rPr>
          </w:rPrChange>
        </w:rPr>
        <w:t>Confidentiality and Protection of Contributors</w:t>
      </w:r>
    </w:p>
    <w:p w14:paraId="67C874BA" w14:textId="5D6D1AAE" w:rsidR="00911471" w:rsidRPr="00A03902" w:rsidRDefault="00CE7B12" w:rsidP="00046BF2">
      <w:pPr>
        <w:spacing w:line="360" w:lineRule="auto"/>
        <w:ind w:left="720" w:hanging="720"/>
        <w:rPr>
          <w:rFonts w:ascii="Arial" w:hAnsi="Arial" w:cs="Arial"/>
          <w:sz w:val="22"/>
          <w:szCs w:val="22"/>
        </w:rPr>
      </w:pPr>
      <w:ins w:id="503" w:author="Elsabe Viljoen" w:date="2025-11-24T09:58:00Z" w16du:dateUtc="2025-11-24T07:58:00Z">
        <w:r w:rsidRPr="00A03902">
          <w:rPr>
            <w:rFonts w:ascii="Arial" w:hAnsi="Arial" w:cs="Arial"/>
            <w:sz w:val="22"/>
            <w:szCs w:val="22"/>
          </w:rPr>
          <w:t>5</w:t>
        </w:r>
      </w:ins>
      <w:del w:id="504"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.10.1 </w:t>
      </w:r>
      <w:r w:rsidR="00046BF2" w:rsidRPr="00A03902">
        <w:rPr>
          <w:rFonts w:ascii="Arial" w:hAnsi="Arial" w:cs="Arial"/>
          <w:sz w:val="22"/>
          <w:szCs w:val="22"/>
        </w:rPr>
        <w:tab/>
      </w:r>
      <w:r w:rsidR="00911471" w:rsidRPr="00A03902">
        <w:rPr>
          <w:rFonts w:ascii="Arial" w:hAnsi="Arial" w:cs="Arial"/>
          <w:sz w:val="22"/>
          <w:szCs w:val="22"/>
        </w:rPr>
        <w:t>The Parties shall ensure that no contributor is identifiable beyond the scope of the Project without explicit consent.</w:t>
      </w:r>
    </w:p>
    <w:p w14:paraId="7B986AEB" w14:textId="77777777" w:rsidR="00046BF2" w:rsidRPr="00A03902" w:rsidRDefault="00046BF2" w:rsidP="00911471">
      <w:pPr>
        <w:spacing w:line="360" w:lineRule="auto"/>
        <w:rPr>
          <w:rFonts w:ascii="Arial" w:hAnsi="Arial" w:cs="Arial"/>
          <w:sz w:val="22"/>
          <w:szCs w:val="22"/>
        </w:rPr>
      </w:pPr>
    </w:p>
    <w:p w14:paraId="1032E308" w14:textId="05E7F79C" w:rsidR="00911471" w:rsidRPr="00A03902" w:rsidRDefault="00CE7B12" w:rsidP="00046BF2">
      <w:pPr>
        <w:spacing w:line="360" w:lineRule="auto"/>
        <w:ind w:left="720" w:hanging="720"/>
        <w:rPr>
          <w:rFonts w:ascii="Arial" w:hAnsi="Arial" w:cs="Arial"/>
          <w:sz w:val="22"/>
          <w:szCs w:val="22"/>
        </w:rPr>
      </w:pPr>
      <w:ins w:id="505" w:author="Elsabe Viljoen" w:date="2025-11-24T09:58:00Z" w16du:dateUtc="2025-11-24T07:58:00Z">
        <w:r w:rsidRPr="00A03902">
          <w:rPr>
            <w:rFonts w:ascii="Arial" w:hAnsi="Arial" w:cs="Arial"/>
            <w:sz w:val="22"/>
            <w:szCs w:val="22"/>
          </w:rPr>
          <w:t>5</w:t>
        </w:r>
      </w:ins>
      <w:del w:id="506"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.10.2 </w:t>
      </w:r>
      <w:r w:rsidR="00046BF2" w:rsidRPr="00A03902">
        <w:rPr>
          <w:rFonts w:ascii="Arial" w:hAnsi="Arial" w:cs="Arial"/>
          <w:sz w:val="22"/>
          <w:szCs w:val="22"/>
        </w:rPr>
        <w:tab/>
      </w:r>
      <w:r w:rsidR="00911471" w:rsidRPr="00A03902">
        <w:rPr>
          <w:rFonts w:ascii="Arial" w:hAnsi="Arial" w:cs="Arial"/>
          <w:sz w:val="22"/>
          <w:szCs w:val="22"/>
        </w:rPr>
        <w:t>Sensitive information such as:</w:t>
      </w:r>
      <w:r w:rsidR="00911471" w:rsidRPr="00A03902">
        <w:rPr>
          <w:rFonts w:ascii="Arial" w:hAnsi="Arial" w:cs="Arial"/>
          <w:sz w:val="22"/>
          <w:szCs w:val="22"/>
        </w:rPr>
        <w:br/>
        <w:t xml:space="preserve">(a) </w:t>
      </w:r>
      <w:r w:rsidR="00046BF2" w:rsidRPr="00A03902">
        <w:rPr>
          <w:rFonts w:ascii="Arial" w:hAnsi="Arial" w:cs="Arial"/>
          <w:sz w:val="22"/>
          <w:szCs w:val="22"/>
        </w:rPr>
        <w:tab/>
      </w:r>
      <w:r w:rsidR="00911471" w:rsidRPr="00A03902">
        <w:rPr>
          <w:rFonts w:ascii="Arial" w:hAnsi="Arial" w:cs="Arial"/>
          <w:sz w:val="22"/>
          <w:szCs w:val="22"/>
        </w:rPr>
        <w:t>residential addresses;</w:t>
      </w:r>
      <w:r w:rsidR="00911471" w:rsidRPr="00A03902">
        <w:rPr>
          <w:rFonts w:ascii="Arial" w:hAnsi="Arial" w:cs="Arial"/>
          <w:sz w:val="22"/>
          <w:szCs w:val="22"/>
        </w:rPr>
        <w:br/>
        <w:t xml:space="preserve">(b) </w:t>
      </w:r>
      <w:r w:rsidR="00046BF2" w:rsidRPr="00A03902">
        <w:rPr>
          <w:rFonts w:ascii="Arial" w:hAnsi="Arial" w:cs="Arial"/>
          <w:sz w:val="22"/>
          <w:szCs w:val="22"/>
        </w:rPr>
        <w:tab/>
      </w:r>
      <w:r w:rsidR="00911471" w:rsidRPr="00A03902">
        <w:rPr>
          <w:rFonts w:ascii="Arial" w:hAnsi="Arial" w:cs="Arial"/>
          <w:sz w:val="22"/>
          <w:szCs w:val="22"/>
        </w:rPr>
        <w:t>minors’ identities;</w:t>
      </w:r>
      <w:r w:rsidR="00911471" w:rsidRPr="00A03902">
        <w:rPr>
          <w:rFonts w:ascii="Arial" w:hAnsi="Arial" w:cs="Arial"/>
          <w:sz w:val="22"/>
          <w:szCs w:val="22"/>
        </w:rPr>
        <w:br/>
        <w:t xml:space="preserve">(c) </w:t>
      </w:r>
      <w:r w:rsidR="00046BF2" w:rsidRPr="00A03902">
        <w:rPr>
          <w:rFonts w:ascii="Arial" w:hAnsi="Arial" w:cs="Arial"/>
          <w:sz w:val="22"/>
          <w:szCs w:val="22"/>
        </w:rPr>
        <w:tab/>
      </w:r>
      <w:r w:rsidR="00911471" w:rsidRPr="00A03902">
        <w:rPr>
          <w:rFonts w:ascii="Arial" w:hAnsi="Arial" w:cs="Arial"/>
          <w:sz w:val="22"/>
          <w:szCs w:val="22"/>
        </w:rPr>
        <w:t>personal contact information;</w:t>
      </w:r>
      <w:r w:rsidR="00911471" w:rsidRPr="00A03902">
        <w:rPr>
          <w:rFonts w:ascii="Arial" w:hAnsi="Arial" w:cs="Arial"/>
          <w:sz w:val="22"/>
          <w:szCs w:val="22"/>
        </w:rPr>
        <w:br/>
        <w:t xml:space="preserve">(d) </w:t>
      </w:r>
      <w:r w:rsidR="00046BF2" w:rsidRPr="00A03902">
        <w:rPr>
          <w:rFonts w:ascii="Arial" w:hAnsi="Arial" w:cs="Arial"/>
          <w:sz w:val="22"/>
          <w:szCs w:val="22"/>
        </w:rPr>
        <w:tab/>
      </w:r>
      <w:r w:rsidR="00911471" w:rsidRPr="00A03902">
        <w:rPr>
          <w:rFonts w:ascii="Arial" w:hAnsi="Arial" w:cs="Arial"/>
          <w:sz w:val="22"/>
          <w:szCs w:val="22"/>
        </w:rPr>
        <w:t>medical histories;</w:t>
      </w:r>
      <w:r w:rsidR="00911471" w:rsidRPr="00A03902">
        <w:rPr>
          <w:rFonts w:ascii="Arial" w:hAnsi="Arial" w:cs="Arial"/>
          <w:sz w:val="22"/>
          <w:szCs w:val="22"/>
        </w:rPr>
        <w:br/>
        <w:t xml:space="preserve">(e) </w:t>
      </w:r>
      <w:r w:rsidR="00046BF2" w:rsidRPr="00A03902">
        <w:rPr>
          <w:rFonts w:ascii="Arial" w:hAnsi="Arial" w:cs="Arial"/>
          <w:sz w:val="22"/>
          <w:szCs w:val="22"/>
        </w:rPr>
        <w:tab/>
      </w:r>
      <w:r w:rsidR="00911471" w:rsidRPr="00A03902">
        <w:rPr>
          <w:rFonts w:ascii="Arial" w:hAnsi="Arial" w:cs="Arial"/>
          <w:sz w:val="22"/>
          <w:szCs w:val="22"/>
        </w:rPr>
        <w:t>unverified allegations;</w:t>
      </w:r>
      <w:r w:rsidR="00911471" w:rsidRPr="00A03902">
        <w:rPr>
          <w:rFonts w:ascii="Arial" w:hAnsi="Arial" w:cs="Arial"/>
          <w:sz w:val="22"/>
          <w:szCs w:val="22"/>
        </w:rPr>
        <w:br/>
      </w:r>
      <w:r w:rsidR="00046BF2" w:rsidRPr="00A03902">
        <w:rPr>
          <w:rFonts w:ascii="Arial" w:hAnsi="Arial" w:cs="Arial"/>
          <w:sz w:val="22"/>
          <w:szCs w:val="22"/>
        </w:rPr>
        <w:t xml:space="preserve"> </w:t>
      </w:r>
      <w:r w:rsidR="00046BF2" w:rsidRPr="00A03902">
        <w:rPr>
          <w:rFonts w:ascii="Arial" w:hAnsi="Arial" w:cs="Arial"/>
          <w:sz w:val="22"/>
          <w:szCs w:val="22"/>
        </w:rPr>
        <w:tab/>
      </w:r>
      <w:r w:rsidR="00911471" w:rsidRPr="00A03902">
        <w:rPr>
          <w:rFonts w:ascii="Arial" w:hAnsi="Arial" w:cs="Arial"/>
          <w:sz w:val="22"/>
          <w:szCs w:val="22"/>
        </w:rPr>
        <w:t>shall not be disclosed unless legally permissible and editorially justified.</w:t>
      </w:r>
    </w:p>
    <w:p w14:paraId="1E6E0AB2" w14:textId="77777777" w:rsidR="00F559D8" w:rsidRPr="00A03902" w:rsidRDefault="00F559D8" w:rsidP="00911471">
      <w:pPr>
        <w:spacing w:line="360" w:lineRule="auto"/>
        <w:rPr>
          <w:rFonts w:ascii="Arial" w:hAnsi="Arial" w:cs="Arial"/>
          <w:sz w:val="22"/>
          <w:szCs w:val="22"/>
        </w:rPr>
      </w:pPr>
    </w:p>
    <w:p w14:paraId="2832EF1E" w14:textId="014AA59C" w:rsidR="00911471" w:rsidRPr="00A03902" w:rsidRDefault="00CE7B12" w:rsidP="00911471">
      <w:pPr>
        <w:spacing w:line="360" w:lineRule="auto"/>
        <w:rPr>
          <w:rFonts w:ascii="Arial" w:hAnsi="Arial" w:cs="Arial"/>
          <w:sz w:val="22"/>
          <w:szCs w:val="22"/>
        </w:rPr>
      </w:pPr>
      <w:ins w:id="507" w:author="Elsabe Viljoen" w:date="2025-11-24T09:58:00Z" w16du:dateUtc="2025-11-24T07:58:00Z">
        <w:r w:rsidRPr="00A03902">
          <w:rPr>
            <w:rFonts w:ascii="Arial" w:hAnsi="Arial" w:cs="Arial"/>
            <w:sz w:val="22"/>
            <w:szCs w:val="22"/>
          </w:rPr>
          <w:t>5</w:t>
        </w:r>
      </w:ins>
      <w:del w:id="508"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.11</w:t>
      </w:r>
      <w:r w:rsidR="00046BF2" w:rsidRPr="00A03902">
        <w:rPr>
          <w:rFonts w:ascii="Arial" w:hAnsi="Arial" w:cs="Arial"/>
          <w:sz w:val="22"/>
          <w:szCs w:val="22"/>
        </w:rPr>
        <w:tab/>
      </w:r>
      <w:r w:rsidR="008176D3" w:rsidRPr="00A03902">
        <w:rPr>
          <w:rFonts w:ascii="Arial" w:hAnsi="Arial" w:cs="Arial"/>
          <w:sz w:val="22"/>
          <w:szCs w:val="22"/>
          <w:u w:val="single"/>
          <w:rPrChange w:id="509" w:author="Elsabe Viljoen" w:date="2025-12-11T13:07:00Z" w16du:dateUtc="2025-12-11T11:07:00Z">
            <w:rPr>
              <w:rFonts w:ascii="Arial" w:hAnsi="Arial" w:cs="Arial"/>
              <w:b/>
              <w:bCs/>
              <w:sz w:val="22"/>
              <w:szCs w:val="22"/>
              <w:u w:val="single"/>
            </w:rPr>
          </w:rPrChange>
        </w:rPr>
        <w:t>Right to Withdraw Prior to Filming</w:t>
      </w:r>
    </w:p>
    <w:p w14:paraId="450C15DC" w14:textId="4D04857B" w:rsidR="00911471" w:rsidRPr="00A03902" w:rsidRDefault="00CE7B12" w:rsidP="00046BF2">
      <w:pPr>
        <w:spacing w:line="360" w:lineRule="auto"/>
        <w:ind w:left="720" w:hanging="720"/>
        <w:rPr>
          <w:rFonts w:ascii="Arial" w:hAnsi="Arial" w:cs="Arial"/>
          <w:sz w:val="22"/>
          <w:szCs w:val="22"/>
        </w:rPr>
      </w:pPr>
      <w:ins w:id="510" w:author="Elsabe Viljoen" w:date="2025-11-24T09:58:00Z" w16du:dateUtc="2025-11-24T07:58:00Z">
        <w:r w:rsidRPr="00A03902">
          <w:rPr>
            <w:rFonts w:ascii="Arial" w:hAnsi="Arial" w:cs="Arial"/>
            <w:sz w:val="22"/>
            <w:szCs w:val="22"/>
          </w:rPr>
          <w:t>5</w:t>
        </w:r>
      </w:ins>
      <w:del w:id="511"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.11.1 </w:t>
      </w:r>
      <w:r w:rsidR="00046BF2" w:rsidRPr="00A03902">
        <w:rPr>
          <w:rFonts w:ascii="Arial" w:hAnsi="Arial" w:cs="Arial"/>
          <w:sz w:val="22"/>
          <w:szCs w:val="22"/>
        </w:rPr>
        <w:tab/>
      </w:r>
      <w:r w:rsidR="00911471" w:rsidRPr="00A03902">
        <w:rPr>
          <w:rFonts w:ascii="Arial" w:hAnsi="Arial" w:cs="Arial"/>
          <w:sz w:val="22"/>
          <w:szCs w:val="22"/>
        </w:rPr>
        <w:t>Contributors may withdraw from participation prior to the commencement of filming without penalty.</w:t>
      </w:r>
    </w:p>
    <w:p w14:paraId="4293E95D" w14:textId="77777777" w:rsidR="00046BF2" w:rsidRPr="00A03902" w:rsidRDefault="00046BF2" w:rsidP="00911471">
      <w:pPr>
        <w:spacing w:line="360" w:lineRule="auto"/>
        <w:rPr>
          <w:rFonts w:ascii="Arial" w:hAnsi="Arial" w:cs="Arial"/>
          <w:sz w:val="22"/>
          <w:szCs w:val="22"/>
        </w:rPr>
      </w:pPr>
    </w:p>
    <w:p w14:paraId="7BAF6918" w14:textId="1E9D2741" w:rsidR="00911471" w:rsidRPr="00A03902" w:rsidRDefault="00CE7B12" w:rsidP="00046BF2">
      <w:pPr>
        <w:spacing w:line="360" w:lineRule="auto"/>
        <w:ind w:left="720" w:hanging="720"/>
        <w:rPr>
          <w:rFonts w:ascii="Arial" w:hAnsi="Arial" w:cs="Arial"/>
          <w:sz w:val="22"/>
          <w:szCs w:val="22"/>
        </w:rPr>
      </w:pPr>
      <w:ins w:id="512" w:author="Elsabe Viljoen" w:date="2025-11-24T09:58:00Z" w16du:dateUtc="2025-11-24T07:58:00Z">
        <w:r w:rsidRPr="00A03902">
          <w:rPr>
            <w:rFonts w:ascii="Arial" w:hAnsi="Arial" w:cs="Arial"/>
            <w:sz w:val="22"/>
            <w:szCs w:val="22"/>
          </w:rPr>
          <w:t>5</w:t>
        </w:r>
      </w:ins>
      <w:del w:id="513" w:author="Elsabe Viljoen" w:date="2025-11-24T09:58:00Z" w16du:dateUtc="2025-11-24T07:58: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.11.2 </w:t>
      </w:r>
      <w:r w:rsidR="00046BF2" w:rsidRPr="00A03902">
        <w:rPr>
          <w:rFonts w:ascii="Arial" w:hAnsi="Arial" w:cs="Arial"/>
          <w:sz w:val="22"/>
          <w:szCs w:val="22"/>
        </w:rPr>
        <w:tab/>
      </w:r>
      <w:r w:rsidR="00911471" w:rsidRPr="00A03902">
        <w:rPr>
          <w:rFonts w:ascii="Arial" w:hAnsi="Arial" w:cs="Arial"/>
          <w:sz w:val="22"/>
          <w:szCs w:val="22"/>
        </w:rPr>
        <w:t>Once filmed, withdrawal may only be honoured where:</w:t>
      </w:r>
      <w:r w:rsidR="00911471" w:rsidRPr="00A03902">
        <w:rPr>
          <w:rFonts w:ascii="Arial" w:hAnsi="Arial" w:cs="Arial"/>
          <w:sz w:val="22"/>
          <w:szCs w:val="22"/>
        </w:rPr>
        <w:br/>
        <w:t xml:space="preserve">(a) </w:t>
      </w:r>
      <w:r w:rsidR="0044528B" w:rsidRPr="00A03902">
        <w:rPr>
          <w:rFonts w:ascii="Arial" w:hAnsi="Arial" w:cs="Arial"/>
          <w:sz w:val="22"/>
          <w:szCs w:val="22"/>
        </w:rPr>
        <w:tab/>
      </w:r>
      <w:r w:rsidR="00911471" w:rsidRPr="00A03902">
        <w:rPr>
          <w:rFonts w:ascii="Arial" w:hAnsi="Arial" w:cs="Arial"/>
          <w:sz w:val="22"/>
          <w:szCs w:val="22"/>
        </w:rPr>
        <w:t>legally permissible;</w:t>
      </w:r>
      <w:r w:rsidR="00911471" w:rsidRPr="00A03902">
        <w:rPr>
          <w:rFonts w:ascii="Arial" w:hAnsi="Arial" w:cs="Arial"/>
          <w:sz w:val="22"/>
          <w:szCs w:val="22"/>
        </w:rPr>
        <w:br/>
        <w:t xml:space="preserve">(b) </w:t>
      </w:r>
      <w:r w:rsidR="0044528B" w:rsidRPr="00A03902">
        <w:rPr>
          <w:rFonts w:ascii="Arial" w:hAnsi="Arial" w:cs="Arial"/>
          <w:sz w:val="22"/>
          <w:szCs w:val="22"/>
        </w:rPr>
        <w:tab/>
      </w:r>
      <w:r w:rsidR="00911471" w:rsidRPr="00A03902">
        <w:rPr>
          <w:rFonts w:ascii="Arial" w:hAnsi="Arial" w:cs="Arial"/>
          <w:sz w:val="22"/>
          <w:szCs w:val="22"/>
        </w:rPr>
        <w:t>ethically appropriate;</w:t>
      </w:r>
      <w:r w:rsidR="00911471" w:rsidRPr="00A03902">
        <w:rPr>
          <w:rFonts w:ascii="Arial" w:hAnsi="Arial" w:cs="Arial"/>
          <w:sz w:val="22"/>
          <w:szCs w:val="22"/>
        </w:rPr>
        <w:br/>
        <w:t xml:space="preserve">(c) </w:t>
      </w:r>
      <w:r w:rsidR="0044528B" w:rsidRPr="00A03902">
        <w:rPr>
          <w:rFonts w:ascii="Arial" w:hAnsi="Arial" w:cs="Arial"/>
          <w:sz w:val="22"/>
          <w:szCs w:val="22"/>
        </w:rPr>
        <w:tab/>
      </w:r>
      <w:r w:rsidR="00911471" w:rsidRPr="00A03902">
        <w:rPr>
          <w:rFonts w:ascii="Arial" w:hAnsi="Arial" w:cs="Arial"/>
          <w:sz w:val="22"/>
          <w:szCs w:val="22"/>
        </w:rPr>
        <w:t>consistent with Netflix requirements;</w:t>
      </w:r>
      <w:r w:rsidR="00911471" w:rsidRPr="00A03902">
        <w:rPr>
          <w:rFonts w:ascii="Arial" w:hAnsi="Arial" w:cs="Arial"/>
          <w:sz w:val="22"/>
          <w:szCs w:val="22"/>
        </w:rPr>
        <w:br/>
        <w:t xml:space="preserve">(d) </w:t>
      </w:r>
      <w:r w:rsidR="0044528B" w:rsidRPr="00A03902">
        <w:rPr>
          <w:rFonts w:ascii="Arial" w:hAnsi="Arial" w:cs="Arial"/>
          <w:sz w:val="22"/>
          <w:szCs w:val="22"/>
        </w:rPr>
        <w:tab/>
      </w:r>
      <w:r w:rsidR="00911471" w:rsidRPr="00A03902">
        <w:rPr>
          <w:rFonts w:ascii="Arial" w:hAnsi="Arial" w:cs="Arial"/>
          <w:sz w:val="22"/>
          <w:szCs w:val="22"/>
        </w:rPr>
        <w:t>not materially damaging to the Project.</w:t>
      </w:r>
    </w:p>
    <w:p w14:paraId="135FA533" w14:textId="4B5066EE" w:rsidR="00911471" w:rsidRPr="00A03902" w:rsidRDefault="00911471" w:rsidP="00911471">
      <w:pPr>
        <w:spacing w:line="360" w:lineRule="auto"/>
        <w:rPr>
          <w:rFonts w:ascii="Arial" w:hAnsi="Arial" w:cs="Arial"/>
          <w:sz w:val="22"/>
          <w:szCs w:val="22"/>
        </w:rPr>
      </w:pPr>
    </w:p>
    <w:p w14:paraId="5D7B3ED0" w14:textId="6A838EE4" w:rsidR="00482EA2" w:rsidRPr="00A03902" w:rsidDel="00CE7B12" w:rsidRDefault="00482EA2" w:rsidP="00911471">
      <w:pPr>
        <w:spacing w:line="360" w:lineRule="auto"/>
        <w:rPr>
          <w:del w:id="514" w:author="Elsabe Viljoen" w:date="2025-11-24T09:59:00Z" w16du:dateUtc="2025-11-24T07:59:00Z"/>
          <w:rFonts w:ascii="Arial" w:hAnsi="Arial" w:cs="Arial"/>
          <w:sz w:val="22"/>
          <w:szCs w:val="22"/>
        </w:rPr>
      </w:pPr>
    </w:p>
    <w:p w14:paraId="57514328" w14:textId="1504ABE3" w:rsidR="00911471" w:rsidRPr="00A03902" w:rsidRDefault="00911471" w:rsidP="0044528B">
      <w:pPr>
        <w:spacing w:line="360" w:lineRule="auto"/>
        <w:ind w:left="720" w:hanging="720"/>
        <w:rPr>
          <w:rFonts w:ascii="Arial" w:hAnsi="Arial" w:cs="Arial"/>
          <w:sz w:val="22"/>
          <w:szCs w:val="22"/>
        </w:rPr>
      </w:pPr>
      <w:del w:id="515" w:author="Elsabe Viljoen" w:date="2025-11-24T09:59:00Z" w16du:dateUtc="2025-11-24T07:59:00Z">
        <w:r w:rsidRPr="00A03902" w:rsidDel="00CE7B12">
          <w:rPr>
            <w:rFonts w:ascii="Arial" w:hAnsi="Arial" w:cs="Arial"/>
            <w:sz w:val="22"/>
            <w:szCs w:val="22"/>
          </w:rPr>
          <w:delText>6</w:delText>
        </w:r>
      </w:del>
      <w:ins w:id="516" w:author="Elsabe Viljoen" w:date="2025-11-24T09:59:00Z" w16du:dateUtc="2025-11-24T07:59:00Z">
        <w:r w:rsidR="00CE7B12" w:rsidRPr="00A03902">
          <w:rPr>
            <w:rFonts w:ascii="Arial" w:hAnsi="Arial" w:cs="Arial"/>
            <w:sz w:val="22"/>
            <w:szCs w:val="22"/>
          </w:rPr>
          <w:t>5</w:t>
        </w:r>
      </w:ins>
      <w:r w:rsidRPr="00A03902">
        <w:rPr>
          <w:rFonts w:ascii="Arial" w:hAnsi="Arial" w:cs="Arial"/>
          <w:sz w:val="22"/>
          <w:szCs w:val="22"/>
        </w:rPr>
        <w:t xml:space="preserve">.12 </w:t>
      </w:r>
      <w:r w:rsidR="0044528B" w:rsidRPr="00A03902">
        <w:rPr>
          <w:rFonts w:ascii="Arial" w:hAnsi="Arial" w:cs="Arial"/>
          <w:sz w:val="22"/>
          <w:szCs w:val="22"/>
        </w:rPr>
        <w:tab/>
      </w:r>
      <w:r w:rsidR="008176D3" w:rsidRPr="00A03902">
        <w:rPr>
          <w:rFonts w:ascii="Arial" w:hAnsi="Arial" w:cs="Arial"/>
          <w:sz w:val="22"/>
          <w:szCs w:val="22"/>
          <w:u w:val="single"/>
          <w:rPrChange w:id="517" w:author="Elsabe Viljoen" w:date="2025-12-11T13:07:00Z" w16du:dateUtc="2025-12-11T11:07:00Z">
            <w:rPr>
              <w:rFonts w:ascii="Arial" w:hAnsi="Arial" w:cs="Arial"/>
              <w:b/>
              <w:bCs/>
              <w:sz w:val="22"/>
              <w:szCs w:val="22"/>
              <w:u w:val="single"/>
            </w:rPr>
          </w:rPrChange>
        </w:rPr>
        <w:t>Interpreters, Cultural Sensitivity and Multilingual Participation</w:t>
      </w:r>
    </w:p>
    <w:p w14:paraId="62AC9958" w14:textId="65F5520B" w:rsidR="0044528B" w:rsidRPr="00A03902" w:rsidRDefault="00CE7B12" w:rsidP="00911471">
      <w:pPr>
        <w:spacing w:line="360" w:lineRule="auto"/>
        <w:rPr>
          <w:rFonts w:ascii="Arial" w:hAnsi="Arial" w:cs="Arial"/>
          <w:sz w:val="22"/>
          <w:szCs w:val="22"/>
        </w:rPr>
      </w:pPr>
      <w:ins w:id="518" w:author="Elsabe Viljoen" w:date="2025-11-24T09:59:00Z" w16du:dateUtc="2025-11-24T07:59:00Z">
        <w:r w:rsidRPr="00A03902">
          <w:rPr>
            <w:rFonts w:ascii="Arial" w:hAnsi="Arial" w:cs="Arial"/>
            <w:sz w:val="22"/>
            <w:szCs w:val="22"/>
          </w:rPr>
          <w:t>5</w:t>
        </w:r>
      </w:ins>
      <w:del w:id="519" w:author="Elsabe Viljoen" w:date="2025-11-24T09:59:00Z" w16du:dateUtc="2025-11-24T07:59:00Z">
        <w:r w:rsidR="00911471" w:rsidRPr="00A03902" w:rsidDel="00CE7B12">
          <w:rPr>
            <w:rFonts w:ascii="Arial" w:hAnsi="Arial" w:cs="Arial"/>
            <w:sz w:val="22"/>
            <w:szCs w:val="22"/>
          </w:rPr>
          <w:delText>6</w:delText>
        </w:r>
      </w:del>
      <w:r w:rsidR="00911471" w:rsidRPr="00A03902">
        <w:rPr>
          <w:rFonts w:ascii="Arial" w:hAnsi="Arial" w:cs="Arial"/>
          <w:sz w:val="22"/>
          <w:szCs w:val="22"/>
        </w:rPr>
        <w:t>.12.1</w:t>
      </w:r>
      <w:r w:rsidR="0044528B" w:rsidRPr="00A03902">
        <w:rPr>
          <w:rFonts w:ascii="Arial" w:hAnsi="Arial" w:cs="Arial"/>
          <w:sz w:val="22"/>
          <w:szCs w:val="22"/>
        </w:rPr>
        <w:tab/>
      </w:r>
      <w:r w:rsidR="00911471" w:rsidRPr="00A03902">
        <w:rPr>
          <w:rFonts w:ascii="Arial" w:hAnsi="Arial" w:cs="Arial"/>
          <w:sz w:val="22"/>
          <w:szCs w:val="22"/>
        </w:rPr>
        <w:t xml:space="preserve">Where contributors speak in isiZulu, Hindi, Urdu, Gujarati, Afrikaans, English or other </w:t>
      </w:r>
    </w:p>
    <w:p w14:paraId="7B33C06E" w14:textId="77777777" w:rsidR="0044528B" w:rsidRPr="00A03902" w:rsidRDefault="00911471" w:rsidP="0044528B">
      <w:pPr>
        <w:spacing w:line="360" w:lineRule="auto"/>
        <w:ind w:left="1418" w:hanging="698"/>
        <w:rPr>
          <w:rFonts w:ascii="Arial" w:hAnsi="Arial" w:cs="Arial"/>
          <w:sz w:val="22"/>
          <w:szCs w:val="22"/>
        </w:rPr>
      </w:pPr>
      <w:r w:rsidRPr="00A03902">
        <w:rPr>
          <w:rFonts w:ascii="Arial" w:hAnsi="Arial" w:cs="Arial"/>
          <w:sz w:val="22"/>
          <w:szCs w:val="22"/>
        </w:rPr>
        <w:t>languages, the Parties shall ensure:</w:t>
      </w:r>
    </w:p>
    <w:p w14:paraId="058BE9D5" w14:textId="06B4268A" w:rsidR="0044528B" w:rsidRPr="00A03902" w:rsidRDefault="00911471" w:rsidP="0044528B">
      <w:pPr>
        <w:spacing w:line="360" w:lineRule="auto"/>
        <w:ind w:left="1418" w:hanging="698"/>
        <w:rPr>
          <w:rFonts w:ascii="Arial" w:hAnsi="Arial" w:cs="Arial"/>
          <w:sz w:val="22"/>
          <w:szCs w:val="22"/>
        </w:rPr>
      </w:pPr>
      <w:r w:rsidRPr="00A03902">
        <w:rPr>
          <w:rFonts w:ascii="Arial" w:hAnsi="Arial" w:cs="Arial"/>
          <w:sz w:val="22"/>
          <w:szCs w:val="22"/>
        </w:rPr>
        <w:t xml:space="preserve">(a) </w:t>
      </w:r>
      <w:r w:rsidR="0044528B" w:rsidRPr="00A03902">
        <w:rPr>
          <w:rFonts w:ascii="Arial" w:hAnsi="Arial" w:cs="Arial"/>
          <w:sz w:val="22"/>
          <w:szCs w:val="22"/>
        </w:rPr>
        <w:tab/>
      </w:r>
      <w:r w:rsidRPr="00A03902">
        <w:rPr>
          <w:rFonts w:ascii="Arial" w:hAnsi="Arial" w:cs="Arial"/>
          <w:sz w:val="22"/>
          <w:szCs w:val="22"/>
        </w:rPr>
        <w:t xml:space="preserve">accurate </w:t>
      </w:r>
      <w:proofErr w:type="gramStart"/>
      <w:r w:rsidRPr="00A03902">
        <w:rPr>
          <w:rFonts w:ascii="Arial" w:hAnsi="Arial" w:cs="Arial"/>
          <w:sz w:val="22"/>
          <w:szCs w:val="22"/>
        </w:rPr>
        <w:t>interpretation;</w:t>
      </w:r>
      <w:proofErr w:type="gramEnd"/>
    </w:p>
    <w:p w14:paraId="230EBCFC" w14:textId="48371E73" w:rsidR="0044528B" w:rsidRPr="00A03902" w:rsidRDefault="00911471" w:rsidP="0044528B">
      <w:pPr>
        <w:spacing w:line="360" w:lineRule="auto"/>
        <w:ind w:left="1418" w:hanging="698"/>
        <w:rPr>
          <w:rFonts w:ascii="Arial" w:hAnsi="Arial" w:cs="Arial"/>
          <w:sz w:val="22"/>
          <w:szCs w:val="22"/>
        </w:rPr>
      </w:pPr>
      <w:r w:rsidRPr="00A03902">
        <w:rPr>
          <w:rFonts w:ascii="Arial" w:hAnsi="Arial" w:cs="Arial"/>
          <w:sz w:val="22"/>
          <w:szCs w:val="22"/>
        </w:rPr>
        <w:t xml:space="preserve">(b) </w:t>
      </w:r>
      <w:r w:rsidR="0044528B" w:rsidRPr="00A03902">
        <w:rPr>
          <w:rFonts w:ascii="Arial" w:hAnsi="Arial" w:cs="Arial"/>
          <w:sz w:val="22"/>
          <w:szCs w:val="22"/>
        </w:rPr>
        <w:tab/>
      </w:r>
      <w:r w:rsidRPr="00A03902">
        <w:rPr>
          <w:rFonts w:ascii="Arial" w:hAnsi="Arial" w:cs="Arial"/>
          <w:sz w:val="22"/>
          <w:szCs w:val="22"/>
        </w:rPr>
        <w:t xml:space="preserve">cultural </w:t>
      </w:r>
      <w:proofErr w:type="gramStart"/>
      <w:r w:rsidRPr="00A03902">
        <w:rPr>
          <w:rFonts w:ascii="Arial" w:hAnsi="Arial" w:cs="Arial"/>
          <w:sz w:val="22"/>
          <w:szCs w:val="22"/>
        </w:rPr>
        <w:t>sensitivity;</w:t>
      </w:r>
      <w:proofErr w:type="gramEnd"/>
    </w:p>
    <w:p w14:paraId="171B2055" w14:textId="76C34B36" w:rsidR="0044528B" w:rsidRPr="00A03902" w:rsidRDefault="00911471" w:rsidP="0044528B">
      <w:pPr>
        <w:spacing w:line="360" w:lineRule="auto"/>
        <w:ind w:left="1418" w:hanging="698"/>
        <w:rPr>
          <w:rFonts w:ascii="Arial" w:hAnsi="Arial" w:cs="Arial"/>
          <w:sz w:val="22"/>
          <w:szCs w:val="22"/>
        </w:rPr>
      </w:pPr>
      <w:r w:rsidRPr="00A03902">
        <w:rPr>
          <w:rFonts w:ascii="Arial" w:hAnsi="Arial" w:cs="Arial"/>
          <w:sz w:val="22"/>
          <w:szCs w:val="22"/>
        </w:rPr>
        <w:t xml:space="preserve">(c) </w:t>
      </w:r>
      <w:r w:rsidR="0044528B" w:rsidRPr="00A03902">
        <w:rPr>
          <w:rFonts w:ascii="Arial" w:hAnsi="Arial" w:cs="Arial"/>
          <w:sz w:val="22"/>
          <w:szCs w:val="22"/>
        </w:rPr>
        <w:tab/>
      </w:r>
      <w:r w:rsidRPr="00A03902">
        <w:rPr>
          <w:rFonts w:ascii="Arial" w:hAnsi="Arial" w:cs="Arial"/>
          <w:sz w:val="22"/>
          <w:szCs w:val="22"/>
        </w:rPr>
        <w:t xml:space="preserve">non-distortion of </w:t>
      </w:r>
      <w:proofErr w:type="gramStart"/>
      <w:r w:rsidRPr="00A03902">
        <w:rPr>
          <w:rFonts w:ascii="Arial" w:hAnsi="Arial" w:cs="Arial"/>
          <w:sz w:val="22"/>
          <w:szCs w:val="22"/>
        </w:rPr>
        <w:t>meaning;</w:t>
      </w:r>
      <w:proofErr w:type="gramEnd"/>
    </w:p>
    <w:p w14:paraId="638A471F" w14:textId="3D29498F" w:rsidR="00911471" w:rsidRPr="00A03902" w:rsidRDefault="00911471" w:rsidP="0044528B">
      <w:pPr>
        <w:spacing w:line="360" w:lineRule="auto"/>
        <w:ind w:left="1418" w:hanging="698"/>
        <w:rPr>
          <w:rFonts w:ascii="Arial" w:hAnsi="Arial" w:cs="Arial"/>
          <w:sz w:val="22"/>
          <w:szCs w:val="22"/>
        </w:rPr>
      </w:pPr>
      <w:r w:rsidRPr="00A03902">
        <w:rPr>
          <w:rFonts w:ascii="Arial" w:hAnsi="Arial" w:cs="Arial"/>
          <w:sz w:val="22"/>
          <w:szCs w:val="22"/>
        </w:rPr>
        <w:t xml:space="preserve">(d) </w:t>
      </w:r>
      <w:r w:rsidR="0044528B" w:rsidRPr="00A03902">
        <w:rPr>
          <w:rFonts w:ascii="Arial" w:hAnsi="Arial" w:cs="Arial"/>
          <w:sz w:val="22"/>
          <w:szCs w:val="22"/>
        </w:rPr>
        <w:tab/>
      </w:r>
      <w:r w:rsidRPr="00A03902">
        <w:rPr>
          <w:rFonts w:ascii="Arial" w:hAnsi="Arial" w:cs="Arial"/>
          <w:sz w:val="22"/>
          <w:szCs w:val="22"/>
        </w:rPr>
        <w:t>correct subtitle translation.</w:t>
      </w:r>
    </w:p>
    <w:p w14:paraId="4AD75830" w14:textId="73F7BF00" w:rsidR="00911471" w:rsidRPr="00A03902" w:rsidRDefault="00911471" w:rsidP="00911471">
      <w:pPr>
        <w:spacing w:line="360" w:lineRule="auto"/>
        <w:rPr>
          <w:rFonts w:ascii="Arial" w:hAnsi="Arial" w:cs="Arial"/>
          <w:sz w:val="22"/>
          <w:szCs w:val="22"/>
        </w:rPr>
      </w:pPr>
    </w:p>
    <w:p w14:paraId="425F00CE" w14:textId="520AD540" w:rsidR="00911471" w:rsidRPr="00A03902" w:rsidRDefault="00CE7B12" w:rsidP="00911471">
      <w:pPr>
        <w:spacing w:line="360" w:lineRule="auto"/>
        <w:rPr>
          <w:rFonts w:ascii="Arial" w:hAnsi="Arial" w:cs="Arial"/>
          <w:sz w:val="22"/>
          <w:szCs w:val="22"/>
        </w:rPr>
      </w:pPr>
      <w:ins w:id="520" w:author="Elsabe Viljoen" w:date="2025-11-24T09:59:00Z" w16du:dateUtc="2025-11-24T07:59:00Z">
        <w:r w:rsidRPr="00A03902">
          <w:rPr>
            <w:rFonts w:ascii="Arial" w:hAnsi="Arial" w:cs="Arial"/>
            <w:sz w:val="22"/>
            <w:szCs w:val="22"/>
          </w:rPr>
          <w:t>5</w:t>
        </w:r>
      </w:ins>
      <w:del w:id="521" w:author="Elsabe Viljoen" w:date="2025-11-24T09:59:00Z" w16du:dateUtc="2025-11-24T07:59: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.13 </w:t>
      </w:r>
      <w:r w:rsidR="0044528B" w:rsidRPr="00A03902">
        <w:rPr>
          <w:rFonts w:ascii="Arial" w:hAnsi="Arial" w:cs="Arial"/>
          <w:sz w:val="22"/>
          <w:szCs w:val="22"/>
        </w:rPr>
        <w:tab/>
      </w:r>
      <w:r w:rsidR="008176D3" w:rsidRPr="00A03902">
        <w:rPr>
          <w:rFonts w:ascii="Arial" w:hAnsi="Arial" w:cs="Arial"/>
          <w:sz w:val="22"/>
          <w:szCs w:val="22"/>
          <w:u w:val="single"/>
          <w:rPrChange w:id="522" w:author="Elsabe Viljoen" w:date="2025-12-11T13:07:00Z" w16du:dateUtc="2025-12-11T11:07:00Z">
            <w:rPr>
              <w:rFonts w:ascii="Arial" w:hAnsi="Arial" w:cs="Arial"/>
              <w:b/>
              <w:bCs/>
              <w:sz w:val="22"/>
              <w:szCs w:val="22"/>
              <w:u w:val="single"/>
            </w:rPr>
          </w:rPrChange>
        </w:rPr>
        <w:t xml:space="preserve">Special Provisions </w:t>
      </w:r>
      <w:proofErr w:type="gramStart"/>
      <w:r w:rsidR="008176D3" w:rsidRPr="00A03902">
        <w:rPr>
          <w:rFonts w:ascii="Arial" w:hAnsi="Arial" w:cs="Arial"/>
          <w:sz w:val="22"/>
          <w:szCs w:val="22"/>
          <w:u w:val="single"/>
          <w:rPrChange w:id="523" w:author="Elsabe Viljoen" w:date="2025-12-11T13:07:00Z" w16du:dateUtc="2025-12-11T11:07:00Z">
            <w:rPr>
              <w:rFonts w:ascii="Arial" w:hAnsi="Arial" w:cs="Arial"/>
              <w:b/>
              <w:bCs/>
              <w:sz w:val="22"/>
              <w:szCs w:val="22"/>
              <w:u w:val="single"/>
            </w:rPr>
          </w:rPrChange>
        </w:rPr>
        <w:t>For</w:t>
      </w:r>
      <w:proofErr w:type="gramEnd"/>
      <w:r w:rsidR="008176D3" w:rsidRPr="00A03902">
        <w:rPr>
          <w:rFonts w:ascii="Arial" w:hAnsi="Arial" w:cs="Arial"/>
          <w:sz w:val="22"/>
          <w:szCs w:val="22"/>
          <w:u w:val="single"/>
          <w:rPrChange w:id="524" w:author="Elsabe Viljoen" w:date="2025-12-11T13:07:00Z" w16du:dateUtc="2025-12-11T11:07:00Z">
            <w:rPr>
              <w:rFonts w:ascii="Arial" w:hAnsi="Arial" w:cs="Arial"/>
              <w:b/>
              <w:bCs/>
              <w:sz w:val="22"/>
              <w:szCs w:val="22"/>
              <w:u w:val="single"/>
            </w:rPr>
          </w:rPrChange>
        </w:rPr>
        <w:t xml:space="preserve"> the Subject</w:t>
      </w:r>
    </w:p>
    <w:p w14:paraId="51AEB0BB" w14:textId="32F63664" w:rsidR="00911471" w:rsidRPr="008F296B" w:rsidRDefault="00CE7B12" w:rsidP="0044528B">
      <w:pPr>
        <w:spacing w:line="360" w:lineRule="auto"/>
        <w:ind w:left="720" w:hanging="720"/>
        <w:rPr>
          <w:rFonts w:ascii="Arial" w:hAnsi="Arial" w:cs="Arial"/>
          <w:sz w:val="22"/>
          <w:szCs w:val="22"/>
        </w:rPr>
      </w:pPr>
      <w:ins w:id="525" w:author="Elsabe Viljoen" w:date="2025-11-24T09:59:00Z" w16du:dateUtc="2025-11-24T07:59:00Z">
        <w:r w:rsidRPr="00A03902">
          <w:rPr>
            <w:rFonts w:ascii="Arial" w:hAnsi="Arial" w:cs="Arial"/>
            <w:sz w:val="22"/>
            <w:szCs w:val="22"/>
          </w:rPr>
          <w:t>5</w:t>
        </w:r>
      </w:ins>
      <w:del w:id="526" w:author="Elsabe Viljoen" w:date="2025-11-24T09:59:00Z" w16du:dateUtc="2025-11-24T07:59:00Z">
        <w:r w:rsidR="00911471" w:rsidRPr="00A03902" w:rsidDel="00CE7B12">
          <w:rPr>
            <w:rFonts w:ascii="Arial" w:hAnsi="Arial" w:cs="Arial"/>
            <w:sz w:val="22"/>
            <w:szCs w:val="22"/>
          </w:rPr>
          <w:delText>6</w:delText>
        </w:r>
      </w:del>
      <w:r w:rsidR="00911471" w:rsidRPr="00A03902">
        <w:rPr>
          <w:rFonts w:ascii="Arial" w:hAnsi="Arial" w:cs="Arial"/>
          <w:sz w:val="22"/>
          <w:szCs w:val="22"/>
        </w:rPr>
        <w:t xml:space="preserve">.13.1 </w:t>
      </w:r>
      <w:r w:rsidR="0044528B" w:rsidRPr="00A03902">
        <w:rPr>
          <w:rFonts w:ascii="Arial" w:hAnsi="Arial" w:cs="Arial"/>
          <w:sz w:val="22"/>
          <w:szCs w:val="22"/>
        </w:rPr>
        <w:tab/>
      </w:r>
      <w:r w:rsidR="00911471" w:rsidRPr="00A03902">
        <w:rPr>
          <w:rFonts w:ascii="Arial" w:hAnsi="Arial" w:cs="Arial"/>
          <w:sz w:val="22"/>
          <w:szCs w:val="22"/>
        </w:rPr>
        <w:t>If the Subject or her representatives are approached for a right-of-reply or interview, all interactions must comply with:</w:t>
      </w:r>
      <w:r w:rsidR="00911471" w:rsidRPr="00A03902">
        <w:rPr>
          <w:rFonts w:ascii="Arial" w:hAnsi="Arial" w:cs="Arial"/>
          <w:sz w:val="22"/>
          <w:szCs w:val="22"/>
        </w:rPr>
        <w:br/>
      </w:r>
      <w:r w:rsidR="00911471" w:rsidRPr="008F296B">
        <w:rPr>
          <w:rFonts w:ascii="Arial" w:hAnsi="Arial" w:cs="Arial"/>
          <w:sz w:val="22"/>
          <w:szCs w:val="22"/>
        </w:rPr>
        <w:t xml:space="preserve">(a) </w:t>
      </w:r>
      <w:r w:rsidR="0044528B" w:rsidRPr="008F296B">
        <w:rPr>
          <w:rFonts w:ascii="Arial" w:hAnsi="Arial" w:cs="Arial"/>
          <w:sz w:val="22"/>
          <w:szCs w:val="22"/>
        </w:rPr>
        <w:tab/>
      </w:r>
      <w:r w:rsidR="00911471" w:rsidRPr="008F296B">
        <w:rPr>
          <w:rFonts w:ascii="Arial" w:hAnsi="Arial" w:cs="Arial"/>
          <w:sz w:val="22"/>
          <w:szCs w:val="22"/>
        </w:rPr>
        <w:t>legal counsel’s guidance;</w:t>
      </w:r>
      <w:r w:rsidR="00911471" w:rsidRPr="008F296B">
        <w:rPr>
          <w:rFonts w:ascii="Arial" w:hAnsi="Arial" w:cs="Arial"/>
          <w:sz w:val="22"/>
          <w:szCs w:val="22"/>
        </w:rPr>
        <w:br/>
        <w:t xml:space="preserve">(b) </w:t>
      </w:r>
      <w:r w:rsidR="0044528B" w:rsidRPr="008F296B">
        <w:rPr>
          <w:rFonts w:ascii="Arial" w:hAnsi="Arial" w:cs="Arial"/>
          <w:sz w:val="22"/>
          <w:szCs w:val="22"/>
        </w:rPr>
        <w:tab/>
      </w:r>
      <w:r w:rsidR="00911471" w:rsidRPr="008F296B">
        <w:rPr>
          <w:rFonts w:ascii="Arial" w:hAnsi="Arial" w:cs="Arial"/>
          <w:sz w:val="22"/>
          <w:szCs w:val="22"/>
        </w:rPr>
        <w:t>prison or psychiatric facility protocols;</w:t>
      </w:r>
      <w:r w:rsidR="00911471" w:rsidRPr="008F296B">
        <w:rPr>
          <w:rFonts w:ascii="Arial" w:hAnsi="Arial" w:cs="Arial"/>
          <w:sz w:val="22"/>
          <w:szCs w:val="22"/>
        </w:rPr>
        <w:br/>
        <w:t>(c)</w:t>
      </w:r>
      <w:r w:rsidR="0044528B" w:rsidRPr="008F296B">
        <w:rPr>
          <w:rFonts w:ascii="Arial" w:hAnsi="Arial" w:cs="Arial"/>
          <w:sz w:val="22"/>
          <w:szCs w:val="22"/>
        </w:rPr>
        <w:tab/>
      </w:r>
      <w:r w:rsidR="00911471" w:rsidRPr="008F296B">
        <w:rPr>
          <w:rFonts w:ascii="Arial" w:hAnsi="Arial" w:cs="Arial"/>
          <w:sz w:val="22"/>
          <w:szCs w:val="22"/>
        </w:rPr>
        <w:t xml:space="preserve"> Netflix requirements for high-risk contributors;</w:t>
      </w:r>
      <w:r w:rsidR="00911471" w:rsidRPr="008F296B">
        <w:rPr>
          <w:rFonts w:ascii="Arial" w:hAnsi="Arial" w:cs="Arial"/>
          <w:sz w:val="22"/>
          <w:szCs w:val="22"/>
        </w:rPr>
        <w:br/>
        <w:t xml:space="preserve">(d) </w:t>
      </w:r>
      <w:r w:rsidR="0044528B" w:rsidRPr="008F296B">
        <w:rPr>
          <w:rFonts w:ascii="Arial" w:hAnsi="Arial" w:cs="Arial"/>
          <w:sz w:val="22"/>
          <w:szCs w:val="22"/>
        </w:rPr>
        <w:tab/>
      </w:r>
      <w:r w:rsidR="00911471" w:rsidRPr="008F296B">
        <w:rPr>
          <w:rFonts w:ascii="Arial" w:hAnsi="Arial" w:cs="Arial"/>
          <w:sz w:val="22"/>
          <w:szCs w:val="22"/>
        </w:rPr>
        <w:t>rules governing incarcerated or medically detained individuals.</w:t>
      </w:r>
    </w:p>
    <w:p w14:paraId="404E4993" w14:textId="77777777" w:rsidR="0044528B" w:rsidRPr="008F296B" w:rsidRDefault="0044528B" w:rsidP="00911471">
      <w:pPr>
        <w:spacing w:line="360" w:lineRule="auto"/>
        <w:rPr>
          <w:rFonts w:ascii="Arial" w:hAnsi="Arial" w:cs="Arial"/>
          <w:sz w:val="22"/>
          <w:szCs w:val="22"/>
        </w:rPr>
      </w:pPr>
    </w:p>
    <w:p w14:paraId="35BEE43B" w14:textId="04F87662" w:rsidR="00911471" w:rsidRPr="008F296B" w:rsidRDefault="00CE7B12" w:rsidP="00911471">
      <w:pPr>
        <w:spacing w:line="360" w:lineRule="auto"/>
        <w:rPr>
          <w:rFonts w:ascii="Arial" w:hAnsi="Arial" w:cs="Arial"/>
          <w:sz w:val="22"/>
          <w:szCs w:val="22"/>
        </w:rPr>
      </w:pPr>
      <w:ins w:id="527" w:author="Elsabe Viljoen" w:date="2025-11-24T09:59:00Z" w16du:dateUtc="2025-11-24T07:59:00Z">
        <w:r>
          <w:rPr>
            <w:rFonts w:ascii="Arial" w:hAnsi="Arial" w:cs="Arial"/>
            <w:sz w:val="22"/>
            <w:szCs w:val="22"/>
          </w:rPr>
          <w:t>5</w:t>
        </w:r>
      </w:ins>
      <w:del w:id="528" w:author="Elsabe Viljoen" w:date="2025-11-24T09:59:00Z" w16du:dateUtc="2025-11-24T07:59:00Z">
        <w:r w:rsidR="00911471" w:rsidRPr="008F296B" w:rsidDel="00CE7B12">
          <w:rPr>
            <w:rFonts w:ascii="Arial" w:hAnsi="Arial" w:cs="Arial"/>
            <w:sz w:val="22"/>
            <w:szCs w:val="22"/>
          </w:rPr>
          <w:delText>6</w:delText>
        </w:r>
      </w:del>
      <w:r w:rsidR="00911471" w:rsidRPr="008F296B">
        <w:rPr>
          <w:rFonts w:ascii="Arial" w:hAnsi="Arial" w:cs="Arial"/>
          <w:sz w:val="22"/>
          <w:szCs w:val="22"/>
        </w:rPr>
        <w:t xml:space="preserve">.13.2 </w:t>
      </w:r>
      <w:r w:rsidR="0044528B" w:rsidRPr="008F296B">
        <w:rPr>
          <w:rFonts w:ascii="Arial" w:hAnsi="Arial" w:cs="Arial"/>
          <w:sz w:val="22"/>
          <w:szCs w:val="22"/>
        </w:rPr>
        <w:tab/>
      </w:r>
      <w:r w:rsidR="00911471" w:rsidRPr="008F296B">
        <w:rPr>
          <w:rFonts w:ascii="Arial" w:hAnsi="Arial" w:cs="Arial"/>
          <w:sz w:val="22"/>
          <w:szCs w:val="22"/>
        </w:rPr>
        <w:t>Under no circumstances may the Subject be paid for participation.</w:t>
      </w:r>
    </w:p>
    <w:p w14:paraId="109DBA1E" w14:textId="77777777" w:rsidR="008B4279" w:rsidRPr="008F296B" w:rsidRDefault="008B4279" w:rsidP="008B4279">
      <w:pPr>
        <w:spacing w:line="360" w:lineRule="auto"/>
        <w:rPr>
          <w:rFonts w:ascii="Arial" w:hAnsi="Arial" w:cs="Arial"/>
          <w:sz w:val="22"/>
          <w:szCs w:val="22"/>
        </w:rPr>
      </w:pPr>
    </w:p>
    <w:p w14:paraId="313D75E7" w14:textId="0A5B29A5" w:rsidR="00046BF2" w:rsidRPr="008F296B" w:rsidRDefault="00CE7B12" w:rsidP="00576ED6">
      <w:pPr>
        <w:spacing w:line="360" w:lineRule="auto"/>
        <w:ind w:left="720" w:hanging="720"/>
        <w:rPr>
          <w:rFonts w:ascii="Arial" w:hAnsi="Arial" w:cs="Arial"/>
          <w:b/>
          <w:bCs/>
          <w:sz w:val="22"/>
          <w:szCs w:val="22"/>
          <w:u w:val="single"/>
        </w:rPr>
      </w:pPr>
      <w:ins w:id="529" w:author="Elsabe Viljoen" w:date="2025-11-24T09:59:00Z" w16du:dateUtc="2025-11-24T07:59:00Z">
        <w:r w:rsidRPr="00CE7B12">
          <w:rPr>
            <w:rFonts w:ascii="Arial" w:hAnsi="Arial" w:cs="Arial"/>
            <w:b/>
            <w:bCs/>
            <w:sz w:val="22"/>
            <w:szCs w:val="22"/>
            <w:rPrChange w:id="530" w:author="Elsabe Viljoen" w:date="2025-11-24T09:59:00Z" w16du:dateUtc="2025-11-24T07:59:00Z">
              <w:rPr>
                <w:rFonts w:ascii="Arial" w:hAnsi="Arial" w:cs="Arial"/>
                <w:sz w:val="22"/>
                <w:szCs w:val="22"/>
              </w:rPr>
            </w:rPrChange>
          </w:rPr>
          <w:t>6</w:t>
        </w:r>
      </w:ins>
      <w:del w:id="531" w:author="Elsabe Viljoen" w:date="2025-11-24T09:59:00Z" w16du:dateUtc="2025-11-24T07:59:00Z">
        <w:r w:rsidR="00046BF2" w:rsidRPr="00CE7B12" w:rsidDel="00CE7B12">
          <w:rPr>
            <w:rFonts w:ascii="Arial" w:hAnsi="Arial" w:cs="Arial"/>
            <w:b/>
            <w:bCs/>
            <w:sz w:val="22"/>
            <w:szCs w:val="22"/>
            <w:rPrChange w:id="532" w:author="Elsabe Viljoen" w:date="2025-11-24T09:59:00Z" w16du:dateUtc="2025-11-24T07:59:00Z">
              <w:rPr>
                <w:rFonts w:ascii="Arial" w:hAnsi="Arial" w:cs="Arial"/>
                <w:sz w:val="22"/>
                <w:szCs w:val="22"/>
              </w:rPr>
            </w:rPrChange>
          </w:rPr>
          <w:delText>7</w:delText>
        </w:r>
      </w:del>
      <w:r w:rsidR="00046BF2" w:rsidRPr="00CE7B12">
        <w:rPr>
          <w:rFonts w:ascii="Arial" w:hAnsi="Arial" w:cs="Arial"/>
          <w:b/>
          <w:bCs/>
          <w:sz w:val="22"/>
          <w:szCs w:val="22"/>
          <w:rPrChange w:id="533" w:author="Elsabe Viljoen" w:date="2025-11-24T09:59:00Z" w16du:dateUtc="2025-11-24T07:59:00Z">
            <w:rPr>
              <w:rFonts w:ascii="Arial" w:hAnsi="Arial" w:cs="Arial"/>
              <w:sz w:val="22"/>
              <w:szCs w:val="22"/>
            </w:rPr>
          </w:rPrChange>
        </w:rPr>
        <w:t>.</w:t>
      </w:r>
      <w:r w:rsidR="00046BF2" w:rsidRPr="008F296B">
        <w:rPr>
          <w:rFonts w:ascii="Arial" w:hAnsi="Arial" w:cs="Arial"/>
          <w:sz w:val="22"/>
          <w:szCs w:val="22"/>
        </w:rPr>
        <w:t xml:space="preserve"> </w:t>
      </w:r>
      <w:r w:rsidR="00576ED6" w:rsidRPr="008F296B">
        <w:rPr>
          <w:rFonts w:ascii="Arial" w:hAnsi="Arial" w:cs="Arial"/>
          <w:sz w:val="22"/>
          <w:szCs w:val="22"/>
        </w:rPr>
        <w:tab/>
      </w:r>
      <w:r w:rsidR="00046BF2" w:rsidRPr="008F296B">
        <w:rPr>
          <w:rFonts w:ascii="Arial" w:hAnsi="Arial" w:cs="Arial"/>
          <w:b/>
          <w:bCs/>
          <w:sz w:val="22"/>
          <w:szCs w:val="22"/>
          <w:u w:val="single"/>
        </w:rPr>
        <w:t>INTELLECTUAL PROPERTY, RIGHTS OWNERSHIP, ARCHIVAL LICENSING AND CHAIN OF TITLE</w:t>
      </w:r>
    </w:p>
    <w:p w14:paraId="1DE0FF5A" w14:textId="2DF576AA" w:rsidR="00046BF2" w:rsidRPr="00A03902" w:rsidRDefault="00046BF2" w:rsidP="00046BF2">
      <w:pPr>
        <w:spacing w:line="360" w:lineRule="auto"/>
        <w:rPr>
          <w:rFonts w:ascii="Arial" w:hAnsi="Arial" w:cs="Arial"/>
          <w:sz w:val="22"/>
          <w:szCs w:val="22"/>
        </w:rPr>
      </w:pPr>
      <w:del w:id="534" w:author="Elsabe Viljoen" w:date="2025-11-24T10:07:00Z" w16du:dateUtc="2025-11-24T08:07:00Z">
        <w:r w:rsidRPr="008F296B" w:rsidDel="004923E8">
          <w:rPr>
            <w:rFonts w:ascii="Arial" w:hAnsi="Arial" w:cs="Arial"/>
            <w:sz w:val="22"/>
            <w:szCs w:val="22"/>
          </w:rPr>
          <w:delText>7.</w:delText>
        </w:r>
      </w:del>
      <w:ins w:id="535" w:author="Elsabe Viljoen" w:date="2025-11-24T10:07:00Z" w16du:dateUtc="2025-11-24T08:07:00Z">
        <w:r w:rsidR="004923E8">
          <w:rPr>
            <w:rFonts w:ascii="Arial" w:hAnsi="Arial" w:cs="Arial"/>
            <w:sz w:val="22"/>
            <w:szCs w:val="22"/>
          </w:rPr>
          <w:t>6</w:t>
        </w:r>
      </w:ins>
      <w:ins w:id="536" w:author="Elsabe Viljoen" w:date="2025-11-24T11:54:00Z" w16du:dateUtc="2025-11-24T09:54:00Z">
        <w:r w:rsidR="00E03360">
          <w:rPr>
            <w:rFonts w:ascii="Arial" w:hAnsi="Arial" w:cs="Arial"/>
            <w:sz w:val="22"/>
            <w:szCs w:val="22"/>
          </w:rPr>
          <w:t>.</w:t>
        </w:r>
      </w:ins>
      <w:r w:rsidRPr="008F296B">
        <w:rPr>
          <w:rFonts w:ascii="Arial" w:hAnsi="Arial" w:cs="Arial"/>
          <w:sz w:val="22"/>
          <w:szCs w:val="22"/>
        </w:rPr>
        <w:t xml:space="preserve">1 </w:t>
      </w:r>
      <w:r w:rsidR="00576ED6" w:rsidRPr="008F296B">
        <w:rPr>
          <w:rFonts w:ascii="Arial" w:hAnsi="Arial" w:cs="Arial"/>
          <w:sz w:val="22"/>
          <w:szCs w:val="22"/>
        </w:rPr>
        <w:tab/>
      </w:r>
      <w:r w:rsidR="008176D3" w:rsidRPr="00A03902">
        <w:rPr>
          <w:rFonts w:ascii="Arial" w:hAnsi="Arial" w:cs="Arial"/>
          <w:sz w:val="22"/>
          <w:szCs w:val="22"/>
          <w:u w:val="single"/>
          <w:rPrChange w:id="537" w:author="Elsabe Viljoen" w:date="2025-12-11T13:08:00Z" w16du:dateUtc="2025-12-11T11:08:00Z">
            <w:rPr>
              <w:rFonts w:ascii="Arial" w:hAnsi="Arial" w:cs="Arial"/>
              <w:b/>
              <w:bCs/>
              <w:sz w:val="22"/>
              <w:szCs w:val="22"/>
              <w:u w:val="single"/>
            </w:rPr>
          </w:rPrChange>
        </w:rPr>
        <w:t>General Principles of Intellectual Property Ownership</w:t>
      </w:r>
    </w:p>
    <w:p w14:paraId="5BB0F0C4" w14:textId="59C018D8" w:rsidR="00046BF2" w:rsidRPr="00A03902" w:rsidRDefault="004923E8">
      <w:pPr>
        <w:spacing w:line="360" w:lineRule="auto"/>
        <w:ind w:left="720" w:hanging="720"/>
        <w:jc w:val="both"/>
        <w:rPr>
          <w:rFonts w:ascii="Arial" w:hAnsi="Arial" w:cs="Arial"/>
          <w:sz w:val="22"/>
          <w:szCs w:val="22"/>
        </w:rPr>
        <w:pPrChange w:id="538" w:author="Elsabe Viljoen" w:date="2025-11-28T06:46:00Z" w16du:dateUtc="2025-11-28T04:46:00Z">
          <w:pPr>
            <w:spacing w:line="360" w:lineRule="auto"/>
            <w:ind w:left="720" w:hanging="720"/>
          </w:pPr>
        </w:pPrChange>
      </w:pPr>
      <w:ins w:id="539" w:author="Elsabe Viljoen" w:date="2025-11-24T10:07:00Z" w16du:dateUtc="2025-11-24T08:07:00Z">
        <w:r w:rsidRPr="00A03902">
          <w:rPr>
            <w:rFonts w:ascii="Arial" w:hAnsi="Arial" w:cs="Arial"/>
            <w:sz w:val="22"/>
            <w:szCs w:val="22"/>
          </w:rPr>
          <w:t>6</w:t>
        </w:r>
      </w:ins>
      <w:del w:id="540"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.1.1 </w:t>
      </w:r>
      <w:r w:rsidR="00576ED6" w:rsidRPr="00A03902">
        <w:rPr>
          <w:rFonts w:ascii="Arial" w:hAnsi="Arial" w:cs="Arial"/>
          <w:sz w:val="22"/>
          <w:szCs w:val="22"/>
        </w:rPr>
        <w:tab/>
      </w:r>
      <w:r w:rsidR="00046BF2" w:rsidRPr="00A03902">
        <w:rPr>
          <w:rFonts w:ascii="Arial" w:hAnsi="Arial" w:cs="Arial"/>
          <w:sz w:val="22"/>
          <w:szCs w:val="22"/>
        </w:rPr>
        <w:t>The Parties acknowledge that the successful commissioning of the Project by Netflix requires the establishment, maintenance and delivery of a complete and undisputed Chain of Title, demonstrating clear, exclusive, and unencumbered ownership of all rights necessary to produce, exploit, distribute and deliver the Project.</w:t>
      </w:r>
    </w:p>
    <w:p w14:paraId="390E8EE3" w14:textId="77777777" w:rsidR="00CF4B2E" w:rsidRPr="00A03902" w:rsidRDefault="00CF4B2E">
      <w:pPr>
        <w:spacing w:line="360" w:lineRule="auto"/>
        <w:jc w:val="both"/>
        <w:rPr>
          <w:rFonts w:ascii="Arial" w:hAnsi="Arial" w:cs="Arial"/>
          <w:sz w:val="22"/>
          <w:szCs w:val="22"/>
        </w:rPr>
        <w:pPrChange w:id="541" w:author="Elsabe Viljoen" w:date="2025-11-28T06:46:00Z" w16du:dateUtc="2025-11-28T04:46:00Z">
          <w:pPr>
            <w:spacing w:line="360" w:lineRule="auto"/>
          </w:pPr>
        </w:pPrChange>
      </w:pPr>
    </w:p>
    <w:p w14:paraId="2E117D93" w14:textId="7F82E40D" w:rsidR="00046BF2" w:rsidRPr="00A03902" w:rsidRDefault="00046BF2">
      <w:pPr>
        <w:spacing w:line="360" w:lineRule="auto"/>
        <w:ind w:left="720" w:hanging="720"/>
        <w:jc w:val="both"/>
        <w:rPr>
          <w:rFonts w:ascii="Arial" w:hAnsi="Arial" w:cs="Arial"/>
          <w:sz w:val="22"/>
          <w:szCs w:val="22"/>
        </w:rPr>
        <w:pPrChange w:id="542" w:author="Elsabe Viljoen" w:date="2025-11-28T06:46:00Z" w16du:dateUtc="2025-11-28T04:46:00Z">
          <w:pPr>
            <w:spacing w:line="360" w:lineRule="auto"/>
            <w:ind w:left="720" w:hanging="720"/>
          </w:pPr>
        </w:pPrChange>
      </w:pPr>
      <w:del w:id="543" w:author="Elsabe Viljoen" w:date="2025-11-24T10:07:00Z" w16du:dateUtc="2025-11-24T08:07:00Z">
        <w:r w:rsidRPr="00A03902" w:rsidDel="004923E8">
          <w:rPr>
            <w:rFonts w:ascii="Arial" w:hAnsi="Arial" w:cs="Arial"/>
            <w:sz w:val="22"/>
            <w:szCs w:val="22"/>
          </w:rPr>
          <w:delText>7</w:delText>
        </w:r>
      </w:del>
      <w:ins w:id="544" w:author="Elsabe Viljoen" w:date="2025-11-24T10:07:00Z" w16du:dateUtc="2025-11-24T08:07:00Z">
        <w:r w:rsidR="004923E8" w:rsidRPr="00A03902">
          <w:rPr>
            <w:rFonts w:ascii="Arial" w:hAnsi="Arial" w:cs="Arial"/>
            <w:sz w:val="22"/>
            <w:szCs w:val="22"/>
          </w:rPr>
          <w:t>6</w:t>
        </w:r>
      </w:ins>
      <w:r w:rsidRPr="00A03902">
        <w:rPr>
          <w:rFonts w:ascii="Arial" w:hAnsi="Arial" w:cs="Arial"/>
          <w:sz w:val="22"/>
          <w:szCs w:val="22"/>
        </w:rPr>
        <w:t xml:space="preserve">.1.2 </w:t>
      </w:r>
      <w:r w:rsidR="00CF4B2E" w:rsidRPr="00A03902">
        <w:rPr>
          <w:rFonts w:ascii="Arial" w:hAnsi="Arial" w:cs="Arial"/>
          <w:sz w:val="22"/>
          <w:szCs w:val="22"/>
        </w:rPr>
        <w:tab/>
      </w:r>
      <w:r w:rsidRPr="00A03902">
        <w:rPr>
          <w:rFonts w:ascii="Arial" w:hAnsi="Arial" w:cs="Arial"/>
          <w:sz w:val="22"/>
          <w:szCs w:val="22"/>
        </w:rPr>
        <w:t>The Parties agree that the Project shall constitute a wholly original audiovisual work, and that all rights created through the development, pre-production, production and post-production phases shall vest exclusively in the Special Purpose Vehicle (“SPV”), which shall be jointly owned by Infinity Films and Idea</w:t>
      </w:r>
      <w:r w:rsidR="008176D3" w:rsidRPr="00A03902">
        <w:rPr>
          <w:rFonts w:ascii="Arial" w:hAnsi="Arial" w:cs="Arial"/>
          <w:sz w:val="22"/>
          <w:szCs w:val="22"/>
        </w:rPr>
        <w:t xml:space="preserve"> </w:t>
      </w:r>
      <w:r w:rsidRPr="00A03902">
        <w:rPr>
          <w:rFonts w:ascii="Arial" w:hAnsi="Arial" w:cs="Arial"/>
          <w:sz w:val="22"/>
          <w:szCs w:val="22"/>
        </w:rPr>
        <w:t>Candy in equal shares.</w:t>
      </w:r>
    </w:p>
    <w:p w14:paraId="07039BB6" w14:textId="77777777" w:rsidR="00CF4B2E" w:rsidRPr="00A03902" w:rsidRDefault="00CF4B2E">
      <w:pPr>
        <w:spacing w:line="360" w:lineRule="auto"/>
        <w:jc w:val="both"/>
        <w:rPr>
          <w:rFonts w:ascii="Arial" w:hAnsi="Arial" w:cs="Arial"/>
          <w:sz w:val="22"/>
          <w:szCs w:val="22"/>
        </w:rPr>
        <w:pPrChange w:id="545" w:author="Elsabe Viljoen" w:date="2025-11-28T06:46:00Z" w16du:dateUtc="2025-11-28T04:46:00Z">
          <w:pPr>
            <w:spacing w:line="360" w:lineRule="auto"/>
          </w:pPr>
        </w:pPrChange>
      </w:pPr>
    </w:p>
    <w:p w14:paraId="700B393B" w14:textId="09AB1C17" w:rsidR="00046BF2" w:rsidRPr="00A03902" w:rsidRDefault="00046BF2">
      <w:pPr>
        <w:spacing w:line="360" w:lineRule="auto"/>
        <w:ind w:left="720" w:hanging="720"/>
        <w:jc w:val="both"/>
        <w:rPr>
          <w:ins w:id="546" w:author="Elsabe Viljoen" w:date="2025-12-11T12:38:00Z" w16du:dateUtc="2025-12-11T10:38:00Z"/>
          <w:rFonts w:ascii="Arial" w:hAnsi="Arial" w:cs="Arial"/>
          <w:sz w:val="22"/>
          <w:szCs w:val="22"/>
        </w:rPr>
      </w:pPr>
      <w:del w:id="547" w:author="Elsabe Viljoen" w:date="2025-11-24T10:07:00Z" w16du:dateUtc="2025-11-24T08:07:00Z">
        <w:r w:rsidRPr="00A03902" w:rsidDel="004923E8">
          <w:rPr>
            <w:rFonts w:ascii="Arial" w:hAnsi="Arial" w:cs="Arial"/>
            <w:sz w:val="22"/>
            <w:szCs w:val="22"/>
          </w:rPr>
          <w:delText>7</w:delText>
        </w:r>
      </w:del>
      <w:ins w:id="548" w:author="Elsabe Viljoen" w:date="2025-11-24T10:07:00Z" w16du:dateUtc="2025-11-24T08:07:00Z">
        <w:r w:rsidR="004923E8" w:rsidRPr="00A03902">
          <w:rPr>
            <w:rFonts w:ascii="Arial" w:hAnsi="Arial" w:cs="Arial"/>
            <w:sz w:val="22"/>
            <w:szCs w:val="22"/>
          </w:rPr>
          <w:t>6</w:t>
        </w:r>
      </w:ins>
      <w:r w:rsidRPr="00A03902">
        <w:rPr>
          <w:rFonts w:ascii="Arial" w:hAnsi="Arial" w:cs="Arial"/>
          <w:sz w:val="22"/>
          <w:szCs w:val="22"/>
        </w:rPr>
        <w:t xml:space="preserve">.1.3 </w:t>
      </w:r>
      <w:r w:rsidR="00CF4B2E" w:rsidRPr="00A03902">
        <w:rPr>
          <w:rFonts w:ascii="Arial" w:hAnsi="Arial" w:cs="Arial"/>
          <w:sz w:val="22"/>
          <w:szCs w:val="22"/>
        </w:rPr>
        <w:tab/>
      </w:r>
      <w:r w:rsidRPr="00A03902">
        <w:rPr>
          <w:rFonts w:ascii="Arial" w:hAnsi="Arial" w:cs="Arial"/>
          <w:sz w:val="22"/>
          <w:szCs w:val="22"/>
        </w:rPr>
        <w:t>Until such time as the SPV is incorporated, each Party shall assign to the SPV — automatically and without further compensation — all intellectual property, materials, contributions, concepts, scripts, footage, graphics, designs, and creative work related to the Project.</w:t>
      </w:r>
    </w:p>
    <w:p w14:paraId="721177DA" w14:textId="77777777" w:rsidR="00C521CE" w:rsidRPr="00A03902" w:rsidRDefault="00C521CE">
      <w:pPr>
        <w:spacing w:line="360" w:lineRule="auto"/>
        <w:ind w:left="720" w:hanging="720"/>
        <w:jc w:val="both"/>
        <w:rPr>
          <w:ins w:id="549" w:author="Elsabe Viljoen" w:date="2025-12-11T12:38:00Z" w16du:dateUtc="2025-12-11T10:38:00Z"/>
          <w:rFonts w:ascii="Arial" w:hAnsi="Arial" w:cs="Arial"/>
          <w:sz w:val="22"/>
          <w:szCs w:val="22"/>
        </w:rPr>
      </w:pPr>
    </w:p>
    <w:p w14:paraId="7C9F0FCA" w14:textId="0411C29F" w:rsidR="00C521CE" w:rsidRPr="00A03902" w:rsidRDefault="00C521CE" w:rsidP="00C521CE">
      <w:pPr>
        <w:spacing w:line="360" w:lineRule="auto"/>
        <w:ind w:left="720" w:hanging="720"/>
        <w:jc w:val="both"/>
        <w:rPr>
          <w:ins w:id="550" w:author="Elsabe Viljoen" w:date="2025-12-11T12:38:00Z"/>
          <w:rFonts w:ascii="Arial" w:hAnsi="Arial" w:cs="Arial"/>
          <w:sz w:val="22"/>
          <w:szCs w:val="22"/>
          <w:rPrChange w:id="551" w:author="Elsabe Viljoen" w:date="2025-12-11T13:08:00Z" w16du:dateUtc="2025-12-11T11:08:00Z">
            <w:rPr>
              <w:ins w:id="552" w:author="Elsabe Viljoen" w:date="2025-12-11T12:38:00Z"/>
              <w:rFonts w:ascii="Arial" w:hAnsi="Arial" w:cs="Arial"/>
              <w:b/>
              <w:bCs/>
              <w:sz w:val="22"/>
              <w:szCs w:val="22"/>
            </w:rPr>
          </w:rPrChange>
        </w:rPr>
      </w:pPr>
      <w:ins w:id="553" w:author="Elsabe Viljoen" w:date="2025-12-11T12:38:00Z">
        <w:r w:rsidRPr="00A03902">
          <w:rPr>
            <w:rFonts w:ascii="Arial" w:hAnsi="Arial" w:cs="Arial"/>
            <w:sz w:val="22"/>
            <w:szCs w:val="22"/>
            <w:rPrChange w:id="554" w:author="Elsabe Viljoen" w:date="2025-12-11T13:08:00Z" w16du:dateUtc="2025-12-11T11:08:00Z">
              <w:rPr>
                <w:rFonts w:ascii="Arial" w:hAnsi="Arial" w:cs="Arial"/>
                <w:b/>
                <w:bCs/>
                <w:sz w:val="22"/>
                <w:szCs w:val="22"/>
              </w:rPr>
            </w:rPrChange>
          </w:rPr>
          <w:t xml:space="preserve">6.1.4 </w:t>
        </w:r>
      </w:ins>
      <w:ins w:id="555" w:author="Elsabe Viljoen" w:date="2025-12-11T12:38:00Z" w16du:dateUtc="2025-12-11T10:38:00Z">
        <w:r w:rsidRPr="00A03902">
          <w:rPr>
            <w:rFonts w:ascii="Arial" w:hAnsi="Arial" w:cs="Arial"/>
            <w:sz w:val="22"/>
            <w:szCs w:val="22"/>
            <w:rPrChange w:id="556" w:author="Elsabe Viljoen" w:date="2025-12-11T13:08:00Z" w16du:dateUtc="2025-12-11T11:08:00Z">
              <w:rPr>
                <w:rFonts w:ascii="Arial" w:hAnsi="Arial" w:cs="Arial"/>
                <w:b/>
                <w:bCs/>
                <w:sz w:val="22"/>
                <w:szCs w:val="22"/>
              </w:rPr>
            </w:rPrChange>
          </w:rPr>
          <w:tab/>
        </w:r>
      </w:ins>
      <w:ins w:id="557" w:author="Elsabe Viljoen" w:date="2025-12-11T12:38:00Z">
        <w:r w:rsidRPr="00A03902">
          <w:rPr>
            <w:rFonts w:ascii="Arial" w:hAnsi="Arial" w:cs="Arial"/>
            <w:sz w:val="22"/>
            <w:szCs w:val="22"/>
            <w:u w:val="single"/>
            <w:rPrChange w:id="558" w:author="Elsabe Viljoen" w:date="2025-12-11T13:08:00Z" w16du:dateUtc="2025-12-11T11:08:00Z">
              <w:rPr>
                <w:rFonts w:ascii="Arial" w:hAnsi="Arial" w:cs="Arial"/>
                <w:b/>
                <w:bCs/>
                <w:sz w:val="22"/>
                <w:szCs w:val="22"/>
              </w:rPr>
            </w:rPrChange>
          </w:rPr>
          <w:t>Chain and Flow of Rights to Netflix</w:t>
        </w:r>
      </w:ins>
    </w:p>
    <w:p w14:paraId="7D2DABFE" w14:textId="77777777" w:rsidR="00C521CE" w:rsidRPr="00A03902" w:rsidRDefault="00C521CE" w:rsidP="00C521CE">
      <w:pPr>
        <w:spacing w:line="360" w:lineRule="auto"/>
        <w:ind w:left="720"/>
        <w:jc w:val="both"/>
        <w:rPr>
          <w:ins w:id="559" w:author="Elsabe Viljoen" w:date="2025-12-11T12:38:00Z"/>
          <w:rFonts w:ascii="Arial" w:hAnsi="Arial" w:cs="Arial"/>
          <w:sz w:val="22"/>
          <w:szCs w:val="22"/>
        </w:rPr>
        <w:pPrChange w:id="560" w:author="Elsabe Viljoen" w:date="2025-12-11T12:38:00Z" w16du:dateUtc="2025-12-11T10:38:00Z">
          <w:pPr>
            <w:spacing w:line="360" w:lineRule="auto"/>
            <w:ind w:left="720" w:hanging="720"/>
            <w:jc w:val="both"/>
          </w:pPr>
        </w:pPrChange>
      </w:pPr>
      <w:ins w:id="561" w:author="Elsabe Viljoen" w:date="2025-12-11T12:38:00Z">
        <w:r w:rsidRPr="00A03902">
          <w:rPr>
            <w:rFonts w:ascii="Arial" w:hAnsi="Arial" w:cs="Arial"/>
            <w:sz w:val="22"/>
            <w:szCs w:val="22"/>
          </w:rPr>
          <w:t>The Parties agree that upon commissioning by Netflix, all rights in and to the Project, including all Development Materials, Production Materials, Derivative Materials, underlying rights, and all associated intellectual property created by either Party or any contributor, shall flow through the SPV solely for administrative purposes and shall ultimately vest in Netflix pursuant to the Development Agreement and any Commissioning Agreement entered into with Netflix. The SPV’s ownership shall be custodial in nature, solely for the purpose of effecting production, and shall not derogate from Netflix’s ultimate and exclusive ownership of the Project and all rights therein.</w:t>
        </w:r>
      </w:ins>
    </w:p>
    <w:p w14:paraId="0801A556" w14:textId="533E4D24" w:rsidR="00C521CE" w:rsidRPr="00A03902" w:rsidDel="00C521CE" w:rsidRDefault="00C521CE">
      <w:pPr>
        <w:spacing w:line="360" w:lineRule="auto"/>
        <w:ind w:left="720" w:hanging="720"/>
        <w:jc w:val="both"/>
        <w:rPr>
          <w:del w:id="562" w:author="Elsabe Viljoen" w:date="2025-12-11T12:38:00Z" w16du:dateUtc="2025-12-11T10:38:00Z"/>
          <w:rFonts w:ascii="Arial" w:hAnsi="Arial" w:cs="Arial"/>
          <w:sz w:val="22"/>
          <w:szCs w:val="22"/>
        </w:rPr>
        <w:pPrChange w:id="563" w:author="Elsabe Viljoen" w:date="2025-11-28T06:46:00Z" w16du:dateUtc="2025-11-28T04:46:00Z">
          <w:pPr>
            <w:spacing w:line="360" w:lineRule="auto"/>
            <w:ind w:left="720" w:hanging="720"/>
          </w:pPr>
        </w:pPrChange>
      </w:pPr>
    </w:p>
    <w:p w14:paraId="7609CBCF" w14:textId="77777777" w:rsidR="004923E8" w:rsidRPr="00A03902" w:rsidRDefault="004923E8">
      <w:pPr>
        <w:spacing w:line="360" w:lineRule="auto"/>
        <w:jc w:val="both"/>
        <w:rPr>
          <w:ins w:id="564" w:author="Elsabe Viljoen" w:date="2025-11-24T10:07:00Z" w16du:dateUtc="2025-11-24T08:07:00Z"/>
          <w:rFonts w:ascii="Arial" w:hAnsi="Arial" w:cs="Arial"/>
          <w:sz w:val="22"/>
          <w:szCs w:val="22"/>
        </w:rPr>
        <w:pPrChange w:id="565" w:author="Elsabe Viljoen" w:date="2025-11-28T06:46:00Z" w16du:dateUtc="2025-11-28T04:46:00Z">
          <w:pPr>
            <w:spacing w:line="360" w:lineRule="auto"/>
          </w:pPr>
        </w:pPrChange>
      </w:pPr>
    </w:p>
    <w:p w14:paraId="7653B872" w14:textId="15D5C45E" w:rsidR="00046BF2" w:rsidRPr="00A03902" w:rsidRDefault="00046BF2">
      <w:pPr>
        <w:spacing w:line="360" w:lineRule="auto"/>
        <w:jc w:val="both"/>
        <w:rPr>
          <w:rFonts w:ascii="Arial" w:hAnsi="Arial" w:cs="Arial"/>
          <w:sz w:val="22"/>
          <w:szCs w:val="22"/>
        </w:rPr>
        <w:pPrChange w:id="566" w:author="Elsabe Viljoen" w:date="2025-11-28T06:46:00Z" w16du:dateUtc="2025-11-28T04:46:00Z">
          <w:pPr>
            <w:spacing w:line="360" w:lineRule="auto"/>
          </w:pPr>
        </w:pPrChange>
      </w:pPr>
      <w:del w:id="567" w:author="Elsabe Viljoen" w:date="2025-11-24T10:07:00Z" w16du:dateUtc="2025-11-24T08:07:00Z">
        <w:r w:rsidRPr="00A03902" w:rsidDel="004923E8">
          <w:rPr>
            <w:rFonts w:ascii="Arial" w:hAnsi="Arial" w:cs="Arial"/>
            <w:sz w:val="22"/>
            <w:szCs w:val="22"/>
          </w:rPr>
          <w:delText>7</w:delText>
        </w:r>
      </w:del>
      <w:ins w:id="568" w:author="Elsabe Viljoen" w:date="2025-11-24T10:07:00Z" w16du:dateUtc="2025-11-24T08:07:00Z">
        <w:r w:rsidR="004923E8" w:rsidRPr="00A03902">
          <w:rPr>
            <w:rFonts w:ascii="Arial" w:hAnsi="Arial" w:cs="Arial"/>
            <w:sz w:val="22"/>
            <w:szCs w:val="22"/>
          </w:rPr>
          <w:t>6</w:t>
        </w:r>
      </w:ins>
      <w:r w:rsidRPr="00A03902">
        <w:rPr>
          <w:rFonts w:ascii="Arial" w:hAnsi="Arial" w:cs="Arial"/>
          <w:sz w:val="22"/>
          <w:szCs w:val="22"/>
        </w:rPr>
        <w:t xml:space="preserve">.2 </w:t>
      </w:r>
      <w:r w:rsidR="00CF4B2E" w:rsidRPr="00A03902">
        <w:rPr>
          <w:rFonts w:ascii="Arial" w:hAnsi="Arial" w:cs="Arial"/>
          <w:sz w:val="22"/>
          <w:szCs w:val="22"/>
        </w:rPr>
        <w:tab/>
      </w:r>
      <w:r w:rsidR="008176D3" w:rsidRPr="00A03902">
        <w:rPr>
          <w:rFonts w:ascii="Arial" w:hAnsi="Arial" w:cs="Arial"/>
          <w:sz w:val="22"/>
          <w:szCs w:val="22"/>
          <w:u w:val="single"/>
          <w:rPrChange w:id="569" w:author="Elsabe Viljoen" w:date="2025-12-11T13:08:00Z" w16du:dateUtc="2025-12-11T11:08:00Z">
            <w:rPr>
              <w:rFonts w:ascii="Arial" w:hAnsi="Arial" w:cs="Arial"/>
              <w:b/>
              <w:bCs/>
              <w:sz w:val="22"/>
              <w:szCs w:val="22"/>
              <w:u w:val="single"/>
            </w:rPr>
          </w:rPrChange>
        </w:rPr>
        <w:t>Ownership of Development Materials</w:t>
      </w:r>
    </w:p>
    <w:p w14:paraId="04D7E0BC" w14:textId="5C84DAFB" w:rsidR="00046BF2" w:rsidRPr="00A03902" w:rsidRDefault="004923E8">
      <w:pPr>
        <w:spacing w:line="360" w:lineRule="auto"/>
        <w:ind w:left="720" w:hanging="720"/>
        <w:jc w:val="both"/>
        <w:rPr>
          <w:rFonts w:ascii="Arial" w:hAnsi="Arial" w:cs="Arial"/>
          <w:sz w:val="22"/>
          <w:szCs w:val="22"/>
        </w:rPr>
        <w:pPrChange w:id="570" w:author="Elsabe Viljoen" w:date="2025-11-28T06:46:00Z" w16du:dateUtc="2025-11-28T04:46:00Z">
          <w:pPr>
            <w:spacing w:line="360" w:lineRule="auto"/>
            <w:ind w:left="720" w:hanging="720"/>
          </w:pPr>
        </w:pPrChange>
      </w:pPr>
      <w:ins w:id="571" w:author="Elsabe Viljoen" w:date="2025-11-24T10:07:00Z" w16du:dateUtc="2025-11-24T08:07:00Z">
        <w:r w:rsidRPr="00A03902">
          <w:rPr>
            <w:rFonts w:ascii="Arial" w:hAnsi="Arial" w:cs="Arial"/>
            <w:sz w:val="22"/>
            <w:szCs w:val="22"/>
          </w:rPr>
          <w:t>6</w:t>
        </w:r>
      </w:ins>
      <w:del w:id="572"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.2.1 </w:t>
      </w:r>
      <w:r w:rsidR="00CF4B2E" w:rsidRPr="00A03902">
        <w:rPr>
          <w:rFonts w:ascii="Arial" w:hAnsi="Arial" w:cs="Arial"/>
          <w:sz w:val="22"/>
          <w:szCs w:val="22"/>
        </w:rPr>
        <w:tab/>
      </w:r>
      <w:r w:rsidR="00046BF2" w:rsidRPr="00A03902">
        <w:rPr>
          <w:rFonts w:ascii="Arial" w:hAnsi="Arial" w:cs="Arial"/>
          <w:sz w:val="22"/>
          <w:szCs w:val="22"/>
        </w:rPr>
        <w:t>All materials created during the Development Phase</w:t>
      </w:r>
      <w:r w:rsidR="00CF4B2E" w:rsidRPr="00A03902">
        <w:rPr>
          <w:rFonts w:ascii="Arial" w:hAnsi="Arial" w:cs="Arial"/>
          <w:sz w:val="22"/>
          <w:szCs w:val="22"/>
        </w:rPr>
        <w:t xml:space="preserve">, </w:t>
      </w:r>
      <w:r w:rsidR="00046BF2" w:rsidRPr="00A03902">
        <w:rPr>
          <w:rFonts w:ascii="Arial" w:hAnsi="Arial" w:cs="Arial"/>
          <w:sz w:val="22"/>
          <w:szCs w:val="22"/>
        </w:rPr>
        <w:t xml:space="preserve">including research documents, outlines, treatments, scripts, structural maps, interview frameworks, character analyses, legal opinions, archive lists, access documents and </w:t>
      </w:r>
      <w:r w:rsidR="008176D3" w:rsidRPr="00A03902">
        <w:rPr>
          <w:rFonts w:ascii="Arial" w:hAnsi="Arial" w:cs="Arial"/>
          <w:sz w:val="22"/>
          <w:szCs w:val="22"/>
        </w:rPr>
        <w:t>deliverables, shall</w:t>
      </w:r>
      <w:r w:rsidR="00046BF2" w:rsidRPr="00A03902">
        <w:rPr>
          <w:rFonts w:ascii="Arial" w:hAnsi="Arial" w:cs="Arial"/>
          <w:sz w:val="22"/>
          <w:szCs w:val="22"/>
        </w:rPr>
        <w:t xml:space="preserve"> be owned jointly by the Parties until the SPV is incorporated.</w:t>
      </w:r>
    </w:p>
    <w:p w14:paraId="3D9530E9" w14:textId="77777777" w:rsidR="00CF4B2E" w:rsidRPr="00A03902" w:rsidRDefault="00CF4B2E">
      <w:pPr>
        <w:spacing w:line="360" w:lineRule="auto"/>
        <w:jc w:val="both"/>
        <w:rPr>
          <w:rFonts w:ascii="Arial" w:hAnsi="Arial" w:cs="Arial"/>
          <w:sz w:val="22"/>
          <w:szCs w:val="22"/>
        </w:rPr>
        <w:pPrChange w:id="573" w:author="Elsabe Viljoen" w:date="2025-11-28T06:46:00Z" w16du:dateUtc="2025-11-28T04:46:00Z">
          <w:pPr>
            <w:spacing w:line="360" w:lineRule="auto"/>
          </w:pPr>
        </w:pPrChange>
      </w:pPr>
    </w:p>
    <w:p w14:paraId="68D52E63" w14:textId="385E9FD5" w:rsidR="00046BF2" w:rsidRPr="00A03902" w:rsidRDefault="004923E8">
      <w:pPr>
        <w:spacing w:line="360" w:lineRule="auto"/>
        <w:ind w:left="720" w:hanging="720"/>
        <w:jc w:val="both"/>
        <w:rPr>
          <w:rFonts w:ascii="Arial" w:hAnsi="Arial" w:cs="Arial"/>
          <w:sz w:val="22"/>
          <w:szCs w:val="22"/>
        </w:rPr>
        <w:pPrChange w:id="574" w:author="Elsabe Viljoen" w:date="2025-11-28T06:46:00Z" w16du:dateUtc="2025-11-28T04:46:00Z">
          <w:pPr>
            <w:spacing w:line="360" w:lineRule="auto"/>
            <w:ind w:left="720" w:hanging="720"/>
          </w:pPr>
        </w:pPrChange>
      </w:pPr>
      <w:ins w:id="575" w:author="Elsabe Viljoen" w:date="2025-11-24T10:07:00Z" w16du:dateUtc="2025-11-24T08:07:00Z">
        <w:r w:rsidRPr="00A03902">
          <w:rPr>
            <w:rFonts w:ascii="Arial" w:hAnsi="Arial" w:cs="Arial"/>
            <w:sz w:val="22"/>
            <w:szCs w:val="22"/>
          </w:rPr>
          <w:t>6</w:t>
        </w:r>
      </w:ins>
      <w:del w:id="576"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.2.2 </w:t>
      </w:r>
      <w:r w:rsidR="00CF4B2E" w:rsidRPr="00A03902">
        <w:rPr>
          <w:rFonts w:ascii="Arial" w:hAnsi="Arial" w:cs="Arial"/>
          <w:sz w:val="22"/>
          <w:szCs w:val="22"/>
        </w:rPr>
        <w:tab/>
      </w:r>
      <w:r w:rsidR="00046BF2" w:rsidRPr="00A03902">
        <w:rPr>
          <w:rFonts w:ascii="Arial" w:hAnsi="Arial" w:cs="Arial"/>
          <w:sz w:val="22"/>
          <w:szCs w:val="22"/>
        </w:rPr>
        <w:t>Upon incorporation of the SPV, each Party shall execute a formal written assignment transferring all rights in such materials to the SPV.</w:t>
      </w:r>
    </w:p>
    <w:p w14:paraId="20F33CC8" w14:textId="77777777" w:rsidR="00CF4B2E" w:rsidRPr="00A03902" w:rsidRDefault="00CF4B2E">
      <w:pPr>
        <w:spacing w:line="360" w:lineRule="auto"/>
        <w:jc w:val="both"/>
        <w:rPr>
          <w:rFonts w:ascii="Arial" w:hAnsi="Arial" w:cs="Arial"/>
          <w:sz w:val="22"/>
          <w:szCs w:val="22"/>
        </w:rPr>
        <w:pPrChange w:id="577" w:author="Elsabe Viljoen" w:date="2025-11-28T06:46:00Z" w16du:dateUtc="2025-11-28T04:46:00Z">
          <w:pPr>
            <w:spacing w:line="360" w:lineRule="auto"/>
          </w:pPr>
        </w:pPrChange>
      </w:pPr>
    </w:p>
    <w:p w14:paraId="55617E9B" w14:textId="767B2272" w:rsidR="00046BF2" w:rsidRPr="00A03902" w:rsidRDefault="004923E8">
      <w:pPr>
        <w:spacing w:line="360" w:lineRule="auto"/>
        <w:ind w:left="720" w:hanging="720"/>
        <w:jc w:val="both"/>
        <w:rPr>
          <w:rFonts w:ascii="Arial" w:hAnsi="Arial" w:cs="Arial"/>
          <w:sz w:val="22"/>
          <w:szCs w:val="22"/>
        </w:rPr>
        <w:pPrChange w:id="578" w:author="Elsabe Viljoen" w:date="2025-11-28T06:46:00Z" w16du:dateUtc="2025-11-28T04:46:00Z">
          <w:pPr>
            <w:spacing w:line="360" w:lineRule="auto"/>
            <w:ind w:left="720" w:hanging="720"/>
          </w:pPr>
        </w:pPrChange>
      </w:pPr>
      <w:ins w:id="579" w:author="Elsabe Viljoen" w:date="2025-11-24T10:07:00Z" w16du:dateUtc="2025-11-24T08:07:00Z">
        <w:r w:rsidRPr="00A03902">
          <w:rPr>
            <w:rFonts w:ascii="Arial" w:hAnsi="Arial" w:cs="Arial"/>
            <w:sz w:val="22"/>
            <w:szCs w:val="22"/>
          </w:rPr>
          <w:t>6</w:t>
        </w:r>
      </w:ins>
      <w:del w:id="580"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.2.3 </w:t>
      </w:r>
      <w:r w:rsidR="00CF4B2E" w:rsidRPr="00A03902">
        <w:rPr>
          <w:rFonts w:ascii="Arial" w:hAnsi="Arial" w:cs="Arial"/>
          <w:sz w:val="22"/>
          <w:szCs w:val="22"/>
        </w:rPr>
        <w:tab/>
      </w:r>
      <w:r w:rsidR="00046BF2" w:rsidRPr="00A03902">
        <w:rPr>
          <w:rFonts w:ascii="Arial" w:hAnsi="Arial" w:cs="Arial"/>
          <w:sz w:val="22"/>
          <w:szCs w:val="22"/>
        </w:rPr>
        <w:t>The Parties warrant that they shall not create or use any development materials for any other project or for any competing documentary, adaptation, article, podcast, series or creative work.</w:t>
      </w:r>
    </w:p>
    <w:p w14:paraId="1842D6B4" w14:textId="091AD717" w:rsidR="00046BF2" w:rsidRPr="00A03902" w:rsidRDefault="00046BF2" w:rsidP="00046BF2">
      <w:pPr>
        <w:spacing w:line="360" w:lineRule="auto"/>
        <w:rPr>
          <w:ins w:id="581" w:author="Elsabe Viljoen" w:date="2025-12-11T12:38:00Z" w16du:dateUtc="2025-12-11T10:38:00Z"/>
          <w:rFonts w:ascii="Arial" w:hAnsi="Arial" w:cs="Arial"/>
          <w:sz w:val="22"/>
          <w:szCs w:val="22"/>
        </w:rPr>
      </w:pPr>
    </w:p>
    <w:p w14:paraId="18A9EEF3" w14:textId="2F840818" w:rsidR="00C521CE" w:rsidRPr="00A03902" w:rsidRDefault="00C521CE" w:rsidP="00C521CE">
      <w:pPr>
        <w:spacing w:line="360" w:lineRule="auto"/>
        <w:rPr>
          <w:ins w:id="582" w:author="Elsabe Viljoen" w:date="2025-12-11T12:39:00Z"/>
          <w:rFonts w:ascii="Arial" w:hAnsi="Arial" w:cs="Arial"/>
          <w:sz w:val="22"/>
          <w:szCs w:val="22"/>
          <w:rPrChange w:id="583" w:author="Elsabe Viljoen" w:date="2025-12-11T13:08:00Z" w16du:dateUtc="2025-12-11T11:08:00Z">
            <w:rPr>
              <w:ins w:id="584" w:author="Elsabe Viljoen" w:date="2025-12-11T12:39:00Z"/>
              <w:rFonts w:ascii="Arial" w:hAnsi="Arial" w:cs="Arial"/>
              <w:b/>
              <w:bCs/>
              <w:sz w:val="22"/>
              <w:szCs w:val="22"/>
            </w:rPr>
          </w:rPrChange>
        </w:rPr>
      </w:pPr>
      <w:ins w:id="585" w:author="Elsabe Viljoen" w:date="2025-12-11T12:39:00Z">
        <w:r w:rsidRPr="00A03902">
          <w:rPr>
            <w:rFonts w:ascii="Arial" w:hAnsi="Arial" w:cs="Arial"/>
            <w:sz w:val="22"/>
            <w:szCs w:val="22"/>
            <w:rPrChange w:id="586" w:author="Elsabe Viljoen" w:date="2025-12-11T13:08:00Z" w16du:dateUtc="2025-12-11T11:08:00Z">
              <w:rPr>
                <w:rFonts w:ascii="Arial" w:hAnsi="Arial" w:cs="Arial"/>
                <w:b/>
                <w:bCs/>
                <w:sz w:val="22"/>
                <w:szCs w:val="22"/>
              </w:rPr>
            </w:rPrChange>
          </w:rPr>
          <w:t xml:space="preserve">6.2.4 </w:t>
        </w:r>
      </w:ins>
      <w:ins w:id="587" w:author="Elsabe Viljoen" w:date="2025-12-11T12:39:00Z" w16du:dateUtc="2025-12-11T10:39:00Z">
        <w:r w:rsidRPr="00A03902">
          <w:rPr>
            <w:rFonts w:ascii="Arial" w:hAnsi="Arial" w:cs="Arial"/>
            <w:sz w:val="22"/>
            <w:szCs w:val="22"/>
            <w:rPrChange w:id="588" w:author="Elsabe Viljoen" w:date="2025-12-11T13:08:00Z" w16du:dateUtc="2025-12-11T11:08:00Z">
              <w:rPr>
                <w:rFonts w:ascii="Arial" w:hAnsi="Arial" w:cs="Arial"/>
                <w:b/>
                <w:bCs/>
                <w:sz w:val="22"/>
                <w:szCs w:val="22"/>
              </w:rPr>
            </w:rPrChange>
          </w:rPr>
          <w:tab/>
        </w:r>
      </w:ins>
      <w:ins w:id="589" w:author="Elsabe Viljoen" w:date="2025-12-11T12:39:00Z">
        <w:r w:rsidRPr="00A03902">
          <w:rPr>
            <w:rFonts w:ascii="Arial" w:hAnsi="Arial" w:cs="Arial"/>
            <w:sz w:val="22"/>
            <w:szCs w:val="22"/>
            <w:u w:val="single"/>
            <w:rPrChange w:id="590" w:author="Elsabe Viljoen" w:date="2025-12-11T13:08:00Z" w16du:dateUtc="2025-12-11T11:08:00Z">
              <w:rPr>
                <w:rFonts w:ascii="Arial" w:hAnsi="Arial" w:cs="Arial"/>
                <w:b/>
                <w:bCs/>
                <w:sz w:val="22"/>
                <w:szCs w:val="22"/>
              </w:rPr>
            </w:rPrChange>
          </w:rPr>
          <w:t>Ownership of Development Materials Upon Non-Commissioning</w:t>
        </w:r>
      </w:ins>
    </w:p>
    <w:p w14:paraId="4A40A848" w14:textId="77777777" w:rsidR="00C521CE" w:rsidRPr="00A03902" w:rsidRDefault="00C521CE" w:rsidP="00C521CE">
      <w:pPr>
        <w:spacing w:line="360" w:lineRule="auto"/>
        <w:ind w:left="720"/>
        <w:rPr>
          <w:ins w:id="591" w:author="Elsabe Viljoen" w:date="2025-12-11T12:39:00Z"/>
          <w:rFonts w:ascii="Arial" w:hAnsi="Arial" w:cs="Arial"/>
          <w:sz w:val="22"/>
          <w:szCs w:val="22"/>
        </w:rPr>
        <w:pPrChange w:id="592" w:author="Elsabe Viljoen" w:date="2025-12-11T12:39:00Z" w16du:dateUtc="2025-12-11T10:39:00Z">
          <w:pPr>
            <w:spacing w:line="360" w:lineRule="auto"/>
          </w:pPr>
        </w:pPrChange>
      </w:pPr>
      <w:ins w:id="593" w:author="Elsabe Viljoen" w:date="2025-12-11T12:39:00Z">
        <w:r w:rsidRPr="00A03902">
          <w:rPr>
            <w:rFonts w:ascii="Arial" w:hAnsi="Arial" w:cs="Arial"/>
            <w:sz w:val="22"/>
            <w:szCs w:val="22"/>
          </w:rPr>
          <w:t>If Netflix elects not to commission the Project into production, all Development Materials and all rights therein shall remain the exclusive property of Netflix in accordance with the Development Agreement, subject only to any reversion of rights expressly agreed to by Netflix in writing.</w:t>
        </w:r>
      </w:ins>
    </w:p>
    <w:p w14:paraId="6F59B61B" w14:textId="77777777" w:rsidR="00C521CE" w:rsidRPr="00A03902" w:rsidRDefault="00C521CE" w:rsidP="00046BF2">
      <w:pPr>
        <w:spacing w:line="360" w:lineRule="auto"/>
        <w:rPr>
          <w:rFonts w:ascii="Arial" w:hAnsi="Arial" w:cs="Arial"/>
          <w:sz w:val="22"/>
          <w:szCs w:val="22"/>
        </w:rPr>
      </w:pPr>
    </w:p>
    <w:p w14:paraId="57337B6D" w14:textId="1BF850AB" w:rsidR="00046BF2" w:rsidRPr="00A03902" w:rsidRDefault="004923E8" w:rsidP="00046BF2">
      <w:pPr>
        <w:spacing w:line="360" w:lineRule="auto"/>
        <w:rPr>
          <w:rFonts w:ascii="Arial" w:hAnsi="Arial" w:cs="Arial"/>
          <w:sz w:val="22"/>
          <w:szCs w:val="22"/>
          <w:u w:val="single"/>
          <w:rPrChange w:id="594" w:author="Elsabe Viljoen" w:date="2025-12-11T13:08:00Z" w16du:dateUtc="2025-12-11T11:08:00Z">
            <w:rPr>
              <w:rFonts w:ascii="Arial" w:hAnsi="Arial" w:cs="Arial"/>
              <w:b/>
              <w:bCs/>
              <w:sz w:val="22"/>
              <w:szCs w:val="22"/>
              <w:u w:val="single"/>
            </w:rPr>
          </w:rPrChange>
        </w:rPr>
      </w:pPr>
      <w:ins w:id="595" w:author="Elsabe Viljoen" w:date="2025-11-24T10:07:00Z" w16du:dateUtc="2025-11-24T08:07:00Z">
        <w:r w:rsidRPr="00A03902">
          <w:rPr>
            <w:rFonts w:ascii="Arial" w:hAnsi="Arial" w:cs="Arial"/>
            <w:sz w:val="22"/>
            <w:szCs w:val="22"/>
          </w:rPr>
          <w:t>6</w:t>
        </w:r>
      </w:ins>
      <w:del w:id="596"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.3 </w:t>
      </w:r>
      <w:r w:rsidR="00CF4B2E" w:rsidRPr="00A03902">
        <w:rPr>
          <w:rFonts w:ascii="Arial" w:hAnsi="Arial" w:cs="Arial"/>
          <w:sz w:val="22"/>
          <w:szCs w:val="22"/>
        </w:rPr>
        <w:tab/>
      </w:r>
      <w:r w:rsidR="008176D3" w:rsidRPr="00A03902">
        <w:rPr>
          <w:rFonts w:ascii="Arial" w:hAnsi="Arial" w:cs="Arial"/>
          <w:sz w:val="22"/>
          <w:szCs w:val="22"/>
          <w:u w:val="single"/>
          <w:rPrChange w:id="597" w:author="Elsabe Viljoen" w:date="2025-12-11T13:08:00Z" w16du:dateUtc="2025-12-11T11:08:00Z">
            <w:rPr>
              <w:rFonts w:ascii="Arial" w:hAnsi="Arial" w:cs="Arial"/>
              <w:b/>
              <w:bCs/>
              <w:sz w:val="22"/>
              <w:szCs w:val="22"/>
              <w:u w:val="single"/>
            </w:rPr>
          </w:rPrChange>
        </w:rPr>
        <w:t>Copyright in Video, Audio, Graphic and Written Materials</w:t>
      </w:r>
    </w:p>
    <w:p w14:paraId="6D12DBBD" w14:textId="6CF4C9F4" w:rsidR="00046BF2" w:rsidRPr="00A03902" w:rsidRDefault="004923E8">
      <w:pPr>
        <w:spacing w:line="360" w:lineRule="auto"/>
        <w:ind w:left="720" w:hanging="720"/>
        <w:jc w:val="both"/>
        <w:rPr>
          <w:rFonts w:ascii="Arial" w:hAnsi="Arial" w:cs="Arial"/>
          <w:sz w:val="22"/>
          <w:szCs w:val="22"/>
        </w:rPr>
        <w:pPrChange w:id="598" w:author="Elsabe Viljoen" w:date="2025-11-28T06:46:00Z" w16du:dateUtc="2025-11-28T04:46:00Z">
          <w:pPr>
            <w:spacing w:line="360" w:lineRule="auto"/>
            <w:ind w:left="720" w:hanging="720"/>
          </w:pPr>
        </w:pPrChange>
      </w:pPr>
      <w:ins w:id="599" w:author="Elsabe Viljoen" w:date="2025-11-24T10:07:00Z" w16du:dateUtc="2025-11-24T08:07:00Z">
        <w:r w:rsidRPr="00A03902">
          <w:rPr>
            <w:rFonts w:ascii="Arial" w:hAnsi="Arial" w:cs="Arial"/>
            <w:sz w:val="22"/>
            <w:szCs w:val="22"/>
          </w:rPr>
          <w:t>6</w:t>
        </w:r>
      </w:ins>
      <w:del w:id="600" w:author="Elsabe Viljoen" w:date="2025-11-24T10:07:00Z" w16du:dateUtc="2025-11-24T08:07: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.3.1 </w:t>
      </w:r>
      <w:r w:rsidR="00CF4B2E" w:rsidRPr="00A03902">
        <w:rPr>
          <w:rFonts w:ascii="Arial" w:hAnsi="Arial" w:cs="Arial"/>
          <w:sz w:val="22"/>
          <w:szCs w:val="22"/>
        </w:rPr>
        <w:tab/>
      </w:r>
      <w:r w:rsidR="00046BF2" w:rsidRPr="00A03902">
        <w:rPr>
          <w:rFonts w:ascii="Arial" w:hAnsi="Arial" w:cs="Arial"/>
          <w:sz w:val="22"/>
          <w:szCs w:val="22"/>
        </w:rPr>
        <w:t>All footage, audio recordings, interviews, recreations (if any), graphics, animation, photographs, writings, designs, translations, subtitles, metadata logs, transcriptions, research notes, edit files, project files, cuts, sound mixes and all other creative or technical materials created in connection with the Project shall vest exclusively in the SPV.</w:t>
      </w:r>
    </w:p>
    <w:p w14:paraId="6481E96B" w14:textId="77777777" w:rsidR="00CF4B2E" w:rsidRPr="00A03902" w:rsidRDefault="00CF4B2E">
      <w:pPr>
        <w:spacing w:line="360" w:lineRule="auto"/>
        <w:jc w:val="both"/>
        <w:rPr>
          <w:rFonts w:ascii="Arial" w:hAnsi="Arial" w:cs="Arial"/>
          <w:sz w:val="22"/>
          <w:szCs w:val="22"/>
        </w:rPr>
        <w:pPrChange w:id="601" w:author="Elsabe Viljoen" w:date="2025-11-28T06:46:00Z" w16du:dateUtc="2025-11-28T04:46:00Z">
          <w:pPr>
            <w:spacing w:line="360" w:lineRule="auto"/>
          </w:pPr>
        </w:pPrChange>
      </w:pPr>
    </w:p>
    <w:p w14:paraId="0784C505" w14:textId="6CCC6242" w:rsidR="00046BF2" w:rsidRPr="00A03902" w:rsidRDefault="004923E8">
      <w:pPr>
        <w:spacing w:line="360" w:lineRule="auto"/>
        <w:ind w:left="720" w:hanging="720"/>
        <w:jc w:val="both"/>
        <w:rPr>
          <w:rFonts w:ascii="Arial" w:hAnsi="Arial" w:cs="Arial"/>
          <w:sz w:val="22"/>
          <w:szCs w:val="22"/>
        </w:rPr>
        <w:pPrChange w:id="602" w:author="Elsabe Viljoen" w:date="2025-11-28T06:46:00Z" w16du:dateUtc="2025-11-28T04:46:00Z">
          <w:pPr>
            <w:spacing w:line="360" w:lineRule="auto"/>
            <w:ind w:left="720" w:hanging="720"/>
          </w:pPr>
        </w:pPrChange>
      </w:pPr>
      <w:ins w:id="603" w:author="Elsabe Viljoen" w:date="2025-11-24T10:08:00Z" w16du:dateUtc="2025-11-24T08:08:00Z">
        <w:r w:rsidRPr="00A03902">
          <w:rPr>
            <w:rFonts w:ascii="Arial" w:hAnsi="Arial" w:cs="Arial"/>
            <w:sz w:val="22"/>
            <w:szCs w:val="22"/>
          </w:rPr>
          <w:t>6</w:t>
        </w:r>
      </w:ins>
      <w:del w:id="604" w:author="Elsabe Viljoen" w:date="2025-11-24T10:08:00Z" w16du:dateUtc="2025-11-24T08:08:00Z">
        <w:r w:rsidR="00046BF2" w:rsidRPr="00A03902" w:rsidDel="004923E8">
          <w:rPr>
            <w:rFonts w:ascii="Arial" w:hAnsi="Arial" w:cs="Arial"/>
            <w:sz w:val="22"/>
            <w:szCs w:val="22"/>
          </w:rPr>
          <w:delText>7</w:delText>
        </w:r>
      </w:del>
      <w:r w:rsidR="00046BF2" w:rsidRPr="00A03902">
        <w:rPr>
          <w:rFonts w:ascii="Arial" w:hAnsi="Arial" w:cs="Arial"/>
          <w:sz w:val="22"/>
          <w:szCs w:val="22"/>
        </w:rPr>
        <w:t xml:space="preserve">.3.2 </w:t>
      </w:r>
      <w:r w:rsidR="00CF4B2E" w:rsidRPr="00A03902">
        <w:rPr>
          <w:rFonts w:ascii="Arial" w:hAnsi="Arial" w:cs="Arial"/>
          <w:sz w:val="22"/>
          <w:szCs w:val="22"/>
        </w:rPr>
        <w:tab/>
      </w:r>
      <w:r w:rsidR="00046BF2" w:rsidRPr="00A03902">
        <w:rPr>
          <w:rFonts w:ascii="Arial" w:hAnsi="Arial" w:cs="Arial"/>
          <w:sz w:val="22"/>
          <w:szCs w:val="22"/>
        </w:rPr>
        <w:t>No Party shall claim individual authorship, ownership or control over any such materials, save for moral-rights acknowledgments expressly waived in terms of this Agreement.</w:t>
      </w:r>
    </w:p>
    <w:p w14:paraId="0B86FEE7" w14:textId="6A7BC8AA" w:rsidR="00046BF2" w:rsidRPr="00A03902" w:rsidRDefault="00046BF2" w:rsidP="00046BF2">
      <w:pPr>
        <w:spacing w:line="360" w:lineRule="auto"/>
        <w:rPr>
          <w:rFonts w:ascii="Arial" w:hAnsi="Arial" w:cs="Arial"/>
          <w:sz w:val="22"/>
          <w:szCs w:val="22"/>
        </w:rPr>
      </w:pPr>
    </w:p>
    <w:p w14:paraId="7A39637C" w14:textId="0E76585B" w:rsidR="00576ED6" w:rsidRPr="00A03902" w:rsidRDefault="004923E8" w:rsidP="00CF4B2E">
      <w:pPr>
        <w:spacing w:line="360" w:lineRule="auto"/>
        <w:ind w:left="720" w:hanging="720"/>
        <w:rPr>
          <w:rFonts w:ascii="Arial" w:hAnsi="Arial" w:cs="Arial"/>
          <w:sz w:val="22"/>
          <w:szCs w:val="22"/>
          <w:rPrChange w:id="605" w:author="Elsabe Viljoen" w:date="2025-12-11T13:08:00Z" w16du:dateUtc="2025-12-11T11:08:00Z">
            <w:rPr>
              <w:rFonts w:ascii="Arial" w:hAnsi="Arial" w:cs="Arial"/>
              <w:b/>
              <w:bCs/>
              <w:sz w:val="22"/>
              <w:szCs w:val="22"/>
            </w:rPr>
          </w:rPrChange>
        </w:rPr>
      </w:pPr>
      <w:ins w:id="606" w:author="Elsabe Viljoen" w:date="2025-11-24T10:08:00Z" w16du:dateUtc="2025-11-24T08:08:00Z">
        <w:r w:rsidRPr="00A03902">
          <w:rPr>
            <w:rFonts w:ascii="Arial" w:hAnsi="Arial" w:cs="Arial"/>
            <w:sz w:val="22"/>
            <w:szCs w:val="22"/>
            <w:rPrChange w:id="607" w:author="Elsabe Viljoen" w:date="2025-12-11T13:08:00Z" w16du:dateUtc="2025-12-11T11:08:00Z">
              <w:rPr>
                <w:rFonts w:ascii="Arial" w:hAnsi="Arial" w:cs="Arial"/>
                <w:b/>
                <w:bCs/>
                <w:sz w:val="22"/>
                <w:szCs w:val="22"/>
              </w:rPr>
            </w:rPrChange>
          </w:rPr>
          <w:t>6</w:t>
        </w:r>
      </w:ins>
      <w:del w:id="608" w:author="Elsabe Viljoen" w:date="2025-11-24T10:08:00Z" w16du:dateUtc="2025-11-24T08:08:00Z">
        <w:r w:rsidR="00576ED6" w:rsidRPr="00A03902" w:rsidDel="004923E8">
          <w:rPr>
            <w:rFonts w:ascii="Arial" w:hAnsi="Arial" w:cs="Arial"/>
            <w:sz w:val="22"/>
            <w:szCs w:val="22"/>
            <w:rPrChange w:id="609"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610" w:author="Elsabe Viljoen" w:date="2025-12-11T13:08:00Z" w16du:dateUtc="2025-12-11T11:08:00Z">
            <w:rPr>
              <w:rFonts w:ascii="Arial" w:hAnsi="Arial" w:cs="Arial"/>
              <w:b/>
              <w:bCs/>
              <w:sz w:val="22"/>
              <w:szCs w:val="22"/>
            </w:rPr>
          </w:rPrChange>
        </w:rPr>
        <w:t xml:space="preserve">.4 </w:t>
      </w:r>
      <w:r w:rsidR="00CF4B2E" w:rsidRPr="00A03902">
        <w:rPr>
          <w:rFonts w:ascii="Arial" w:hAnsi="Arial" w:cs="Arial"/>
          <w:sz w:val="22"/>
          <w:szCs w:val="22"/>
          <w:rPrChange w:id="611"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612" w:author="Elsabe Viljoen" w:date="2025-12-11T13:08:00Z" w16du:dateUtc="2025-12-11T11:08:00Z">
            <w:rPr>
              <w:rFonts w:ascii="Arial" w:hAnsi="Arial" w:cs="Arial"/>
              <w:b/>
              <w:bCs/>
              <w:sz w:val="22"/>
              <w:szCs w:val="22"/>
              <w:u w:val="single"/>
            </w:rPr>
          </w:rPrChange>
        </w:rPr>
        <w:t xml:space="preserve">Rights Granted by Contributors </w:t>
      </w:r>
    </w:p>
    <w:p w14:paraId="06AA910C" w14:textId="429EB97C" w:rsidR="00576ED6" w:rsidRPr="00A03902" w:rsidRDefault="004923E8">
      <w:pPr>
        <w:spacing w:line="360" w:lineRule="auto"/>
        <w:ind w:left="720" w:hanging="720"/>
        <w:jc w:val="both"/>
        <w:rPr>
          <w:rFonts w:ascii="Arial" w:hAnsi="Arial" w:cs="Arial"/>
          <w:sz w:val="22"/>
          <w:szCs w:val="22"/>
        </w:rPr>
        <w:pPrChange w:id="613" w:author="Elsabe Viljoen" w:date="2025-11-28T06:46:00Z" w16du:dateUtc="2025-11-28T04:46:00Z">
          <w:pPr>
            <w:spacing w:line="360" w:lineRule="auto"/>
            <w:ind w:left="720" w:hanging="720"/>
          </w:pPr>
        </w:pPrChange>
      </w:pPr>
      <w:ins w:id="614" w:author="Elsabe Viljoen" w:date="2025-11-24T10:08:00Z" w16du:dateUtc="2025-11-24T08:08:00Z">
        <w:r w:rsidRPr="00A03902">
          <w:rPr>
            <w:rFonts w:ascii="Arial" w:hAnsi="Arial" w:cs="Arial"/>
            <w:sz w:val="22"/>
            <w:szCs w:val="22"/>
          </w:rPr>
          <w:t>6</w:t>
        </w:r>
      </w:ins>
      <w:del w:id="615"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.4.1</w:t>
      </w:r>
      <w:r w:rsidR="00CF4B2E" w:rsidRPr="00A03902">
        <w:rPr>
          <w:rFonts w:ascii="Arial" w:hAnsi="Arial" w:cs="Arial"/>
          <w:sz w:val="22"/>
          <w:szCs w:val="22"/>
        </w:rPr>
        <w:tab/>
      </w:r>
      <w:r w:rsidR="00576ED6" w:rsidRPr="00A03902">
        <w:rPr>
          <w:rFonts w:ascii="Arial" w:hAnsi="Arial" w:cs="Arial"/>
          <w:sz w:val="22"/>
          <w:szCs w:val="22"/>
        </w:rPr>
        <w:t>Each Contributor shall grant to the SPV</w:t>
      </w:r>
      <w:r w:rsidR="00CF4B2E" w:rsidRPr="00A03902">
        <w:rPr>
          <w:rFonts w:ascii="Arial" w:hAnsi="Arial" w:cs="Arial"/>
          <w:sz w:val="22"/>
          <w:szCs w:val="22"/>
        </w:rPr>
        <w:t xml:space="preserve">, </w:t>
      </w:r>
      <w:r w:rsidR="00576ED6" w:rsidRPr="00A03902">
        <w:rPr>
          <w:rFonts w:ascii="Arial" w:hAnsi="Arial" w:cs="Arial"/>
          <w:sz w:val="22"/>
          <w:szCs w:val="22"/>
        </w:rPr>
        <w:t>and, through the SPV, to the Broadcaster</w:t>
      </w:r>
      <w:r w:rsidR="00CF4B2E" w:rsidRPr="00A03902">
        <w:rPr>
          <w:rFonts w:ascii="Arial" w:hAnsi="Arial" w:cs="Arial"/>
          <w:sz w:val="22"/>
          <w:szCs w:val="22"/>
        </w:rPr>
        <w:t xml:space="preserve">. </w:t>
      </w:r>
      <w:r w:rsidR="00576ED6" w:rsidRPr="00A03902">
        <w:rPr>
          <w:rFonts w:ascii="Arial" w:hAnsi="Arial" w:cs="Arial"/>
          <w:sz w:val="22"/>
          <w:szCs w:val="22"/>
        </w:rPr>
        <w:t xml:space="preserve"> a perpetual, worldwide, irrevocable and royalty-free licence which authorises the SPV and the Broadcaster to film, record and photograph the Contributor; to reproduce, exhibit and otherwise use the Contributor’s voice, likeness and spoken or written statements; to edit, adapt, dub, subtitle, translate or otherwise modify the Contributor’s recorded contribution in any manner required for the creative or technical needs of the Project; to exploit the Contributor’s recorded contribution in all forms of media now known or hereafter developed, for the duration of copyright; and to use the Contributor’s name, likeness and biographical information for all promotional, marketing and related purposes connected with the Project.</w:t>
      </w:r>
    </w:p>
    <w:p w14:paraId="5C0F82D2" w14:textId="77777777" w:rsidR="00CF4B2E" w:rsidRPr="00A03902" w:rsidRDefault="00CF4B2E">
      <w:pPr>
        <w:spacing w:line="360" w:lineRule="auto"/>
        <w:jc w:val="both"/>
        <w:rPr>
          <w:rFonts w:ascii="Arial" w:hAnsi="Arial" w:cs="Arial"/>
          <w:sz w:val="22"/>
          <w:szCs w:val="22"/>
        </w:rPr>
        <w:pPrChange w:id="616" w:author="Elsabe Viljoen" w:date="2025-11-28T06:46:00Z" w16du:dateUtc="2025-11-28T04:46:00Z">
          <w:pPr>
            <w:spacing w:line="360" w:lineRule="auto"/>
          </w:pPr>
        </w:pPrChange>
      </w:pPr>
    </w:p>
    <w:p w14:paraId="588B3CB8" w14:textId="46FB7871" w:rsidR="00576ED6" w:rsidRPr="00A03902" w:rsidRDefault="004923E8">
      <w:pPr>
        <w:spacing w:line="360" w:lineRule="auto"/>
        <w:ind w:left="720" w:hanging="720"/>
        <w:jc w:val="both"/>
        <w:rPr>
          <w:rFonts w:ascii="Arial" w:hAnsi="Arial" w:cs="Arial"/>
          <w:sz w:val="22"/>
          <w:szCs w:val="22"/>
        </w:rPr>
        <w:pPrChange w:id="617" w:author="Elsabe Viljoen" w:date="2025-11-28T06:46:00Z" w16du:dateUtc="2025-11-28T04:46:00Z">
          <w:pPr>
            <w:spacing w:line="360" w:lineRule="auto"/>
            <w:ind w:left="720" w:hanging="720"/>
          </w:pPr>
        </w:pPrChange>
      </w:pPr>
      <w:ins w:id="618" w:author="Elsabe Viljoen" w:date="2025-11-24T10:08:00Z" w16du:dateUtc="2025-11-24T08:08:00Z">
        <w:r w:rsidRPr="00A03902">
          <w:rPr>
            <w:rFonts w:ascii="Arial" w:hAnsi="Arial" w:cs="Arial"/>
            <w:sz w:val="22"/>
            <w:szCs w:val="22"/>
          </w:rPr>
          <w:t>6</w:t>
        </w:r>
      </w:ins>
      <w:del w:id="619"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.4.2</w:t>
      </w:r>
      <w:r w:rsidR="00CF4B2E" w:rsidRPr="00A03902">
        <w:rPr>
          <w:rFonts w:ascii="Arial" w:hAnsi="Arial" w:cs="Arial"/>
          <w:sz w:val="22"/>
          <w:szCs w:val="22"/>
        </w:rPr>
        <w:tab/>
      </w:r>
      <w:r w:rsidR="00576ED6" w:rsidRPr="00A03902">
        <w:rPr>
          <w:rFonts w:ascii="Arial" w:hAnsi="Arial" w:cs="Arial"/>
          <w:sz w:val="22"/>
          <w:szCs w:val="22"/>
        </w:rPr>
        <w:t>Every Contributor Release shall expressly provide that the Contributor waives any right to exercise editorial control over the manner in which their contribution is used; any right to seek injunctive relief restraining the use, distribution or publication of their contribution; any claim relating to defamation where the relevant content has been produced in a manner that is fair, balanced and subjected to legal review; and any claim arising from the contextualised or edited use of their appearance, likeness or statements within the Project.</w:t>
      </w:r>
    </w:p>
    <w:p w14:paraId="640AD88A" w14:textId="77777777" w:rsidR="00CF4B2E" w:rsidRPr="00A03902" w:rsidRDefault="00CF4B2E" w:rsidP="00576ED6">
      <w:pPr>
        <w:spacing w:line="360" w:lineRule="auto"/>
        <w:rPr>
          <w:rFonts w:ascii="Arial" w:hAnsi="Arial" w:cs="Arial"/>
          <w:sz w:val="22"/>
          <w:szCs w:val="22"/>
        </w:rPr>
      </w:pPr>
    </w:p>
    <w:p w14:paraId="0C9D794F" w14:textId="3307E666" w:rsidR="00CF4B2E" w:rsidRPr="00A03902" w:rsidRDefault="004923E8">
      <w:pPr>
        <w:spacing w:line="360" w:lineRule="auto"/>
        <w:jc w:val="both"/>
        <w:rPr>
          <w:rFonts w:ascii="Arial" w:hAnsi="Arial" w:cs="Arial"/>
          <w:sz w:val="22"/>
          <w:szCs w:val="22"/>
        </w:rPr>
        <w:pPrChange w:id="620" w:author="Elsabe Viljoen" w:date="2025-11-28T06:46:00Z" w16du:dateUtc="2025-11-28T04:46:00Z">
          <w:pPr>
            <w:spacing w:line="360" w:lineRule="auto"/>
          </w:pPr>
        </w:pPrChange>
      </w:pPr>
      <w:ins w:id="621" w:author="Elsabe Viljoen" w:date="2025-11-24T10:08:00Z" w16du:dateUtc="2025-11-24T08:08:00Z">
        <w:r w:rsidRPr="00A03902">
          <w:rPr>
            <w:rFonts w:ascii="Arial" w:hAnsi="Arial" w:cs="Arial"/>
            <w:sz w:val="22"/>
            <w:szCs w:val="22"/>
          </w:rPr>
          <w:t>6</w:t>
        </w:r>
      </w:ins>
      <w:del w:id="622"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.4.3</w:t>
      </w:r>
      <w:r w:rsidR="00CF4B2E" w:rsidRPr="00A03902">
        <w:rPr>
          <w:rFonts w:ascii="Arial" w:hAnsi="Arial" w:cs="Arial"/>
          <w:sz w:val="22"/>
          <w:szCs w:val="22"/>
        </w:rPr>
        <w:tab/>
      </w:r>
      <w:r w:rsidR="00576ED6" w:rsidRPr="00A03902">
        <w:rPr>
          <w:rFonts w:ascii="Arial" w:hAnsi="Arial" w:cs="Arial"/>
          <w:sz w:val="22"/>
          <w:szCs w:val="22"/>
        </w:rPr>
        <w:t xml:space="preserve">Any Contributor who provides archival material, digital logs, diaries, personal notes, </w:t>
      </w:r>
    </w:p>
    <w:p w14:paraId="70A543FF" w14:textId="600DCDCF" w:rsidR="00576ED6" w:rsidRPr="00A03902" w:rsidRDefault="00576ED6">
      <w:pPr>
        <w:spacing w:line="360" w:lineRule="auto"/>
        <w:ind w:left="720"/>
        <w:jc w:val="both"/>
        <w:rPr>
          <w:rFonts w:ascii="Arial" w:hAnsi="Arial" w:cs="Arial"/>
          <w:sz w:val="22"/>
          <w:szCs w:val="22"/>
        </w:rPr>
        <w:pPrChange w:id="623" w:author="Elsabe Viljoen" w:date="2025-11-28T06:46:00Z" w16du:dateUtc="2025-11-28T04:46:00Z">
          <w:pPr>
            <w:spacing w:line="360" w:lineRule="auto"/>
            <w:ind w:left="720"/>
          </w:pPr>
        </w:pPrChange>
      </w:pPr>
      <w:r w:rsidRPr="00A03902">
        <w:rPr>
          <w:rFonts w:ascii="Arial" w:hAnsi="Arial" w:cs="Arial"/>
          <w:sz w:val="22"/>
          <w:szCs w:val="22"/>
        </w:rPr>
        <w:t>electronic messages, voice notes or other private records shall warrant that they possess the lawful authority to supply such material to the SPV and to grant the rights required for its unrestricted use within the Project.</w:t>
      </w:r>
    </w:p>
    <w:p w14:paraId="0F2E6FB9" w14:textId="10438FE3" w:rsidR="00576ED6" w:rsidRPr="00A03902" w:rsidRDefault="00576ED6" w:rsidP="00576ED6">
      <w:pPr>
        <w:spacing w:line="360" w:lineRule="auto"/>
        <w:rPr>
          <w:rFonts w:ascii="Arial" w:hAnsi="Arial" w:cs="Arial"/>
          <w:sz w:val="22"/>
          <w:szCs w:val="22"/>
        </w:rPr>
      </w:pPr>
    </w:p>
    <w:p w14:paraId="306ABCB2" w14:textId="58B8DCEF" w:rsidR="00CF4B2E" w:rsidRPr="00A03902" w:rsidRDefault="004923E8" w:rsidP="00CF4B2E">
      <w:pPr>
        <w:spacing w:line="360" w:lineRule="auto"/>
        <w:ind w:left="720" w:hanging="720"/>
        <w:rPr>
          <w:rFonts w:ascii="Arial" w:hAnsi="Arial" w:cs="Arial"/>
          <w:sz w:val="22"/>
          <w:szCs w:val="22"/>
          <w:rPrChange w:id="624" w:author="Elsabe Viljoen" w:date="2025-12-11T13:08:00Z" w16du:dateUtc="2025-12-11T11:08:00Z">
            <w:rPr>
              <w:rFonts w:ascii="Arial" w:hAnsi="Arial" w:cs="Arial"/>
              <w:b/>
              <w:bCs/>
              <w:sz w:val="22"/>
              <w:szCs w:val="22"/>
            </w:rPr>
          </w:rPrChange>
        </w:rPr>
      </w:pPr>
      <w:ins w:id="625" w:author="Elsabe Viljoen" w:date="2025-11-24T10:08:00Z" w16du:dateUtc="2025-11-24T08:08:00Z">
        <w:r w:rsidRPr="00A03902">
          <w:rPr>
            <w:rFonts w:ascii="Arial" w:hAnsi="Arial" w:cs="Arial"/>
            <w:sz w:val="22"/>
            <w:szCs w:val="22"/>
          </w:rPr>
          <w:t>6</w:t>
        </w:r>
      </w:ins>
      <w:del w:id="626"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.5</w:t>
      </w:r>
      <w:r w:rsidR="00576ED6" w:rsidRPr="00A03902">
        <w:rPr>
          <w:rFonts w:ascii="Arial" w:hAnsi="Arial" w:cs="Arial"/>
          <w:sz w:val="22"/>
          <w:szCs w:val="22"/>
          <w:rPrChange w:id="627" w:author="Elsabe Viljoen" w:date="2025-12-11T13:08:00Z" w16du:dateUtc="2025-12-11T11:08:00Z">
            <w:rPr>
              <w:rFonts w:ascii="Arial" w:hAnsi="Arial" w:cs="Arial"/>
              <w:b/>
              <w:bCs/>
              <w:sz w:val="22"/>
              <w:szCs w:val="22"/>
            </w:rPr>
          </w:rPrChange>
        </w:rPr>
        <w:t xml:space="preserve"> </w:t>
      </w:r>
      <w:r w:rsidR="00CF4B2E" w:rsidRPr="00A03902">
        <w:rPr>
          <w:rFonts w:ascii="Arial" w:hAnsi="Arial" w:cs="Arial"/>
          <w:sz w:val="22"/>
          <w:szCs w:val="22"/>
          <w:rPrChange w:id="628"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629" w:author="Elsabe Viljoen" w:date="2025-12-11T13:08:00Z" w16du:dateUtc="2025-12-11T11:08:00Z">
            <w:rPr>
              <w:rFonts w:ascii="Arial" w:hAnsi="Arial" w:cs="Arial"/>
              <w:b/>
              <w:bCs/>
              <w:sz w:val="22"/>
              <w:szCs w:val="22"/>
              <w:u w:val="single"/>
            </w:rPr>
          </w:rPrChange>
        </w:rPr>
        <w:t xml:space="preserve">State Evidence, Archive Licensing and Third-Party Rights </w:t>
      </w:r>
    </w:p>
    <w:p w14:paraId="7BF33D81" w14:textId="6C854F92" w:rsidR="00576ED6" w:rsidRPr="00A03902" w:rsidRDefault="004923E8">
      <w:pPr>
        <w:spacing w:line="360" w:lineRule="auto"/>
        <w:ind w:left="720" w:hanging="720"/>
        <w:jc w:val="both"/>
        <w:rPr>
          <w:rFonts w:ascii="Arial" w:hAnsi="Arial" w:cs="Arial"/>
          <w:sz w:val="22"/>
          <w:szCs w:val="22"/>
        </w:rPr>
        <w:pPrChange w:id="630" w:author="Elsabe Viljoen" w:date="2025-11-28T06:46:00Z" w16du:dateUtc="2025-11-28T04:46:00Z">
          <w:pPr>
            <w:spacing w:line="360" w:lineRule="auto"/>
            <w:ind w:left="720" w:hanging="720"/>
          </w:pPr>
        </w:pPrChange>
      </w:pPr>
      <w:ins w:id="631" w:author="Elsabe Viljoen" w:date="2025-11-24T10:08:00Z" w16du:dateUtc="2025-11-24T08:08:00Z">
        <w:r w:rsidRPr="00A03902">
          <w:rPr>
            <w:rFonts w:ascii="Arial" w:hAnsi="Arial" w:cs="Arial"/>
            <w:sz w:val="22"/>
            <w:szCs w:val="22"/>
          </w:rPr>
          <w:t>6</w:t>
        </w:r>
      </w:ins>
      <w:del w:id="632"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.5.1</w:t>
      </w:r>
      <w:r w:rsidR="00CF4B2E" w:rsidRPr="00A03902">
        <w:rPr>
          <w:rFonts w:ascii="Arial" w:hAnsi="Arial" w:cs="Arial"/>
          <w:sz w:val="22"/>
          <w:szCs w:val="22"/>
        </w:rPr>
        <w:tab/>
      </w:r>
      <w:r w:rsidR="00576ED6" w:rsidRPr="00A03902">
        <w:rPr>
          <w:rFonts w:ascii="Arial" w:hAnsi="Arial" w:cs="Arial"/>
          <w:sz w:val="22"/>
          <w:szCs w:val="22"/>
        </w:rPr>
        <w:t>The Parties acknowledge that the Project will rely extensively on archival materials and third-party content, including but not limited to police photographs, forensic reports, CCTV recordings, cellular-phone records, State evidence, news footage, family archives, court transcripts, digital communication logs, WhatsApp and other social-media screenshots, historic photographs and handwritten notes or letters, all of which must be lawfully sourced and correctly licensed.</w:t>
      </w:r>
    </w:p>
    <w:p w14:paraId="31E020F3" w14:textId="77777777" w:rsidR="00CF4B2E" w:rsidRPr="00A03902" w:rsidRDefault="00CF4B2E">
      <w:pPr>
        <w:spacing w:line="360" w:lineRule="auto"/>
        <w:jc w:val="both"/>
        <w:rPr>
          <w:rFonts w:ascii="Arial" w:hAnsi="Arial" w:cs="Arial"/>
          <w:sz w:val="22"/>
          <w:szCs w:val="22"/>
        </w:rPr>
        <w:pPrChange w:id="633" w:author="Elsabe Viljoen" w:date="2025-11-28T06:46:00Z" w16du:dateUtc="2025-11-28T04:46:00Z">
          <w:pPr>
            <w:spacing w:line="360" w:lineRule="auto"/>
          </w:pPr>
        </w:pPrChange>
      </w:pPr>
    </w:p>
    <w:p w14:paraId="3D8B712E" w14:textId="4D51EAE9" w:rsidR="00576ED6" w:rsidRPr="00A03902" w:rsidRDefault="004923E8">
      <w:pPr>
        <w:spacing w:line="360" w:lineRule="auto"/>
        <w:ind w:left="720" w:hanging="720"/>
        <w:jc w:val="both"/>
        <w:rPr>
          <w:rFonts w:ascii="Arial" w:hAnsi="Arial" w:cs="Arial"/>
          <w:sz w:val="22"/>
          <w:szCs w:val="22"/>
        </w:rPr>
        <w:pPrChange w:id="634" w:author="Elsabe Viljoen" w:date="2025-11-28T06:46:00Z" w16du:dateUtc="2025-11-28T04:46:00Z">
          <w:pPr>
            <w:spacing w:line="360" w:lineRule="auto"/>
            <w:ind w:left="720" w:hanging="720"/>
          </w:pPr>
        </w:pPrChange>
      </w:pPr>
      <w:ins w:id="635" w:author="Elsabe Viljoen" w:date="2025-11-24T10:08:00Z" w16du:dateUtc="2025-11-24T08:08:00Z">
        <w:r w:rsidRPr="00A03902">
          <w:rPr>
            <w:rFonts w:ascii="Arial" w:hAnsi="Arial" w:cs="Arial"/>
            <w:sz w:val="22"/>
            <w:szCs w:val="22"/>
          </w:rPr>
          <w:t>6</w:t>
        </w:r>
      </w:ins>
      <w:del w:id="636"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.5.2</w:t>
      </w:r>
      <w:r w:rsidR="00CF4B2E" w:rsidRPr="00A03902">
        <w:rPr>
          <w:rFonts w:ascii="Arial" w:hAnsi="Arial" w:cs="Arial"/>
          <w:sz w:val="22"/>
          <w:szCs w:val="22"/>
        </w:rPr>
        <w:tab/>
      </w:r>
      <w:r w:rsidR="00576ED6" w:rsidRPr="00A03902">
        <w:rPr>
          <w:rFonts w:ascii="Arial" w:hAnsi="Arial" w:cs="Arial"/>
          <w:sz w:val="22"/>
          <w:szCs w:val="22"/>
        </w:rPr>
        <w:t>The Parties agree that each category of archival, evidentiary or third-party material incorporated into the Project shall be lawfully licensed and supported by written agreements, chain-of-title documentation, provenance information and legal clearance confirming that the SPV holds all rights required for the unrestricted worldwide use of such materials.</w:t>
      </w:r>
    </w:p>
    <w:p w14:paraId="64083179" w14:textId="77777777" w:rsidR="00CF4B2E" w:rsidRPr="00A03902" w:rsidRDefault="00CF4B2E">
      <w:pPr>
        <w:spacing w:line="360" w:lineRule="auto"/>
        <w:jc w:val="both"/>
        <w:rPr>
          <w:rFonts w:ascii="Arial" w:hAnsi="Arial" w:cs="Arial"/>
          <w:sz w:val="22"/>
          <w:szCs w:val="22"/>
          <w:rPrChange w:id="637" w:author="Elsabe Viljoen" w:date="2025-12-11T13:08:00Z" w16du:dateUtc="2025-12-11T11:08:00Z">
            <w:rPr>
              <w:rFonts w:ascii="Arial" w:hAnsi="Arial" w:cs="Arial"/>
              <w:b/>
              <w:bCs/>
              <w:sz w:val="22"/>
              <w:szCs w:val="22"/>
            </w:rPr>
          </w:rPrChange>
        </w:rPr>
        <w:pPrChange w:id="638" w:author="Elsabe Viljoen" w:date="2025-11-28T06:46:00Z" w16du:dateUtc="2025-11-28T04:46:00Z">
          <w:pPr>
            <w:spacing w:line="360" w:lineRule="auto"/>
          </w:pPr>
        </w:pPrChange>
      </w:pPr>
    </w:p>
    <w:p w14:paraId="2981BA2B" w14:textId="334461B6" w:rsidR="00576ED6" w:rsidRPr="00A03902" w:rsidRDefault="004923E8">
      <w:pPr>
        <w:spacing w:line="360" w:lineRule="auto"/>
        <w:ind w:left="720" w:hanging="720"/>
        <w:jc w:val="both"/>
        <w:rPr>
          <w:rFonts w:ascii="Arial" w:hAnsi="Arial" w:cs="Arial"/>
          <w:sz w:val="22"/>
          <w:szCs w:val="22"/>
        </w:rPr>
        <w:pPrChange w:id="639" w:author="Elsabe Viljoen" w:date="2025-11-28T06:46:00Z" w16du:dateUtc="2025-11-28T04:46:00Z">
          <w:pPr>
            <w:spacing w:line="360" w:lineRule="auto"/>
            <w:ind w:left="720" w:hanging="720"/>
          </w:pPr>
        </w:pPrChange>
      </w:pPr>
      <w:ins w:id="640" w:author="Elsabe Viljoen" w:date="2025-11-24T10:08:00Z" w16du:dateUtc="2025-11-24T08:08:00Z">
        <w:r w:rsidRPr="00A03902">
          <w:rPr>
            <w:rFonts w:ascii="Arial" w:hAnsi="Arial" w:cs="Arial"/>
            <w:sz w:val="22"/>
            <w:szCs w:val="22"/>
          </w:rPr>
          <w:t>6</w:t>
        </w:r>
      </w:ins>
      <w:del w:id="641"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.5.3</w:t>
      </w:r>
      <w:r w:rsidR="00CF4B2E" w:rsidRPr="00A03902">
        <w:rPr>
          <w:rFonts w:ascii="Arial" w:hAnsi="Arial" w:cs="Arial"/>
          <w:sz w:val="22"/>
          <w:szCs w:val="22"/>
        </w:rPr>
        <w:tab/>
      </w:r>
      <w:r w:rsidR="00576ED6" w:rsidRPr="00A03902">
        <w:rPr>
          <w:rFonts w:ascii="Arial" w:hAnsi="Arial" w:cs="Arial"/>
          <w:sz w:val="22"/>
          <w:szCs w:val="22"/>
        </w:rPr>
        <w:t>Where State evidence is included in the Project, the Parties undertake to obtain all permissions required under applicable legislation and regulatory frameworks, which may include the Criminal Procedure Act, the applicable protocols of the South African Police Service, any court-ordered restrictions applicable to such materials, and any data-protection laws such as POPIA or the United Kingdom GDPR, should the materials originate from those jurisdictions.</w:t>
      </w:r>
    </w:p>
    <w:p w14:paraId="14C8233D" w14:textId="77777777" w:rsidR="00CF4B2E" w:rsidRPr="00A03902" w:rsidRDefault="00CF4B2E" w:rsidP="00576ED6">
      <w:pPr>
        <w:spacing w:line="360" w:lineRule="auto"/>
        <w:rPr>
          <w:rFonts w:ascii="Arial" w:hAnsi="Arial" w:cs="Arial"/>
          <w:sz w:val="22"/>
          <w:szCs w:val="22"/>
          <w:rPrChange w:id="642" w:author="Elsabe Viljoen" w:date="2025-12-11T13:08:00Z" w16du:dateUtc="2025-12-11T11:08:00Z">
            <w:rPr>
              <w:rFonts w:ascii="Arial" w:hAnsi="Arial" w:cs="Arial"/>
              <w:b/>
              <w:bCs/>
              <w:sz w:val="22"/>
              <w:szCs w:val="22"/>
            </w:rPr>
          </w:rPrChange>
        </w:rPr>
      </w:pPr>
    </w:p>
    <w:p w14:paraId="70CFCFE5" w14:textId="0FEA2875" w:rsidR="00576ED6" w:rsidRPr="00A03902" w:rsidRDefault="004923E8" w:rsidP="00CF4B2E">
      <w:pPr>
        <w:spacing w:line="360" w:lineRule="auto"/>
        <w:ind w:left="720" w:hanging="720"/>
        <w:rPr>
          <w:rFonts w:ascii="Arial" w:hAnsi="Arial" w:cs="Arial"/>
          <w:sz w:val="22"/>
          <w:szCs w:val="22"/>
        </w:rPr>
      </w:pPr>
      <w:ins w:id="643" w:author="Elsabe Viljoen" w:date="2025-11-24T10:08:00Z" w16du:dateUtc="2025-11-24T08:08:00Z">
        <w:r w:rsidRPr="00A03902">
          <w:rPr>
            <w:rFonts w:ascii="Arial" w:hAnsi="Arial" w:cs="Arial"/>
            <w:sz w:val="22"/>
            <w:szCs w:val="22"/>
          </w:rPr>
          <w:t>6</w:t>
        </w:r>
      </w:ins>
      <w:del w:id="644"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.5.4</w:t>
      </w:r>
      <w:r w:rsidR="00CF4B2E" w:rsidRPr="00A03902">
        <w:rPr>
          <w:rFonts w:ascii="Arial" w:hAnsi="Arial" w:cs="Arial"/>
          <w:sz w:val="22"/>
          <w:szCs w:val="22"/>
        </w:rPr>
        <w:tab/>
      </w:r>
      <w:r w:rsidR="00576ED6" w:rsidRPr="00A03902">
        <w:rPr>
          <w:rFonts w:ascii="Arial" w:hAnsi="Arial" w:cs="Arial"/>
          <w:sz w:val="22"/>
          <w:szCs w:val="22"/>
        </w:rPr>
        <w:t>The Parties further agree that all archival and State-derived materials shall be stored, transmitted and handled strictly in accordance with Netflix’s security and technical-protection protocols, which include encrypted storage, restricted access to authorised personnel only, the use of secure transmission platforms and the maintenance of complete, digitally recorded chain-of-custody logs.</w:t>
      </w:r>
    </w:p>
    <w:p w14:paraId="6F6780F2" w14:textId="6BD9A9FB" w:rsidR="00576ED6" w:rsidRPr="00A03902" w:rsidRDefault="00576ED6" w:rsidP="00576ED6">
      <w:pPr>
        <w:spacing w:line="360" w:lineRule="auto"/>
        <w:rPr>
          <w:rFonts w:ascii="Arial" w:hAnsi="Arial" w:cs="Arial"/>
          <w:sz w:val="22"/>
          <w:szCs w:val="22"/>
        </w:rPr>
      </w:pPr>
    </w:p>
    <w:p w14:paraId="70CAAE62" w14:textId="0C244034" w:rsidR="00576ED6" w:rsidRPr="00A03902" w:rsidRDefault="004923E8" w:rsidP="00576ED6">
      <w:pPr>
        <w:spacing w:line="360" w:lineRule="auto"/>
        <w:rPr>
          <w:rFonts w:ascii="Arial" w:hAnsi="Arial" w:cs="Arial"/>
          <w:sz w:val="22"/>
          <w:szCs w:val="22"/>
          <w:u w:val="single"/>
          <w:rPrChange w:id="645" w:author="Elsabe Viljoen" w:date="2025-12-11T13:08:00Z" w16du:dateUtc="2025-12-11T11:08:00Z">
            <w:rPr>
              <w:rFonts w:ascii="Arial" w:hAnsi="Arial" w:cs="Arial"/>
              <w:b/>
              <w:bCs/>
              <w:sz w:val="22"/>
              <w:szCs w:val="22"/>
              <w:u w:val="single"/>
            </w:rPr>
          </w:rPrChange>
        </w:rPr>
      </w:pPr>
      <w:ins w:id="646" w:author="Elsabe Viljoen" w:date="2025-11-24T10:08:00Z" w16du:dateUtc="2025-11-24T08:08:00Z">
        <w:r w:rsidRPr="00A03902">
          <w:rPr>
            <w:rFonts w:ascii="Arial" w:hAnsi="Arial" w:cs="Arial"/>
            <w:sz w:val="22"/>
            <w:szCs w:val="22"/>
            <w:rPrChange w:id="647" w:author="Elsabe Viljoen" w:date="2025-12-11T13:08:00Z" w16du:dateUtc="2025-12-11T11:08:00Z">
              <w:rPr>
                <w:rFonts w:ascii="Arial" w:hAnsi="Arial" w:cs="Arial"/>
                <w:b/>
                <w:bCs/>
                <w:sz w:val="22"/>
                <w:szCs w:val="22"/>
              </w:rPr>
            </w:rPrChange>
          </w:rPr>
          <w:t>6</w:t>
        </w:r>
      </w:ins>
      <w:del w:id="648" w:author="Elsabe Viljoen" w:date="2025-11-24T10:08:00Z" w16du:dateUtc="2025-11-24T08:08:00Z">
        <w:r w:rsidR="00576ED6" w:rsidRPr="00A03902" w:rsidDel="004923E8">
          <w:rPr>
            <w:rFonts w:ascii="Arial" w:hAnsi="Arial" w:cs="Arial"/>
            <w:sz w:val="22"/>
            <w:szCs w:val="22"/>
            <w:rPrChange w:id="649"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650" w:author="Elsabe Viljoen" w:date="2025-12-11T13:08:00Z" w16du:dateUtc="2025-12-11T11:08:00Z">
            <w:rPr>
              <w:rFonts w:ascii="Arial" w:hAnsi="Arial" w:cs="Arial"/>
              <w:b/>
              <w:bCs/>
              <w:sz w:val="22"/>
              <w:szCs w:val="22"/>
            </w:rPr>
          </w:rPrChange>
        </w:rPr>
        <w:t xml:space="preserve">.6 </w:t>
      </w:r>
      <w:r w:rsidR="00CF4B2E" w:rsidRPr="00A03902">
        <w:rPr>
          <w:rFonts w:ascii="Arial" w:hAnsi="Arial" w:cs="Arial"/>
          <w:sz w:val="22"/>
          <w:szCs w:val="22"/>
          <w:rPrChange w:id="651"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652" w:author="Elsabe Viljoen" w:date="2025-12-11T13:08:00Z" w16du:dateUtc="2025-12-11T11:08:00Z">
            <w:rPr>
              <w:rFonts w:ascii="Arial" w:hAnsi="Arial" w:cs="Arial"/>
              <w:b/>
              <w:bCs/>
              <w:sz w:val="22"/>
              <w:szCs w:val="22"/>
              <w:u w:val="single"/>
            </w:rPr>
          </w:rPrChange>
        </w:rPr>
        <w:t xml:space="preserve">Moral-Rights Waivers </w:t>
      </w:r>
    </w:p>
    <w:p w14:paraId="2A90EA27" w14:textId="38C5B105" w:rsidR="00576ED6" w:rsidRPr="00A03902" w:rsidRDefault="004923E8">
      <w:pPr>
        <w:spacing w:line="360" w:lineRule="auto"/>
        <w:ind w:left="720" w:hanging="720"/>
        <w:jc w:val="both"/>
        <w:rPr>
          <w:rFonts w:ascii="Arial" w:hAnsi="Arial" w:cs="Arial"/>
          <w:sz w:val="22"/>
          <w:szCs w:val="22"/>
        </w:rPr>
        <w:pPrChange w:id="653" w:author="Elsabe Viljoen" w:date="2025-11-28T06:46:00Z" w16du:dateUtc="2025-11-28T04:46:00Z">
          <w:pPr>
            <w:spacing w:line="360" w:lineRule="auto"/>
            <w:ind w:left="720" w:hanging="720"/>
          </w:pPr>
        </w:pPrChange>
      </w:pPr>
      <w:ins w:id="654" w:author="Elsabe Viljoen" w:date="2025-11-24T10:08:00Z" w16du:dateUtc="2025-11-24T08:08:00Z">
        <w:r w:rsidRPr="00A03902">
          <w:rPr>
            <w:rFonts w:ascii="Arial" w:hAnsi="Arial" w:cs="Arial"/>
            <w:sz w:val="22"/>
            <w:szCs w:val="22"/>
          </w:rPr>
          <w:t>6</w:t>
        </w:r>
      </w:ins>
      <w:del w:id="655"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.6.1</w:t>
      </w:r>
      <w:r w:rsidR="00CF4B2E" w:rsidRPr="00A03902">
        <w:rPr>
          <w:rFonts w:ascii="Arial" w:hAnsi="Arial" w:cs="Arial"/>
          <w:sz w:val="22"/>
          <w:szCs w:val="22"/>
        </w:rPr>
        <w:tab/>
      </w:r>
      <w:r w:rsidR="00576ED6" w:rsidRPr="00A03902">
        <w:rPr>
          <w:rFonts w:ascii="Arial" w:hAnsi="Arial" w:cs="Arial"/>
          <w:sz w:val="22"/>
          <w:szCs w:val="22"/>
        </w:rPr>
        <w:t>Every individual who contributes a creative, artistic or intellectual work to the Project</w:t>
      </w:r>
      <w:r w:rsidR="00CF4B2E" w:rsidRPr="00A03902">
        <w:rPr>
          <w:rFonts w:ascii="Arial" w:hAnsi="Arial" w:cs="Arial"/>
          <w:sz w:val="22"/>
          <w:szCs w:val="22"/>
        </w:rPr>
        <w:t xml:space="preserve">, </w:t>
      </w:r>
      <w:r w:rsidR="00576ED6" w:rsidRPr="00A03902">
        <w:rPr>
          <w:rFonts w:ascii="Arial" w:hAnsi="Arial" w:cs="Arial"/>
          <w:sz w:val="22"/>
          <w:szCs w:val="22"/>
        </w:rPr>
        <w:t>including, without limitation, Writers, Editors, Directors, Researchers, Graphic Designers, Composers, Musicians and Animators</w:t>
      </w:r>
      <w:r w:rsidR="00CF4B2E" w:rsidRPr="00A03902">
        <w:rPr>
          <w:rFonts w:ascii="Arial" w:hAnsi="Arial" w:cs="Arial"/>
          <w:sz w:val="22"/>
          <w:szCs w:val="22"/>
        </w:rPr>
        <w:t xml:space="preserve">, </w:t>
      </w:r>
      <w:r w:rsidR="00576ED6" w:rsidRPr="00A03902">
        <w:rPr>
          <w:rFonts w:ascii="Arial" w:hAnsi="Arial" w:cs="Arial"/>
          <w:sz w:val="22"/>
          <w:szCs w:val="22"/>
        </w:rPr>
        <w:t>shall waive any moral rights they may otherwise have, including the right to be attributed as the author of any such work, the right to object to any editing, adaptation or modification of their contribution, the right to object to contextual use of their contribution within the Project and the right to claim any alleged breach of integrity in circumstances where the content has been legally vetted.</w:t>
      </w:r>
    </w:p>
    <w:p w14:paraId="75C5F491" w14:textId="77777777" w:rsidR="00CF4B2E" w:rsidRPr="00A03902" w:rsidRDefault="00CF4B2E">
      <w:pPr>
        <w:spacing w:line="360" w:lineRule="auto"/>
        <w:jc w:val="both"/>
        <w:rPr>
          <w:rFonts w:ascii="Arial" w:hAnsi="Arial" w:cs="Arial"/>
          <w:sz w:val="22"/>
          <w:szCs w:val="22"/>
        </w:rPr>
        <w:pPrChange w:id="656" w:author="Elsabe Viljoen" w:date="2025-11-28T06:46:00Z" w16du:dateUtc="2025-11-28T04:46:00Z">
          <w:pPr>
            <w:spacing w:line="360" w:lineRule="auto"/>
          </w:pPr>
        </w:pPrChange>
      </w:pPr>
    </w:p>
    <w:p w14:paraId="14739A16" w14:textId="1F4599D1" w:rsidR="00576ED6" w:rsidRPr="00A03902" w:rsidRDefault="004923E8">
      <w:pPr>
        <w:spacing w:line="360" w:lineRule="auto"/>
        <w:ind w:left="720" w:hanging="720"/>
        <w:jc w:val="both"/>
        <w:rPr>
          <w:rFonts w:ascii="Arial" w:hAnsi="Arial" w:cs="Arial"/>
          <w:sz w:val="22"/>
          <w:szCs w:val="22"/>
        </w:rPr>
        <w:pPrChange w:id="657" w:author="Elsabe Viljoen" w:date="2025-11-28T06:46:00Z" w16du:dateUtc="2025-11-28T04:46:00Z">
          <w:pPr>
            <w:spacing w:line="360" w:lineRule="auto"/>
            <w:ind w:left="720" w:hanging="720"/>
          </w:pPr>
        </w:pPrChange>
      </w:pPr>
      <w:ins w:id="658" w:author="Elsabe Viljoen" w:date="2025-11-24T10:08:00Z" w16du:dateUtc="2025-11-24T08:08:00Z">
        <w:r w:rsidRPr="00A03902">
          <w:rPr>
            <w:rFonts w:ascii="Arial" w:hAnsi="Arial" w:cs="Arial"/>
            <w:sz w:val="22"/>
            <w:szCs w:val="22"/>
          </w:rPr>
          <w:t>6</w:t>
        </w:r>
      </w:ins>
      <w:del w:id="659"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.6.2</w:t>
      </w:r>
      <w:r w:rsidR="00CF4B2E" w:rsidRPr="00A03902">
        <w:rPr>
          <w:rFonts w:ascii="Arial" w:hAnsi="Arial" w:cs="Arial"/>
          <w:sz w:val="22"/>
          <w:szCs w:val="22"/>
        </w:rPr>
        <w:tab/>
      </w:r>
      <w:r w:rsidR="00576ED6" w:rsidRPr="00A03902">
        <w:rPr>
          <w:rFonts w:ascii="Arial" w:hAnsi="Arial" w:cs="Arial"/>
          <w:sz w:val="22"/>
          <w:szCs w:val="22"/>
        </w:rPr>
        <w:t xml:space="preserve">The Parties acknowledge that this waiver is required </w:t>
      </w:r>
      <w:proofErr w:type="gramStart"/>
      <w:r w:rsidR="00576ED6" w:rsidRPr="00A03902">
        <w:rPr>
          <w:rFonts w:ascii="Arial" w:hAnsi="Arial" w:cs="Arial"/>
          <w:sz w:val="22"/>
          <w:szCs w:val="22"/>
        </w:rPr>
        <w:t>in order to</w:t>
      </w:r>
      <w:proofErr w:type="gramEnd"/>
      <w:r w:rsidR="00576ED6" w:rsidRPr="00A03902">
        <w:rPr>
          <w:rFonts w:ascii="Arial" w:hAnsi="Arial" w:cs="Arial"/>
          <w:sz w:val="22"/>
          <w:szCs w:val="22"/>
        </w:rPr>
        <w:t xml:space="preserve"> ensure that Netflix may broadcast, adapt, market, translate, re-format and distribute the Project globally, across all formats and languages, without restriction or future claim.</w:t>
      </w:r>
    </w:p>
    <w:p w14:paraId="31EAEF25" w14:textId="596AA9F7" w:rsidR="00576ED6" w:rsidRPr="00A03902" w:rsidRDefault="00576ED6" w:rsidP="00576ED6">
      <w:pPr>
        <w:spacing w:line="360" w:lineRule="auto"/>
        <w:rPr>
          <w:rFonts w:ascii="Arial" w:hAnsi="Arial" w:cs="Arial"/>
          <w:sz w:val="22"/>
          <w:szCs w:val="22"/>
        </w:rPr>
      </w:pPr>
    </w:p>
    <w:p w14:paraId="1CE53E47" w14:textId="10DB0934" w:rsidR="00576ED6" w:rsidRPr="00A03902" w:rsidRDefault="004923E8" w:rsidP="00CF4B2E">
      <w:pPr>
        <w:spacing w:line="360" w:lineRule="auto"/>
        <w:ind w:left="720" w:hanging="720"/>
        <w:rPr>
          <w:rFonts w:ascii="Arial" w:hAnsi="Arial" w:cs="Arial"/>
          <w:sz w:val="22"/>
          <w:szCs w:val="22"/>
          <w:u w:val="single"/>
          <w:rPrChange w:id="660" w:author="Elsabe Viljoen" w:date="2025-12-11T13:08:00Z" w16du:dateUtc="2025-12-11T11:08:00Z">
            <w:rPr>
              <w:rFonts w:ascii="Arial" w:hAnsi="Arial" w:cs="Arial"/>
              <w:b/>
              <w:bCs/>
              <w:sz w:val="22"/>
              <w:szCs w:val="22"/>
              <w:u w:val="single"/>
            </w:rPr>
          </w:rPrChange>
        </w:rPr>
      </w:pPr>
      <w:ins w:id="661" w:author="Elsabe Viljoen" w:date="2025-11-24T10:08:00Z" w16du:dateUtc="2025-11-24T08:08:00Z">
        <w:r w:rsidRPr="00A03902">
          <w:rPr>
            <w:rFonts w:ascii="Arial" w:hAnsi="Arial" w:cs="Arial"/>
            <w:sz w:val="22"/>
            <w:szCs w:val="22"/>
            <w:rPrChange w:id="662" w:author="Elsabe Viljoen" w:date="2025-12-11T13:08:00Z" w16du:dateUtc="2025-12-11T11:08:00Z">
              <w:rPr>
                <w:rFonts w:ascii="Arial" w:hAnsi="Arial" w:cs="Arial"/>
                <w:b/>
                <w:bCs/>
                <w:sz w:val="22"/>
                <w:szCs w:val="22"/>
              </w:rPr>
            </w:rPrChange>
          </w:rPr>
          <w:t>6</w:t>
        </w:r>
      </w:ins>
      <w:del w:id="663" w:author="Elsabe Viljoen" w:date="2025-11-24T10:08:00Z" w16du:dateUtc="2025-11-24T08:08:00Z">
        <w:r w:rsidR="00576ED6" w:rsidRPr="00A03902" w:rsidDel="004923E8">
          <w:rPr>
            <w:rFonts w:ascii="Arial" w:hAnsi="Arial" w:cs="Arial"/>
            <w:sz w:val="22"/>
            <w:szCs w:val="22"/>
            <w:rPrChange w:id="664"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665" w:author="Elsabe Viljoen" w:date="2025-12-11T13:08:00Z" w16du:dateUtc="2025-12-11T11:08:00Z">
            <w:rPr>
              <w:rFonts w:ascii="Arial" w:hAnsi="Arial" w:cs="Arial"/>
              <w:b/>
              <w:bCs/>
              <w:sz w:val="22"/>
              <w:szCs w:val="22"/>
            </w:rPr>
          </w:rPrChange>
        </w:rPr>
        <w:t xml:space="preserve">.7 </w:t>
      </w:r>
      <w:r w:rsidR="00CF4B2E" w:rsidRPr="00A03902">
        <w:rPr>
          <w:rFonts w:ascii="Arial" w:hAnsi="Arial" w:cs="Arial"/>
          <w:sz w:val="22"/>
          <w:szCs w:val="22"/>
          <w:rPrChange w:id="666"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667" w:author="Elsabe Viljoen" w:date="2025-12-11T13:08:00Z" w16du:dateUtc="2025-12-11T11:08:00Z">
            <w:rPr>
              <w:rFonts w:ascii="Arial" w:hAnsi="Arial" w:cs="Arial"/>
              <w:b/>
              <w:bCs/>
              <w:sz w:val="22"/>
              <w:szCs w:val="22"/>
              <w:u w:val="single"/>
            </w:rPr>
          </w:rPrChange>
        </w:rPr>
        <w:t xml:space="preserve">Exclusive Rights Granted to Netflix Upon Commissioning </w:t>
      </w:r>
    </w:p>
    <w:p w14:paraId="2192E97C" w14:textId="235A9C6A" w:rsidR="00576ED6" w:rsidRPr="00A03902" w:rsidRDefault="004923E8">
      <w:pPr>
        <w:spacing w:line="360" w:lineRule="auto"/>
        <w:ind w:left="720" w:hanging="720"/>
        <w:jc w:val="both"/>
        <w:rPr>
          <w:rFonts w:ascii="Arial" w:hAnsi="Arial" w:cs="Arial"/>
          <w:sz w:val="22"/>
          <w:szCs w:val="22"/>
        </w:rPr>
        <w:pPrChange w:id="668" w:author="Elsabe Viljoen" w:date="2025-11-28T06:46:00Z" w16du:dateUtc="2025-11-28T04:46:00Z">
          <w:pPr>
            <w:spacing w:line="360" w:lineRule="auto"/>
            <w:ind w:left="720" w:hanging="720"/>
          </w:pPr>
        </w:pPrChange>
      </w:pPr>
      <w:ins w:id="669" w:author="Elsabe Viljoen" w:date="2025-11-24T10:08:00Z" w16du:dateUtc="2025-11-24T08:08:00Z">
        <w:r w:rsidRPr="00A03902">
          <w:rPr>
            <w:rFonts w:ascii="Arial" w:hAnsi="Arial" w:cs="Arial"/>
            <w:sz w:val="22"/>
            <w:szCs w:val="22"/>
          </w:rPr>
          <w:t>6</w:t>
        </w:r>
      </w:ins>
      <w:del w:id="670"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.7.1</w:t>
      </w:r>
      <w:r w:rsidR="00CF4B2E" w:rsidRPr="00A03902">
        <w:rPr>
          <w:rFonts w:ascii="Arial" w:hAnsi="Arial" w:cs="Arial"/>
          <w:sz w:val="22"/>
          <w:szCs w:val="22"/>
        </w:rPr>
        <w:tab/>
      </w:r>
      <w:r w:rsidR="00576ED6" w:rsidRPr="00A03902">
        <w:rPr>
          <w:rFonts w:ascii="Arial" w:hAnsi="Arial" w:cs="Arial"/>
          <w:sz w:val="22"/>
          <w:szCs w:val="22"/>
        </w:rPr>
        <w:t>Upon Netflix commissioning the Project, the Parties agree that the SPV shall grant Netflix an exclusive, worldwide licence permitting Netflix to exploit the Project in all forms of media and modes of distribution, including but not limited to streaming, broadcasting, licensing, distributing, using excerpts for promotional purposes, dubbing in any language, creating derivative works, exploiting ancillary materials, screening the Project at festivals and exhibiting the Project publicly in any territory.</w:t>
      </w:r>
    </w:p>
    <w:p w14:paraId="5F64D4E7" w14:textId="77777777" w:rsidR="00CF4B2E" w:rsidRPr="00A03902" w:rsidRDefault="00CF4B2E">
      <w:pPr>
        <w:spacing w:line="360" w:lineRule="auto"/>
        <w:jc w:val="both"/>
        <w:rPr>
          <w:rFonts w:ascii="Arial" w:hAnsi="Arial" w:cs="Arial"/>
          <w:sz w:val="22"/>
          <w:szCs w:val="22"/>
        </w:rPr>
        <w:pPrChange w:id="671" w:author="Elsabe Viljoen" w:date="2025-11-28T06:46:00Z" w16du:dateUtc="2025-11-28T04:46:00Z">
          <w:pPr>
            <w:spacing w:line="360" w:lineRule="auto"/>
          </w:pPr>
        </w:pPrChange>
      </w:pPr>
    </w:p>
    <w:p w14:paraId="1C13FCA9" w14:textId="4FBF2518" w:rsidR="00576ED6" w:rsidRPr="00A03902" w:rsidRDefault="004923E8">
      <w:pPr>
        <w:spacing w:line="360" w:lineRule="auto"/>
        <w:ind w:left="720" w:hanging="720"/>
        <w:jc w:val="both"/>
        <w:rPr>
          <w:rFonts w:ascii="Arial" w:hAnsi="Arial" w:cs="Arial"/>
          <w:sz w:val="22"/>
          <w:szCs w:val="22"/>
        </w:rPr>
        <w:pPrChange w:id="672" w:author="Elsabe Viljoen" w:date="2025-11-28T06:46:00Z" w16du:dateUtc="2025-11-28T04:46:00Z">
          <w:pPr>
            <w:spacing w:line="360" w:lineRule="auto"/>
            <w:ind w:left="720" w:hanging="720"/>
          </w:pPr>
        </w:pPrChange>
      </w:pPr>
      <w:ins w:id="673" w:author="Elsabe Viljoen" w:date="2025-11-24T10:08:00Z" w16du:dateUtc="2025-11-24T08:08:00Z">
        <w:r w:rsidRPr="00A03902">
          <w:rPr>
            <w:rFonts w:ascii="Arial" w:hAnsi="Arial" w:cs="Arial"/>
            <w:sz w:val="22"/>
            <w:szCs w:val="22"/>
          </w:rPr>
          <w:t>6</w:t>
        </w:r>
      </w:ins>
      <w:del w:id="674"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.7.2</w:t>
      </w:r>
      <w:r w:rsidR="00CF4B2E" w:rsidRPr="00A03902">
        <w:rPr>
          <w:rFonts w:ascii="Arial" w:hAnsi="Arial" w:cs="Arial"/>
          <w:sz w:val="22"/>
          <w:szCs w:val="22"/>
        </w:rPr>
        <w:tab/>
      </w:r>
      <w:r w:rsidR="00576ED6" w:rsidRPr="00A03902">
        <w:rPr>
          <w:rFonts w:ascii="Arial" w:hAnsi="Arial" w:cs="Arial"/>
          <w:sz w:val="22"/>
          <w:szCs w:val="22"/>
        </w:rPr>
        <w:t>Netflix shall further be entitled to all ancillary rights necessary to enable global release and exploitation, including digital-distribution rights, rights to create and distribute social-media content, rights to use clips for press, publicity and marketing, rights to permit educational or law-enforcement screenings, and merchandising rights to the extent that such rights are applicable and commercially exploited.</w:t>
      </w:r>
    </w:p>
    <w:p w14:paraId="45D0A53A" w14:textId="6C07421E" w:rsidR="00576ED6" w:rsidRPr="00A03902" w:rsidRDefault="00576ED6">
      <w:pPr>
        <w:spacing w:line="360" w:lineRule="auto"/>
        <w:jc w:val="both"/>
        <w:rPr>
          <w:rFonts w:ascii="Arial" w:hAnsi="Arial" w:cs="Arial"/>
          <w:sz w:val="22"/>
          <w:szCs w:val="22"/>
        </w:rPr>
        <w:pPrChange w:id="675" w:author="Elsabe Viljoen" w:date="2025-11-28T06:46:00Z" w16du:dateUtc="2025-11-28T04:46:00Z">
          <w:pPr>
            <w:spacing w:line="360" w:lineRule="auto"/>
          </w:pPr>
        </w:pPrChange>
      </w:pPr>
    </w:p>
    <w:p w14:paraId="705F86FF" w14:textId="31B33E26" w:rsidR="00576ED6" w:rsidRPr="00A03902" w:rsidRDefault="004923E8" w:rsidP="00576ED6">
      <w:pPr>
        <w:spacing w:line="360" w:lineRule="auto"/>
        <w:rPr>
          <w:rFonts w:ascii="Arial" w:hAnsi="Arial" w:cs="Arial"/>
          <w:sz w:val="22"/>
          <w:szCs w:val="22"/>
          <w:u w:val="single"/>
          <w:rPrChange w:id="676" w:author="Elsabe Viljoen" w:date="2025-12-11T13:08:00Z" w16du:dateUtc="2025-12-11T11:08:00Z">
            <w:rPr>
              <w:rFonts w:ascii="Arial" w:hAnsi="Arial" w:cs="Arial"/>
              <w:b/>
              <w:bCs/>
              <w:sz w:val="22"/>
              <w:szCs w:val="22"/>
              <w:u w:val="single"/>
            </w:rPr>
          </w:rPrChange>
        </w:rPr>
      </w:pPr>
      <w:ins w:id="677" w:author="Elsabe Viljoen" w:date="2025-11-24T10:08:00Z" w16du:dateUtc="2025-11-24T08:08:00Z">
        <w:r w:rsidRPr="00A03902">
          <w:rPr>
            <w:rFonts w:ascii="Arial" w:hAnsi="Arial" w:cs="Arial"/>
            <w:sz w:val="22"/>
            <w:szCs w:val="22"/>
            <w:rPrChange w:id="678" w:author="Elsabe Viljoen" w:date="2025-12-11T13:08:00Z" w16du:dateUtc="2025-12-11T11:08:00Z">
              <w:rPr>
                <w:rFonts w:ascii="Arial" w:hAnsi="Arial" w:cs="Arial"/>
                <w:b/>
                <w:bCs/>
                <w:sz w:val="22"/>
                <w:szCs w:val="22"/>
              </w:rPr>
            </w:rPrChange>
          </w:rPr>
          <w:t>6</w:t>
        </w:r>
      </w:ins>
      <w:del w:id="679" w:author="Elsabe Viljoen" w:date="2025-11-24T10:08:00Z" w16du:dateUtc="2025-11-24T08:08:00Z">
        <w:r w:rsidR="00576ED6" w:rsidRPr="00A03902" w:rsidDel="004923E8">
          <w:rPr>
            <w:rFonts w:ascii="Arial" w:hAnsi="Arial" w:cs="Arial"/>
            <w:sz w:val="22"/>
            <w:szCs w:val="22"/>
            <w:rPrChange w:id="680"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681" w:author="Elsabe Viljoen" w:date="2025-12-11T13:08:00Z" w16du:dateUtc="2025-12-11T11:08:00Z">
            <w:rPr>
              <w:rFonts w:ascii="Arial" w:hAnsi="Arial" w:cs="Arial"/>
              <w:b/>
              <w:bCs/>
              <w:sz w:val="22"/>
              <w:szCs w:val="22"/>
            </w:rPr>
          </w:rPrChange>
        </w:rPr>
        <w:t xml:space="preserve">.8 </w:t>
      </w:r>
      <w:r w:rsidR="00CF4B2E" w:rsidRPr="00A03902">
        <w:rPr>
          <w:rFonts w:ascii="Arial" w:hAnsi="Arial" w:cs="Arial"/>
          <w:sz w:val="22"/>
          <w:szCs w:val="22"/>
          <w:rPrChange w:id="682"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683" w:author="Elsabe Viljoen" w:date="2025-12-11T13:08:00Z" w16du:dateUtc="2025-12-11T11:08:00Z">
            <w:rPr>
              <w:rFonts w:ascii="Arial" w:hAnsi="Arial" w:cs="Arial"/>
              <w:b/>
              <w:bCs/>
              <w:sz w:val="22"/>
              <w:szCs w:val="22"/>
              <w:u w:val="single"/>
            </w:rPr>
          </w:rPrChange>
        </w:rPr>
        <w:t xml:space="preserve">Right to Adapt, Edit and Reformat </w:t>
      </w:r>
    </w:p>
    <w:p w14:paraId="1BCAD82E" w14:textId="1D5615A8" w:rsidR="00576ED6" w:rsidRPr="00A03902" w:rsidRDefault="004923E8">
      <w:pPr>
        <w:spacing w:line="360" w:lineRule="auto"/>
        <w:ind w:left="720" w:hanging="720"/>
        <w:jc w:val="both"/>
        <w:rPr>
          <w:rFonts w:ascii="Arial" w:hAnsi="Arial" w:cs="Arial"/>
          <w:sz w:val="22"/>
          <w:szCs w:val="22"/>
        </w:rPr>
        <w:pPrChange w:id="684" w:author="Elsabe Viljoen" w:date="2025-11-28T06:47:00Z" w16du:dateUtc="2025-11-28T04:47:00Z">
          <w:pPr>
            <w:spacing w:line="360" w:lineRule="auto"/>
            <w:ind w:left="720" w:hanging="720"/>
          </w:pPr>
        </w:pPrChange>
      </w:pPr>
      <w:ins w:id="685" w:author="Elsabe Viljoen" w:date="2025-11-24T10:08:00Z" w16du:dateUtc="2025-11-24T08:08:00Z">
        <w:r w:rsidRPr="00A03902">
          <w:rPr>
            <w:rFonts w:ascii="Arial" w:hAnsi="Arial" w:cs="Arial"/>
            <w:sz w:val="22"/>
            <w:szCs w:val="22"/>
          </w:rPr>
          <w:t>6</w:t>
        </w:r>
      </w:ins>
      <w:del w:id="686"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.8.1</w:t>
      </w:r>
      <w:r w:rsidR="00CF4B2E" w:rsidRPr="00A03902">
        <w:rPr>
          <w:rFonts w:ascii="Arial" w:hAnsi="Arial" w:cs="Arial"/>
          <w:sz w:val="22"/>
          <w:szCs w:val="22"/>
        </w:rPr>
        <w:tab/>
      </w:r>
      <w:r w:rsidR="00576ED6" w:rsidRPr="00A03902">
        <w:rPr>
          <w:rFonts w:ascii="Arial" w:hAnsi="Arial" w:cs="Arial"/>
          <w:sz w:val="22"/>
          <w:szCs w:val="22"/>
        </w:rPr>
        <w:t xml:space="preserve">Netflix shall have the right to edit, adapt, compress, expand, localise, dub, subtitle or reformat the Project where necessary to comply with the legal requirements of any jurisdiction, the cultural expectations of different territories, the censorship requirements of </w:t>
      </w:r>
      <w:proofErr w:type="gramStart"/>
      <w:r w:rsidR="00576ED6" w:rsidRPr="00A03902">
        <w:rPr>
          <w:rFonts w:ascii="Arial" w:hAnsi="Arial" w:cs="Arial"/>
          <w:sz w:val="22"/>
          <w:szCs w:val="22"/>
        </w:rPr>
        <w:t>particular markets</w:t>
      </w:r>
      <w:proofErr w:type="gramEnd"/>
      <w:r w:rsidR="00576ED6" w:rsidRPr="00A03902">
        <w:rPr>
          <w:rFonts w:ascii="Arial" w:hAnsi="Arial" w:cs="Arial"/>
          <w:sz w:val="22"/>
          <w:szCs w:val="22"/>
        </w:rPr>
        <w:t xml:space="preserve"> or the technical specifications of various platforms or devices.</w:t>
      </w:r>
    </w:p>
    <w:p w14:paraId="6A1C3C07" w14:textId="77777777" w:rsidR="00CF4B2E" w:rsidRPr="00A03902" w:rsidRDefault="00CF4B2E">
      <w:pPr>
        <w:spacing w:line="360" w:lineRule="auto"/>
        <w:jc w:val="both"/>
        <w:rPr>
          <w:rFonts w:ascii="Arial" w:hAnsi="Arial" w:cs="Arial"/>
          <w:sz w:val="22"/>
          <w:szCs w:val="22"/>
        </w:rPr>
        <w:pPrChange w:id="687" w:author="Elsabe Viljoen" w:date="2025-11-28T06:47:00Z" w16du:dateUtc="2025-11-28T04:47:00Z">
          <w:pPr>
            <w:spacing w:line="360" w:lineRule="auto"/>
          </w:pPr>
        </w:pPrChange>
      </w:pPr>
    </w:p>
    <w:p w14:paraId="4FD413C8" w14:textId="607C5F01" w:rsidR="00576ED6" w:rsidRPr="00A03902" w:rsidRDefault="004923E8">
      <w:pPr>
        <w:spacing w:line="360" w:lineRule="auto"/>
        <w:ind w:left="720" w:hanging="720"/>
        <w:jc w:val="both"/>
        <w:rPr>
          <w:rFonts w:ascii="Arial" w:hAnsi="Arial" w:cs="Arial"/>
          <w:sz w:val="22"/>
          <w:szCs w:val="22"/>
        </w:rPr>
        <w:pPrChange w:id="688" w:author="Elsabe Viljoen" w:date="2025-11-28T06:47:00Z" w16du:dateUtc="2025-11-28T04:47:00Z">
          <w:pPr>
            <w:spacing w:line="360" w:lineRule="auto"/>
            <w:ind w:left="720" w:hanging="720"/>
          </w:pPr>
        </w:pPrChange>
      </w:pPr>
      <w:ins w:id="689" w:author="Elsabe Viljoen" w:date="2025-11-24T10:08:00Z" w16du:dateUtc="2025-11-24T08:08:00Z">
        <w:r w:rsidRPr="00A03902">
          <w:rPr>
            <w:rFonts w:ascii="Arial" w:hAnsi="Arial" w:cs="Arial"/>
            <w:sz w:val="22"/>
            <w:szCs w:val="22"/>
          </w:rPr>
          <w:t>6</w:t>
        </w:r>
      </w:ins>
      <w:del w:id="690"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.8.2</w:t>
      </w:r>
      <w:r w:rsidR="00CF4B2E" w:rsidRPr="00A03902">
        <w:rPr>
          <w:rFonts w:ascii="Arial" w:hAnsi="Arial" w:cs="Arial"/>
          <w:sz w:val="22"/>
          <w:szCs w:val="22"/>
        </w:rPr>
        <w:tab/>
      </w:r>
      <w:r w:rsidR="00576ED6" w:rsidRPr="00A03902">
        <w:rPr>
          <w:rFonts w:ascii="Arial" w:hAnsi="Arial" w:cs="Arial"/>
          <w:sz w:val="22"/>
          <w:szCs w:val="22"/>
        </w:rPr>
        <w:t xml:space="preserve">Neither Party shall object to such adaptations, nor shall either Party </w:t>
      </w:r>
      <w:r w:rsidR="00CA4D3A" w:rsidRPr="00A03902">
        <w:rPr>
          <w:rFonts w:ascii="Arial" w:hAnsi="Arial" w:cs="Arial"/>
          <w:sz w:val="22"/>
          <w:szCs w:val="22"/>
        </w:rPr>
        <w:t>asserts</w:t>
      </w:r>
      <w:r w:rsidR="00576ED6" w:rsidRPr="00A03902">
        <w:rPr>
          <w:rFonts w:ascii="Arial" w:hAnsi="Arial" w:cs="Arial"/>
          <w:sz w:val="22"/>
          <w:szCs w:val="22"/>
        </w:rPr>
        <w:t xml:space="preserve"> any claim for additional compensation based on Netflix’s exercise of these rights, beyond the amounts expressly agreed in this Agreement.</w:t>
      </w:r>
    </w:p>
    <w:p w14:paraId="1607CCE8" w14:textId="1E73BEC7" w:rsidR="00576ED6" w:rsidRPr="00A03902" w:rsidRDefault="00576ED6">
      <w:pPr>
        <w:spacing w:line="360" w:lineRule="auto"/>
        <w:jc w:val="both"/>
        <w:rPr>
          <w:ins w:id="691" w:author="Elsabe Viljoen" w:date="2025-11-24T10:08:00Z" w16du:dateUtc="2025-11-24T08:08:00Z"/>
          <w:rFonts w:ascii="Arial" w:hAnsi="Arial" w:cs="Arial"/>
          <w:sz w:val="22"/>
          <w:szCs w:val="22"/>
        </w:rPr>
        <w:pPrChange w:id="692" w:author="Elsabe Viljoen" w:date="2025-11-28T06:47:00Z" w16du:dateUtc="2025-11-28T04:47:00Z">
          <w:pPr>
            <w:spacing w:line="360" w:lineRule="auto"/>
          </w:pPr>
        </w:pPrChange>
      </w:pPr>
    </w:p>
    <w:p w14:paraId="5DB1D1F5" w14:textId="5EC2260D" w:rsidR="004923E8" w:rsidRPr="00A03902" w:rsidDel="00C521CE" w:rsidRDefault="004923E8" w:rsidP="00576ED6">
      <w:pPr>
        <w:spacing w:line="360" w:lineRule="auto"/>
        <w:rPr>
          <w:del w:id="693" w:author="Elsabe Viljoen" w:date="2025-12-11T12:39:00Z" w16du:dateUtc="2025-12-11T10:39:00Z"/>
          <w:rFonts w:ascii="Arial" w:hAnsi="Arial" w:cs="Arial"/>
          <w:sz w:val="22"/>
          <w:szCs w:val="22"/>
        </w:rPr>
      </w:pPr>
    </w:p>
    <w:p w14:paraId="444C8D50" w14:textId="3396EBCA" w:rsidR="00576ED6" w:rsidRPr="00A03902" w:rsidRDefault="00576ED6" w:rsidP="00576ED6">
      <w:pPr>
        <w:spacing w:line="360" w:lineRule="auto"/>
        <w:rPr>
          <w:rFonts w:ascii="Arial" w:hAnsi="Arial" w:cs="Arial"/>
          <w:sz w:val="22"/>
          <w:szCs w:val="22"/>
          <w:u w:val="single"/>
          <w:rPrChange w:id="694" w:author="Elsabe Viljoen" w:date="2025-12-11T13:08:00Z" w16du:dateUtc="2025-12-11T11:08:00Z">
            <w:rPr>
              <w:rFonts w:ascii="Arial" w:hAnsi="Arial" w:cs="Arial"/>
              <w:b/>
              <w:bCs/>
              <w:sz w:val="22"/>
              <w:szCs w:val="22"/>
              <w:u w:val="single"/>
            </w:rPr>
          </w:rPrChange>
        </w:rPr>
      </w:pPr>
      <w:del w:id="695" w:author="Elsabe Viljoen" w:date="2025-11-24T10:08:00Z" w16du:dateUtc="2025-11-24T08:08:00Z">
        <w:r w:rsidRPr="00A03902" w:rsidDel="004923E8">
          <w:rPr>
            <w:rFonts w:ascii="Arial" w:hAnsi="Arial" w:cs="Arial"/>
            <w:sz w:val="22"/>
            <w:szCs w:val="22"/>
            <w:rPrChange w:id="696" w:author="Elsabe Viljoen" w:date="2025-12-11T13:08:00Z" w16du:dateUtc="2025-12-11T11:08:00Z">
              <w:rPr>
                <w:rFonts w:ascii="Arial" w:hAnsi="Arial" w:cs="Arial"/>
                <w:b/>
                <w:bCs/>
                <w:sz w:val="22"/>
                <w:szCs w:val="22"/>
              </w:rPr>
            </w:rPrChange>
          </w:rPr>
          <w:delText>7</w:delText>
        </w:r>
      </w:del>
      <w:ins w:id="697" w:author="Elsabe Viljoen" w:date="2025-11-24T10:08:00Z" w16du:dateUtc="2025-11-24T08:08:00Z">
        <w:r w:rsidR="004923E8" w:rsidRPr="00A03902">
          <w:rPr>
            <w:rFonts w:ascii="Arial" w:hAnsi="Arial" w:cs="Arial"/>
            <w:sz w:val="22"/>
            <w:szCs w:val="22"/>
            <w:rPrChange w:id="698" w:author="Elsabe Viljoen" w:date="2025-12-11T13:08:00Z" w16du:dateUtc="2025-12-11T11:08:00Z">
              <w:rPr>
                <w:rFonts w:ascii="Arial" w:hAnsi="Arial" w:cs="Arial"/>
                <w:b/>
                <w:bCs/>
                <w:sz w:val="22"/>
                <w:szCs w:val="22"/>
              </w:rPr>
            </w:rPrChange>
          </w:rPr>
          <w:t>6</w:t>
        </w:r>
      </w:ins>
      <w:r w:rsidRPr="00A03902">
        <w:rPr>
          <w:rFonts w:ascii="Arial" w:hAnsi="Arial" w:cs="Arial"/>
          <w:sz w:val="22"/>
          <w:szCs w:val="22"/>
          <w:rPrChange w:id="699" w:author="Elsabe Viljoen" w:date="2025-12-11T13:08:00Z" w16du:dateUtc="2025-12-11T11:08:00Z">
            <w:rPr>
              <w:rFonts w:ascii="Arial" w:hAnsi="Arial" w:cs="Arial"/>
              <w:b/>
              <w:bCs/>
              <w:sz w:val="22"/>
              <w:szCs w:val="22"/>
            </w:rPr>
          </w:rPrChange>
        </w:rPr>
        <w:t xml:space="preserve">.9 </w:t>
      </w:r>
      <w:r w:rsidR="00CF4B2E" w:rsidRPr="00A03902">
        <w:rPr>
          <w:rFonts w:ascii="Arial" w:hAnsi="Arial" w:cs="Arial"/>
          <w:sz w:val="22"/>
          <w:szCs w:val="22"/>
          <w:rPrChange w:id="700"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701" w:author="Elsabe Viljoen" w:date="2025-12-11T13:08:00Z" w16du:dateUtc="2025-12-11T11:08:00Z">
            <w:rPr>
              <w:rFonts w:ascii="Arial" w:hAnsi="Arial" w:cs="Arial"/>
              <w:b/>
              <w:bCs/>
              <w:sz w:val="22"/>
              <w:szCs w:val="22"/>
              <w:u w:val="single"/>
            </w:rPr>
          </w:rPrChange>
        </w:rPr>
        <w:t xml:space="preserve">Rights in Production and Project Data </w:t>
      </w:r>
    </w:p>
    <w:p w14:paraId="47D61645" w14:textId="685F893A" w:rsidR="00576ED6" w:rsidRPr="00A03902" w:rsidRDefault="004923E8">
      <w:pPr>
        <w:spacing w:line="360" w:lineRule="auto"/>
        <w:ind w:left="720" w:hanging="720"/>
        <w:jc w:val="both"/>
        <w:rPr>
          <w:rFonts w:ascii="Arial" w:hAnsi="Arial" w:cs="Arial"/>
          <w:sz w:val="22"/>
          <w:szCs w:val="22"/>
        </w:rPr>
        <w:pPrChange w:id="702" w:author="Elsabe Viljoen" w:date="2025-11-28T06:47:00Z" w16du:dateUtc="2025-11-28T04:47:00Z">
          <w:pPr>
            <w:spacing w:line="360" w:lineRule="auto"/>
            <w:ind w:left="720" w:hanging="720"/>
          </w:pPr>
        </w:pPrChange>
      </w:pPr>
      <w:ins w:id="703" w:author="Elsabe Viljoen" w:date="2025-11-24T10:08:00Z" w16du:dateUtc="2025-11-24T08:08:00Z">
        <w:r w:rsidRPr="00A03902">
          <w:rPr>
            <w:rFonts w:ascii="Arial" w:hAnsi="Arial" w:cs="Arial"/>
            <w:sz w:val="22"/>
            <w:szCs w:val="22"/>
          </w:rPr>
          <w:t>6</w:t>
        </w:r>
      </w:ins>
      <w:del w:id="704"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.9.1</w:t>
      </w:r>
      <w:r w:rsidR="00CF4B2E" w:rsidRPr="00A03902">
        <w:rPr>
          <w:rFonts w:ascii="Arial" w:hAnsi="Arial" w:cs="Arial"/>
          <w:sz w:val="22"/>
          <w:szCs w:val="22"/>
        </w:rPr>
        <w:tab/>
      </w:r>
      <w:r w:rsidR="00576ED6" w:rsidRPr="00A03902">
        <w:rPr>
          <w:rFonts w:ascii="Arial" w:hAnsi="Arial" w:cs="Arial"/>
          <w:sz w:val="22"/>
          <w:szCs w:val="22"/>
        </w:rPr>
        <w:t>All production data generated or collected during the development, production or post-production phases</w:t>
      </w:r>
      <w:r w:rsidR="00CA4D3A" w:rsidRPr="00A03902">
        <w:rPr>
          <w:rFonts w:ascii="Arial" w:hAnsi="Arial" w:cs="Arial"/>
          <w:sz w:val="22"/>
          <w:szCs w:val="22"/>
        </w:rPr>
        <w:t>,</w:t>
      </w:r>
      <w:r w:rsidR="00576ED6" w:rsidRPr="00A03902">
        <w:rPr>
          <w:rFonts w:ascii="Arial" w:hAnsi="Arial" w:cs="Arial"/>
          <w:sz w:val="22"/>
          <w:szCs w:val="22"/>
        </w:rPr>
        <w:t xml:space="preserve"> including but not limited to metadata, edit logs, edit timelines, raw footage, proxy files, audio stems, graphics source files and all related production documentation</w:t>
      </w:r>
      <w:r w:rsidR="00CA4D3A" w:rsidRPr="00A03902">
        <w:rPr>
          <w:rFonts w:ascii="Arial" w:hAnsi="Arial" w:cs="Arial"/>
          <w:sz w:val="22"/>
          <w:szCs w:val="22"/>
        </w:rPr>
        <w:t>,</w:t>
      </w:r>
      <w:r w:rsidR="00576ED6" w:rsidRPr="00A03902">
        <w:rPr>
          <w:rFonts w:ascii="Arial" w:hAnsi="Arial" w:cs="Arial"/>
          <w:sz w:val="22"/>
          <w:szCs w:val="22"/>
        </w:rPr>
        <w:t xml:space="preserve"> shall vest exclusively in the SPV immediately upon creation.</w:t>
      </w:r>
    </w:p>
    <w:p w14:paraId="68AEE4C4" w14:textId="77777777" w:rsidR="00CF4B2E" w:rsidRPr="00A03902" w:rsidRDefault="00CF4B2E">
      <w:pPr>
        <w:spacing w:line="360" w:lineRule="auto"/>
        <w:jc w:val="both"/>
        <w:rPr>
          <w:rFonts w:ascii="Arial" w:hAnsi="Arial" w:cs="Arial"/>
          <w:sz w:val="22"/>
          <w:szCs w:val="22"/>
        </w:rPr>
        <w:pPrChange w:id="705" w:author="Elsabe Viljoen" w:date="2025-11-28T06:47:00Z" w16du:dateUtc="2025-11-28T04:47:00Z">
          <w:pPr>
            <w:spacing w:line="360" w:lineRule="auto"/>
          </w:pPr>
        </w:pPrChange>
      </w:pPr>
    </w:p>
    <w:p w14:paraId="7B213798" w14:textId="3720071E" w:rsidR="00576ED6" w:rsidRPr="00A03902" w:rsidRDefault="004923E8">
      <w:pPr>
        <w:spacing w:line="360" w:lineRule="auto"/>
        <w:ind w:left="720" w:hanging="720"/>
        <w:jc w:val="both"/>
        <w:rPr>
          <w:rFonts w:ascii="Arial" w:hAnsi="Arial" w:cs="Arial"/>
          <w:sz w:val="22"/>
          <w:szCs w:val="22"/>
        </w:rPr>
        <w:pPrChange w:id="706" w:author="Elsabe Viljoen" w:date="2025-11-28T06:47:00Z" w16du:dateUtc="2025-11-28T04:47:00Z">
          <w:pPr>
            <w:spacing w:line="360" w:lineRule="auto"/>
            <w:ind w:left="720" w:hanging="720"/>
          </w:pPr>
        </w:pPrChange>
      </w:pPr>
      <w:ins w:id="707" w:author="Elsabe Viljoen" w:date="2025-11-24T10:08:00Z" w16du:dateUtc="2025-11-24T08:08:00Z">
        <w:r w:rsidRPr="00A03902">
          <w:rPr>
            <w:rFonts w:ascii="Arial" w:hAnsi="Arial" w:cs="Arial"/>
            <w:sz w:val="22"/>
            <w:szCs w:val="22"/>
          </w:rPr>
          <w:t>6</w:t>
        </w:r>
      </w:ins>
      <w:del w:id="708"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.9.2</w:t>
      </w:r>
      <w:r w:rsidR="00CF4B2E" w:rsidRPr="00A03902">
        <w:rPr>
          <w:rFonts w:ascii="Arial" w:hAnsi="Arial" w:cs="Arial"/>
          <w:sz w:val="22"/>
          <w:szCs w:val="22"/>
        </w:rPr>
        <w:tab/>
      </w:r>
      <w:r w:rsidR="00576ED6" w:rsidRPr="00A03902">
        <w:rPr>
          <w:rFonts w:ascii="Arial" w:hAnsi="Arial" w:cs="Arial"/>
          <w:sz w:val="22"/>
          <w:szCs w:val="22"/>
        </w:rPr>
        <w:t>No Party shall store, retain, transport or duplicate sensitive production data on personal devices, unapproved external drives or non-authorised cloud platforms, and all such data shall be handled strictly in accordance with Netflix’s security protocols.</w:t>
      </w:r>
    </w:p>
    <w:p w14:paraId="445EBCF4" w14:textId="1C0C49B1" w:rsidR="00576ED6" w:rsidRPr="00A03902" w:rsidRDefault="00576ED6" w:rsidP="00576ED6">
      <w:pPr>
        <w:spacing w:line="360" w:lineRule="auto"/>
        <w:rPr>
          <w:rFonts w:ascii="Arial" w:hAnsi="Arial" w:cs="Arial"/>
          <w:sz w:val="22"/>
          <w:szCs w:val="22"/>
        </w:rPr>
      </w:pPr>
    </w:p>
    <w:p w14:paraId="0183A480" w14:textId="30944185" w:rsidR="00576ED6" w:rsidRPr="00A03902" w:rsidRDefault="004923E8" w:rsidP="00CF4B2E">
      <w:pPr>
        <w:spacing w:line="360" w:lineRule="auto"/>
        <w:ind w:left="720" w:hanging="720"/>
        <w:rPr>
          <w:rFonts w:ascii="Arial" w:hAnsi="Arial" w:cs="Arial"/>
          <w:sz w:val="22"/>
          <w:szCs w:val="22"/>
          <w:u w:val="single"/>
          <w:rPrChange w:id="709" w:author="Elsabe Viljoen" w:date="2025-12-11T13:08:00Z" w16du:dateUtc="2025-12-11T11:08:00Z">
            <w:rPr>
              <w:rFonts w:ascii="Arial" w:hAnsi="Arial" w:cs="Arial"/>
              <w:b/>
              <w:bCs/>
              <w:sz w:val="22"/>
              <w:szCs w:val="22"/>
              <w:u w:val="single"/>
            </w:rPr>
          </w:rPrChange>
        </w:rPr>
      </w:pPr>
      <w:ins w:id="710" w:author="Elsabe Viljoen" w:date="2025-11-24T10:08:00Z" w16du:dateUtc="2025-11-24T08:08:00Z">
        <w:r w:rsidRPr="00A03902">
          <w:rPr>
            <w:rFonts w:ascii="Arial" w:hAnsi="Arial" w:cs="Arial"/>
            <w:sz w:val="22"/>
            <w:szCs w:val="22"/>
            <w:rPrChange w:id="711" w:author="Elsabe Viljoen" w:date="2025-12-11T13:08:00Z" w16du:dateUtc="2025-12-11T11:08:00Z">
              <w:rPr>
                <w:rFonts w:ascii="Arial" w:hAnsi="Arial" w:cs="Arial"/>
                <w:b/>
                <w:bCs/>
                <w:sz w:val="22"/>
                <w:szCs w:val="22"/>
              </w:rPr>
            </w:rPrChange>
          </w:rPr>
          <w:t>6</w:t>
        </w:r>
      </w:ins>
      <w:del w:id="712" w:author="Elsabe Viljoen" w:date="2025-11-24T10:08:00Z" w16du:dateUtc="2025-11-24T08:08:00Z">
        <w:r w:rsidR="00576ED6" w:rsidRPr="00A03902" w:rsidDel="004923E8">
          <w:rPr>
            <w:rFonts w:ascii="Arial" w:hAnsi="Arial" w:cs="Arial"/>
            <w:sz w:val="22"/>
            <w:szCs w:val="22"/>
            <w:rPrChange w:id="713"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714" w:author="Elsabe Viljoen" w:date="2025-12-11T13:08:00Z" w16du:dateUtc="2025-12-11T11:08:00Z">
            <w:rPr>
              <w:rFonts w:ascii="Arial" w:hAnsi="Arial" w:cs="Arial"/>
              <w:b/>
              <w:bCs/>
              <w:sz w:val="22"/>
              <w:szCs w:val="22"/>
            </w:rPr>
          </w:rPrChange>
        </w:rPr>
        <w:t xml:space="preserve">.10 </w:t>
      </w:r>
      <w:r w:rsidR="00CF4B2E" w:rsidRPr="00A03902">
        <w:rPr>
          <w:rFonts w:ascii="Arial" w:hAnsi="Arial" w:cs="Arial"/>
          <w:sz w:val="22"/>
          <w:szCs w:val="22"/>
          <w:rPrChange w:id="715"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716" w:author="Elsabe Viljoen" w:date="2025-12-11T13:08:00Z" w16du:dateUtc="2025-12-11T11:08:00Z">
            <w:rPr>
              <w:rFonts w:ascii="Arial" w:hAnsi="Arial" w:cs="Arial"/>
              <w:b/>
              <w:bCs/>
              <w:sz w:val="22"/>
              <w:szCs w:val="22"/>
              <w:u w:val="single"/>
            </w:rPr>
          </w:rPrChange>
        </w:rPr>
        <w:t xml:space="preserve">Rights in Music, Graphics and Other Creative Works </w:t>
      </w:r>
    </w:p>
    <w:p w14:paraId="324A7D65" w14:textId="2B4BDAD6" w:rsidR="00576ED6" w:rsidRPr="00A03902" w:rsidRDefault="004923E8">
      <w:pPr>
        <w:spacing w:line="360" w:lineRule="auto"/>
        <w:ind w:left="720" w:hanging="720"/>
        <w:jc w:val="both"/>
        <w:rPr>
          <w:rFonts w:ascii="Arial" w:hAnsi="Arial" w:cs="Arial"/>
          <w:sz w:val="22"/>
          <w:szCs w:val="22"/>
        </w:rPr>
        <w:pPrChange w:id="717" w:author="Elsabe Viljoen" w:date="2025-11-28T06:47:00Z" w16du:dateUtc="2025-11-28T04:47:00Z">
          <w:pPr>
            <w:spacing w:line="360" w:lineRule="auto"/>
            <w:ind w:left="720" w:hanging="720"/>
          </w:pPr>
        </w:pPrChange>
      </w:pPr>
      <w:ins w:id="718" w:author="Elsabe Viljoen" w:date="2025-11-24T10:08:00Z" w16du:dateUtc="2025-11-24T08:08:00Z">
        <w:r w:rsidRPr="00A03902">
          <w:rPr>
            <w:rFonts w:ascii="Arial" w:hAnsi="Arial" w:cs="Arial"/>
            <w:sz w:val="22"/>
            <w:szCs w:val="22"/>
          </w:rPr>
          <w:t>6</w:t>
        </w:r>
      </w:ins>
      <w:del w:id="719"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.10.1</w:t>
      </w:r>
      <w:r w:rsidR="00CF4B2E" w:rsidRPr="00A03902">
        <w:rPr>
          <w:rFonts w:ascii="Arial" w:hAnsi="Arial" w:cs="Arial"/>
          <w:sz w:val="22"/>
          <w:szCs w:val="22"/>
        </w:rPr>
        <w:tab/>
      </w:r>
      <w:r w:rsidR="00576ED6" w:rsidRPr="00A03902">
        <w:rPr>
          <w:rFonts w:ascii="Arial" w:hAnsi="Arial" w:cs="Arial"/>
          <w:sz w:val="22"/>
          <w:szCs w:val="22"/>
        </w:rPr>
        <w:t>All music, graphics, animations, title sequences, typographical designs, visual treatments and any other creative works commissioned for the Project shall be created pursuant to written work-made-for-hire arrangements, and all rights, title and interest in such works shall be assigned exclusively to the SPV.</w:t>
      </w:r>
    </w:p>
    <w:p w14:paraId="4035F001" w14:textId="77777777" w:rsidR="008176D3" w:rsidRPr="00A03902" w:rsidRDefault="008176D3">
      <w:pPr>
        <w:spacing w:line="360" w:lineRule="auto"/>
        <w:ind w:left="720" w:hanging="720"/>
        <w:jc w:val="both"/>
        <w:rPr>
          <w:rFonts w:ascii="Arial" w:hAnsi="Arial" w:cs="Arial"/>
          <w:sz w:val="22"/>
          <w:szCs w:val="22"/>
        </w:rPr>
        <w:pPrChange w:id="720" w:author="Elsabe Viljoen" w:date="2025-11-28T06:47:00Z" w16du:dateUtc="2025-11-28T04:47:00Z">
          <w:pPr>
            <w:spacing w:line="360" w:lineRule="auto"/>
            <w:ind w:left="720" w:hanging="720"/>
          </w:pPr>
        </w:pPrChange>
      </w:pPr>
    </w:p>
    <w:p w14:paraId="6EB95CB0" w14:textId="0D6C5FD2" w:rsidR="00576ED6" w:rsidRPr="00A03902" w:rsidRDefault="004923E8">
      <w:pPr>
        <w:spacing w:line="360" w:lineRule="auto"/>
        <w:ind w:left="720" w:hanging="720"/>
        <w:jc w:val="both"/>
        <w:rPr>
          <w:rFonts w:ascii="Arial" w:hAnsi="Arial" w:cs="Arial"/>
          <w:sz w:val="22"/>
          <w:szCs w:val="22"/>
        </w:rPr>
        <w:pPrChange w:id="721" w:author="Elsabe Viljoen" w:date="2025-11-28T06:47:00Z" w16du:dateUtc="2025-11-28T04:47:00Z">
          <w:pPr>
            <w:spacing w:line="360" w:lineRule="auto"/>
            <w:ind w:left="720" w:hanging="720"/>
          </w:pPr>
        </w:pPrChange>
      </w:pPr>
      <w:ins w:id="722" w:author="Elsabe Viljoen" w:date="2025-11-24T10:08:00Z" w16du:dateUtc="2025-11-24T08:08:00Z">
        <w:r w:rsidRPr="00A03902">
          <w:rPr>
            <w:rFonts w:ascii="Arial" w:hAnsi="Arial" w:cs="Arial"/>
            <w:sz w:val="22"/>
            <w:szCs w:val="22"/>
          </w:rPr>
          <w:t>6</w:t>
        </w:r>
      </w:ins>
      <w:del w:id="723"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.10.2</w:t>
      </w:r>
      <w:r w:rsidR="00CF4B2E" w:rsidRPr="00A03902">
        <w:rPr>
          <w:rFonts w:ascii="Arial" w:hAnsi="Arial" w:cs="Arial"/>
          <w:sz w:val="22"/>
          <w:szCs w:val="22"/>
        </w:rPr>
        <w:tab/>
      </w:r>
      <w:r w:rsidR="00576ED6" w:rsidRPr="00A03902">
        <w:rPr>
          <w:rFonts w:ascii="Arial" w:hAnsi="Arial" w:cs="Arial"/>
          <w:sz w:val="22"/>
          <w:szCs w:val="22"/>
        </w:rPr>
        <w:t>Where pre-existing music is licensed for inclusion in the Project, the relevant licences must grant worldwide, perpetual rights for all forms of media and for all modes of exploitation associated with the Project.</w:t>
      </w:r>
    </w:p>
    <w:p w14:paraId="5825BED7" w14:textId="1998F56E" w:rsidR="00576ED6" w:rsidRPr="00A03902" w:rsidRDefault="00576ED6" w:rsidP="00576ED6">
      <w:pPr>
        <w:spacing w:line="360" w:lineRule="auto"/>
        <w:rPr>
          <w:rFonts w:ascii="Arial" w:hAnsi="Arial" w:cs="Arial"/>
          <w:sz w:val="22"/>
          <w:szCs w:val="22"/>
        </w:rPr>
      </w:pPr>
    </w:p>
    <w:p w14:paraId="3B1719BE" w14:textId="20E99703" w:rsidR="00576ED6" w:rsidRPr="00A03902" w:rsidRDefault="004923E8" w:rsidP="00576ED6">
      <w:pPr>
        <w:spacing w:line="360" w:lineRule="auto"/>
        <w:rPr>
          <w:rFonts w:ascii="Arial" w:hAnsi="Arial" w:cs="Arial"/>
          <w:sz w:val="22"/>
          <w:szCs w:val="22"/>
          <w:u w:val="single"/>
          <w:rPrChange w:id="724" w:author="Elsabe Viljoen" w:date="2025-12-11T13:08:00Z" w16du:dateUtc="2025-12-11T11:08:00Z">
            <w:rPr>
              <w:rFonts w:ascii="Arial" w:hAnsi="Arial" w:cs="Arial"/>
              <w:b/>
              <w:bCs/>
              <w:sz w:val="22"/>
              <w:szCs w:val="22"/>
              <w:u w:val="single"/>
            </w:rPr>
          </w:rPrChange>
        </w:rPr>
      </w:pPr>
      <w:ins w:id="725" w:author="Elsabe Viljoen" w:date="2025-11-24T10:08:00Z" w16du:dateUtc="2025-11-24T08:08:00Z">
        <w:r w:rsidRPr="00A03902">
          <w:rPr>
            <w:rFonts w:ascii="Arial" w:hAnsi="Arial" w:cs="Arial"/>
            <w:sz w:val="22"/>
            <w:szCs w:val="22"/>
            <w:rPrChange w:id="726" w:author="Elsabe Viljoen" w:date="2025-12-11T13:08:00Z" w16du:dateUtc="2025-12-11T11:08:00Z">
              <w:rPr>
                <w:rFonts w:ascii="Arial" w:hAnsi="Arial" w:cs="Arial"/>
                <w:b/>
                <w:bCs/>
                <w:sz w:val="22"/>
                <w:szCs w:val="22"/>
              </w:rPr>
            </w:rPrChange>
          </w:rPr>
          <w:t>6</w:t>
        </w:r>
      </w:ins>
      <w:del w:id="727" w:author="Elsabe Viljoen" w:date="2025-11-24T10:08:00Z" w16du:dateUtc="2025-11-24T08:08:00Z">
        <w:r w:rsidR="00576ED6" w:rsidRPr="00A03902" w:rsidDel="004923E8">
          <w:rPr>
            <w:rFonts w:ascii="Arial" w:hAnsi="Arial" w:cs="Arial"/>
            <w:sz w:val="22"/>
            <w:szCs w:val="22"/>
            <w:rPrChange w:id="728" w:author="Elsabe Viljoen" w:date="2025-12-11T13:08:00Z" w16du:dateUtc="2025-12-11T11:08:00Z">
              <w:rPr>
                <w:rFonts w:ascii="Arial" w:hAnsi="Arial" w:cs="Arial"/>
                <w:b/>
                <w:bCs/>
                <w:sz w:val="22"/>
                <w:szCs w:val="22"/>
              </w:rPr>
            </w:rPrChange>
          </w:rPr>
          <w:delText>7</w:delText>
        </w:r>
      </w:del>
      <w:r w:rsidR="00576ED6" w:rsidRPr="00A03902">
        <w:rPr>
          <w:rFonts w:ascii="Arial" w:hAnsi="Arial" w:cs="Arial"/>
          <w:sz w:val="22"/>
          <w:szCs w:val="22"/>
          <w:rPrChange w:id="729" w:author="Elsabe Viljoen" w:date="2025-12-11T13:08:00Z" w16du:dateUtc="2025-12-11T11:08:00Z">
            <w:rPr>
              <w:rFonts w:ascii="Arial" w:hAnsi="Arial" w:cs="Arial"/>
              <w:b/>
              <w:bCs/>
              <w:sz w:val="22"/>
              <w:szCs w:val="22"/>
            </w:rPr>
          </w:rPrChange>
        </w:rPr>
        <w:t xml:space="preserve">.11 </w:t>
      </w:r>
      <w:r w:rsidR="00CF4B2E" w:rsidRPr="00A03902">
        <w:rPr>
          <w:rFonts w:ascii="Arial" w:hAnsi="Arial" w:cs="Arial"/>
          <w:sz w:val="22"/>
          <w:szCs w:val="22"/>
          <w:rPrChange w:id="730"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731" w:author="Elsabe Viljoen" w:date="2025-12-11T13:08:00Z" w16du:dateUtc="2025-12-11T11:08:00Z">
            <w:rPr>
              <w:rFonts w:ascii="Arial" w:hAnsi="Arial" w:cs="Arial"/>
              <w:b/>
              <w:bCs/>
              <w:sz w:val="22"/>
              <w:szCs w:val="22"/>
              <w:u w:val="single"/>
            </w:rPr>
          </w:rPrChange>
        </w:rPr>
        <w:t xml:space="preserve">Chain of Title Package for Netflix </w:t>
      </w:r>
    </w:p>
    <w:p w14:paraId="00436D7C" w14:textId="69587FF6" w:rsidR="00576ED6" w:rsidRPr="00A03902" w:rsidRDefault="004923E8">
      <w:pPr>
        <w:spacing w:line="360" w:lineRule="auto"/>
        <w:ind w:left="720" w:hanging="720"/>
        <w:jc w:val="both"/>
        <w:rPr>
          <w:rFonts w:ascii="Arial" w:hAnsi="Arial" w:cs="Arial"/>
          <w:sz w:val="22"/>
          <w:szCs w:val="22"/>
        </w:rPr>
        <w:pPrChange w:id="732" w:author="Elsabe Viljoen" w:date="2025-11-28T06:48:00Z" w16du:dateUtc="2025-11-28T04:48:00Z">
          <w:pPr>
            <w:spacing w:line="360" w:lineRule="auto"/>
            <w:ind w:left="720" w:hanging="720"/>
          </w:pPr>
        </w:pPrChange>
      </w:pPr>
      <w:ins w:id="733" w:author="Elsabe Viljoen" w:date="2025-11-24T10:08:00Z" w16du:dateUtc="2025-11-24T08:08:00Z">
        <w:r w:rsidRPr="00A03902">
          <w:rPr>
            <w:rFonts w:ascii="Arial" w:hAnsi="Arial" w:cs="Arial"/>
            <w:sz w:val="22"/>
            <w:szCs w:val="22"/>
          </w:rPr>
          <w:t>6</w:t>
        </w:r>
      </w:ins>
      <w:del w:id="734" w:author="Elsabe Viljoen" w:date="2025-11-24T10:08:00Z" w16du:dateUtc="2025-11-24T08:08:00Z">
        <w:r w:rsidR="00576ED6" w:rsidRPr="00A03902" w:rsidDel="004923E8">
          <w:rPr>
            <w:rFonts w:ascii="Arial" w:hAnsi="Arial" w:cs="Arial"/>
            <w:sz w:val="22"/>
            <w:szCs w:val="22"/>
          </w:rPr>
          <w:delText>7</w:delText>
        </w:r>
      </w:del>
      <w:r w:rsidR="00576ED6" w:rsidRPr="00A03902">
        <w:rPr>
          <w:rFonts w:ascii="Arial" w:hAnsi="Arial" w:cs="Arial"/>
          <w:sz w:val="22"/>
          <w:szCs w:val="22"/>
        </w:rPr>
        <w:t>.11.1</w:t>
      </w:r>
      <w:r w:rsidR="00CF4B2E" w:rsidRPr="00A03902">
        <w:rPr>
          <w:rFonts w:ascii="Arial" w:hAnsi="Arial" w:cs="Arial"/>
          <w:sz w:val="22"/>
          <w:szCs w:val="22"/>
        </w:rPr>
        <w:tab/>
      </w:r>
      <w:r w:rsidR="00576ED6" w:rsidRPr="00A03902">
        <w:rPr>
          <w:rFonts w:ascii="Arial" w:hAnsi="Arial" w:cs="Arial"/>
          <w:sz w:val="22"/>
          <w:szCs w:val="22"/>
        </w:rPr>
        <w:t>The Parties shall compile, maintain and continuously update a complete Chain of Title Package that includes, without limitation, the corporate formation documents of the Parties and the SPV; all executed Contributor Releases; all archive licences; all permissions for the use of State evidence; all assignments of creative works; composer, director, writer and HOD agreements; proof of ownership of all development materials; all legal-opinion letters; and written confirmation of legal sign-off from Production Counsel.</w:t>
      </w:r>
    </w:p>
    <w:p w14:paraId="6CE1A3E5" w14:textId="77777777" w:rsidR="00CF4B2E" w:rsidRPr="00A03902" w:rsidRDefault="00CF4B2E">
      <w:pPr>
        <w:spacing w:line="360" w:lineRule="auto"/>
        <w:jc w:val="both"/>
        <w:rPr>
          <w:rFonts w:ascii="Arial" w:hAnsi="Arial" w:cs="Arial"/>
          <w:sz w:val="22"/>
          <w:szCs w:val="22"/>
        </w:rPr>
        <w:pPrChange w:id="735" w:author="Elsabe Viljoen" w:date="2025-11-28T06:48:00Z" w16du:dateUtc="2025-11-28T04:48:00Z">
          <w:pPr>
            <w:spacing w:line="360" w:lineRule="auto"/>
          </w:pPr>
        </w:pPrChange>
      </w:pPr>
    </w:p>
    <w:p w14:paraId="35CBF142" w14:textId="79FE7124" w:rsidR="00576ED6" w:rsidRPr="00A03902" w:rsidRDefault="004923E8">
      <w:pPr>
        <w:spacing w:line="360" w:lineRule="auto"/>
        <w:ind w:left="720" w:hanging="720"/>
        <w:jc w:val="both"/>
        <w:rPr>
          <w:rFonts w:ascii="Arial" w:hAnsi="Arial" w:cs="Arial"/>
          <w:sz w:val="22"/>
          <w:szCs w:val="22"/>
        </w:rPr>
        <w:pPrChange w:id="736" w:author="Elsabe Viljoen" w:date="2025-11-28T06:48:00Z" w16du:dateUtc="2025-11-28T04:48:00Z">
          <w:pPr>
            <w:spacing w:line="360" w:lineRule="auto"/>
            <w:ind w:left="720" w:hanging="720"/>
          </w:pPr>
        </w:pPrChange>
      </w:pPr>
      <w:ins w:id="737" w:author="Elsabe Viljoen" w:date="2025-11-24T10:09:00Z" w16du:dateUtc="2025-11-24T08:09:00Z">
        <w:r w:rsidRPr="00A03902">
          <w:rPr>
            <w:rFonts w:ascii="Arial" w:hAnsi="Arial" w:cs="Arial"/>
            <w:sz w:val="22"/>
            <w:szCs w:val="22"/>
          </w:rPr>
          <w:t>6</w:t>
        </w:r>
      </w:ins>
      <w:del w:id="738" w:author="Elsabe Viljoen" w:date="2025-11-24T10:09:00Z" w16du:dateUtc="2025-11-24T08:09:00Z">
        <w:r w:rsidR="00576ED6" w:rsidRPr="00A03902" w:rsidDel="004923E8">
          <w:rPr>
            <w:rFonts w:ascii="Arial" w:hAnsi="Arial" w:cs="Arial"/>
            <w:sz w:val="22"/>
            <w:szCs w:val="22"/>
          </w:rPr>
          <w:delText>7</w:delText>
        </w:r>
      </w:del>
      <w:r w:rsidR="00576ED6" w:rsidRPr="00A03902">
        <w:rPr>
          <w:rFonts w:ascii="Arial" w:hAnsi="Arial" w:cs="Arial"/>
          <w:sz w:val="22"/>
          <w:szCs w:val="22"/>
        </w:rPr>
        <w:t>.11.2</w:t>
      </w:r>
      <w:r w:rsidR="00CF4B2E" w:rsidRPr="00A03902">
        <w:rPr>
          <w:rFonts w:ascii="Arial" w:hAnsi="Arial" w:cs="Arial"/>
          <w:sz w:val="22"/>
          <w:szCs w:val="22"/>
        </w:rPr>
        <w:tab/>
      </w:r>
      <w:r w:rsidR="00576ED6" w:rsidRPr="00A03902">
        <w:rPr>
          <w:rFonts w:ascii="Arial" w:hAnsi="Arial" w:cs="Arial"/>
          <w:sz w:val="22"/>
          <w:szCs w:val="22"/>
        </w:rPr>
        <w:t>Netflix shall have the right, at any time and without limitation, to audit the Chain of Title Package to ensure that all rights have been properly secured and documented.</w:t>
      </w:r>
    </w:p>
    <w:p w14:paraId="1395BB15" w14:textId="77777777" w:rsidR="00C521CE" w:rsidRPr="00A03902" w:rsidRDefault="00C521CE">
      <w:pPr>
        <w:spacing w:line="360" w:lineRule="auto"/>
        <w:jc w:val="both"/>
        <w:rPr>
          <w:ins w:id="739" w:author="Elsabe Viljoen" w:date="2025-12-11T12:43:00Z" w16du:dateUtc="2025-12-11T10:43:00Z"/>
          <w:rFonts w:ascii="Arial" w:hAnsi="Arial" w:cs="Arial"/>
          <w:sz w:val="22"/>
          <w:szCs w:val="22"/>
          <w:rPrChange w:id="740" w:author="Elsabe Viljoen" w:date="2025-12-11T13:08:00Z" w16du:dateUtc="2025-12-11T11:08:00Z">
            <w:rPr>
              <w:ins w:id="741" w:author="Elsabe Viljoen" w:date="2025-12-11T12:43:00Z" w16du:dateUtc="2025-12-11T10:43:00Z"/>
              <w:rFonts w:ascii="Arial" w:hAnsi="Arial" w:cs="Arial"/>
              <w:b/>
              <w:bCs/>
              <w:sz w:val="22"/>
              <w:szCs w:val="22"/>
            </w:rPr>
          </w:rPrChange>
        </w:rPr>
      </w:pPr>
    </w:p>
    <w:p w14:paraId="07C27DEA" w14:textId="77777777" w:rsidR="00C521CE" w:rsidRPr="00A03902" w:rsidRDefault="00C521CE" w:rsidP="00C521CE">
      <w:pPr>
        <w:spacing w:line="360" w:lineRule="auto"/>
        <w:jc w:val="both"/>
        <w:rPr>
          <w:ins w:id="742" w:author="Elsabe Viljoen" w:date="2025-12-11T12:43:00Z"/>
          <w:rFonts w:ascii="Arial" w:hAnsi="Arial" w:cs="Arial"/>
          <w:sz w:val="22"/>
          <w:szCs w:val="22"/>
          <w:rPrChange w:id="743" w:author="Elsabe Viljoen" w:date="2025-12-11T13:08:00Z" w16du:dateUtc="2025-12-11T11:08:00Z">
            <w:rPr>
              <w:ins w:id="744" w:author="Elsabe Viljoen" w:date="2025-12-11T12:43:00Z"/>
              <w:rFonts w:ascii="Arial" w:hAnsi="Arial" w:cs="Arial"/>
              <w:b/>
              <w:bCs/>
              <w:sz w:val="22"/>
              <w:szCs w:val="22"/>
            </w:rPr>
          </w:rPrChange>
        </w:rPr>
      </w:pPr>
      <w:ins w:id="745" w:author="Elsabe Viljoen" w:date="2025-12-11T12:43:00Z">
        <w:r w:rsidRPr="00A03902">
          <w:rPr>
            <w:rFonts w:ascii="Arial" w:hAnsi="Arial" w:cs="Arial"/>
            <w:sz w:val="22"/>
            <w:szCs w:val="22"/>
            <w:rPrChange w:id="746" w:author="Elsabe Viljoen" w:date="2025-12-11T13:08:00Z" w16du:dateUtc="2025-12-11T11:08:00Z">
              <w:rPr>
                <w:rFonts w:ascii="Arial" w:hAnsi="Arial" w:cs="Arial"/>
                <w:b/>
                <w:bCs/>
                <w:sz w:val="22"/>
                <w:szCs w:val="22"/>
              </w:rPr>
            </w:rPrChange>
          </w:rPr>
          <w:t xml:space="preserve">6.11.3 </w:t>
        </w:r>
        <w:r w:rsidRPr="00A03902">
          <w:rPr>
            <w:rFonts w:ascii="Arial" w:hAnsi="Arial" w:cs="Arial"/>
            <w:sz w:val="22"/>
            <w:szCs w:val="22"/>
            <w:u w:val="single"/>
            <w:rPrChange w:id="747" w:author="Elsabe Viljoen" w:date="2025-12-11T13:08:00Z" w16du:dateUtc="2025-12-11T11:08:00Z">
              <w:rPr>
                <w:rFonts w:ascii="Arial" w:hAnsi="Arial" w:cs="Arial"/>
                <w:b/>
                <w:bCs/>
                <w:sz w:val="22"/>
                <w:szCs w:val="22"/>
              </w:rPr>
            </w:rPrChange>
          </w:rPr>
          <w:t>Netflix Approval – Rights Flow</w:t>
        </w:r>
      </w:ins>
    </w:p>
    <w:p w14:paraId="4B651EA6" w14:textId="77777777" w:rsidR="00C521CE" w:rsidRPr="00A03902" w:rsidRDefault="00C521CE" w:rsidP="00C521CE">
      <w:pPr>
        <w:spacing w:line="360" w:lineRule="auto"/>
        <w:ind w:left="709"/>
        <w:jc w:val="both"/>
        <w:rPr>
          <w:ins w:id="748" w:author="Elsabe Viljoen" w:date="2025-12-11T12:43:00Z"/>
          <w:rFonts w:ascii="Arial" w:hAnsi="Arial" w:cs="Arial"/>
          <w:sz w:val="22"/>
          <w:szCs w:val="22"/>
          <w:rPrChange w:id="749" w:author="Elsabe Viljoen" w:date="2025-12-11T13:08:00Z" w16du:dateUtc="2025-12-11T11:08:00Z">
            <w:rPr>
              <w:ins w:id="750" w:author="Elsabe Viljoen" w:date="2025-12-11T12:43:00Z"/>
              <w:rFonts w:ascii="Arial" w:hAnsi="Arial" w:cs="Arial"/>
              <w:b/>
              <w:bCs/>
              <w:sz w:val="22"/>
              <w:szCs w:val="22"/>
            </w:rPr>
          </w:rPrChange>
        </w:rPr>
        <w:pPrChange w:id="751" w:author="Elsabe Viljoen" w:date="2025-12-11T12:43:00Z" w16du:dateUtc="2025-12-11T10:43:00Z">
          <w:pPr>
            <w:spacing w:line="360" w:lineRule="auto"/>
            <w:jc w:val="both"/>
          </w:pPr>
        </w:pPrChange>
      </w:pPr>
      <w:ins w:id="752" w:author="Elsabe Viljoen" w:date="2025-12-11T12:43:00Z">
        <w:r w:rsidRPr="00A03902">
          <w:rPr>
            <w:rFonts w:ascii="Arial" w:hAnsi="Arial" w:cs="Arial"/>
            <w:sz w:val="22"/>
            <w:szCs w:val="22"/>
            <w:rPrChange w:id="753" w:author="Elsabe Viljoen" w:date="2025-12-11T13:08:00Z" w16du:dateUtc="2025-12-11T11:08:00Z">
              <w:rPr>
                <w:rFonts w:ascii="Arial" w:hAnsi="Arial" w:cs="Arial"/>
                <w:b/>
                <w:bCs/>
                <w:sz w:val="22"/>
                <w:szCs w:val="22"/>
              </w:rPr>
            </w:rPrChange>
          </w:rPr>
          <w:t>Any agreement, licence, engagement, contributor release, assignment, acquisition of archival material, or other rights-affecting instrument shall not be considered valid for purposes of the Chain-of-Title Package unless it is drafted in a form compliant with Netflix’s requirements and approved by Netflix in writing.</w:t>
        </w:r>
      </w:ins>
    </w:p>
    <w:p w14:paraId="2F15801A" w14:textId="77777777" w:rsidR="00C521CE" w:rsidRPr="00A03902" w:rsidRDefault="00C521CE">
      <w:pPr>
        <w:spacing w:line="360" w:lineRule="auto"/>
        <w:jc w:val="both"/>
        <w:rPr>
          <w:ins w:id="754" w:author="Elsabe Viljoen" w:date="2025-12-11T12:43:00Z" w16du:dateUtc="2025-12-11T10:43:00Z"/>
          <w:rFonts w:ascii="Arial" w:hAnsi="Arial" w:cs="Arial"/>
          <w:sz w:val="22"/>
          <w:szCs w:val="22"/>
          <w:rPrChange w:id="755" w:author="Elsabe Viljoen" w:date="2025-12-11T13:08:00Z" w16du:dateUtc="2025-12-11T11:08:00Z">
            <w:rPr>
              <w:ins w:id="756" w:author="Elsabe Viljoen" w:date="2025-12-11T12:43:00Z" w16du:dateUtc="2025-12-11T10:43:00Z"/>
              <w:rFonts w:ascii="Arial" w:hAnsi="Arial" w:cs="Arial"/>
              <w:b/>
              <w:bCs/>
              <w:sz w:val="22"/>
              <w:szCs w:val="22"/>
            </w:rPr>
          </w:rPrChange>
        </w:rPr>
      </w:pPr>
    </w:p>
    <w:p w14:paraId="6F257882" w14:textId="26A550B2" w:rsidR="00576ED6" w:rsidRPr="00A03902" w:rsidRDefault="00576ED6">
      <w:pPr>
        <w:spacing w:line="360" w:lineRule="auto"/>
        <w:jc w:val="both"/>
        <w:rPr>
          <w:rFonts w:ascii="Arial" w:hAnsi="Arial" w:cs="Arial"/>
          <w:sz w:val="22"/>
          <w:szCs w:val="22"/>
          <w:u w:val="single"/>
          <w:rPrChange w:id="757" w:author="Elsabe Viljoen" w:date="2025-12-11T13:08:00Z" w16du:dateUtc="2025-12-11T11:08:00Z">
            <w:rPr>
              <w:rFonts w:ascii="Arial" w:hAnsi="Arial" w:cs="Arial"/>
              <w:b/>
              <w:bCs/>
              <w:sz w:val="22"/>
              <w:szCs w:val="22"/>
              <w:u w:val="single"/>
            </w:rPr>
          </w:rPrChange>
        </w:rPr>
        <w:pPrChange w:id="758" w:author="Elsabe Viljoen" w:date="2025-11-28T06:48:00Z" w16du:dateUtc="2025-11-28T04:48:00Z">
          <w:pPr>
            <w:spacing w:line="360" w:lineRule="auto"/>
          </w:pPr>
        </w:pPrChange>
      </w:pPr>
      <w:del w:id="759" w:author="Elsabe Viljoen" w:date="2025-11-24T10:09:00Z" w16du:dateUtc="2025-11-24T08:09:00Z">
        <w:r w:rsidRPr="00A03902" w:rsidDel="004923E8">
          <w:rPr>
            <w:rFonts w:ascii="Arial" w:hAnsi="Arial" w:cs="Arial"/>
            <w:sz w:val="22"/>
            <w:szCs w:val="22"/>
            <w:rPrChange w:id="760" w:author="Elsabe Viljoen" w:date="2025-12-11T13:08:00Z" w16du:dateUtc="2025-12-11T11:08:00Z">
              <w:rPr>
                <w:rFonts w:ascii="Arial" w:hAnsi="Arial" w:cs="Arial"/>
                <w:b/>
                <w:bCs/>
                <w:sz w:val="22"/>
                <w:szCs w:val="22"/>
              </w:rPr>
            </w:rPrChange>
          </w:rPr>
          <w:delText>7</w:delText>
        </w:r>
      </w:del>
      <w:ins w:id="761" w:author="Elsabe Viljoen" w:date="2025-11-24T10:09:00Z" w16du:dateUtc="2025-11-24T08:09:00Z">
        <w:r w:rsidR="004923E8" w:rsidRPr="00A03902">
          <w:rPr>
            <w:rFonts w:ascii="Arial" w:hAnsi="Arial" w:cs="Arial"/>
            <w:sz w:val="22"/>
            <w:szCs w:val="22"/>
            <w:rPrChange w:id="762" w:author="Elsabe Viljoen" w:date="2025-12-11T13:08:00Z" w16du:dateUtc="2025-12-11T11:08:00Z">
              <w:rPr>
                <w:rFonts w:ascii="Arial" w:hAnsi="Arial" w:cs="Arial"/>
                <w:b/>
                <w:bCs/>
                <w:sz w:val="22"/>
                <w:szCs w:val="22"/>
              </w:rPr>
            </w:rPrChange>
          </w:rPr>
          <w:t>6</w:t>
        </w:r>
      </w:ins>
      <w:r w:rsidRPr="00A03902">
        <w:rPr>
          <w:rFonts w:ascii="Arial" w:hAnsi="Arial" w:cs="Arial"/>
          <w:sz w:val="22"/>
          <w:szCs w:val="22"/>
          <w:rPrChange w:id="763" w:author="Elsabe Viljoen" w:date="2025-12-11T13:08:00Z" w16du:dateUtc="2025-12-11T11:08:00Z">
            <w:rPr>
              <w:rFonts w:ascii="Arial" w:hAnsi="Arial" w:cs="Arial"/>
              <w:b/>
              <w:bCs/>
              <w:sz w:val="22"/>
              <w:szCs w:val="22"/>
            </w:rPr>
          </w:rPrChange>
        </w:rPr>
        <w:t xml:space="preserve">.12 </w:t>
      </w:r>
      <w:r w:rsidR="00CF4B2E" w:rsidRPr="00A03902">
        <w:rPr>
          <w:rFonts w:ascii="Arial" w:hAnsi="Arial" w:cs="Arial"/>
          <w:sz w:val="22"/>
          <w:szCs w:val="22"/>
          <w:rPrChange w:id="764" w:author="Elsabe Viljoen" w:date="2025-12-11T13:08:00Z" w16du:dateUtc="2025-12-11T11:08:00Z">
            <w:rPr>
              <w:rFonts w:ascii="Arial" w:hAnsi="Arial" w:cs="Arial"/>
              <w:b/>
              <w:bCs/>
              <w:sz w:val="22"/>
              <w:szCs w:val="22"/>
            </w:rPr>
          </w:rPrChange>
        </w:rPr>
        <w:tab/>
      </w:r>
      <w:r w:rsidR="008176D3" w:rsidRPr="00A03902">
        <w:rPr>
          <w:rFonts w:ascii="Arial" w:hAnsi="Arial" w:cs="Arial"/>
          <w:sz w:val="22"/>
          <w:szCs w:val="22"/>
          <w:u w:val="single"/>
          <w:rPrChange w:id="765" w:author="Elsabe Viljoen" w:date="2025-12-11T13:08:00Z" w16du:dateUtc="2025-12-11T11:08:00Z">
            <w:rPr>
              <w:rFonts w:ascii="Arial" w:hAnsi="Arial" w:cs="Arial"/>
              <w:b/>
              <w:bCs/>
              <w:sz w:val="22"/>
              <w:szCs w:val="22"/>
              <w:u w:val="single"/>
            </w:rPr>
          </w:rPrChange>
        </w:rPr>
        <w:t xml:space="preserve">Prohibition on Unauthorised Use of Materials </w:t>
      </w:r>
    </w:p>
    <w:p w14:paraId="0B8D050C" w14:textId="410C1D05" w:rsidR="00576ED6" w:rsidRPr="008F296B" w:rsidRDefault="004923E8">
      <w:pPr>
        <w:spacing w:line="360" w:lineRule="auto"/>
        <w:ind w:left="720" w:hanging="720"/>
        <w:jc w:val="both"/>
        <w:rPr>
          <w:rFonts w:ascii="Arial" w:hAnsi="Arial" w:cs="Arial"/>
          <w:sz w:val="22"/>
          <w:szCs w:val="22"/>
        </w:rPr>
        <w:pPrChange w:id="766" w:author="Elsabe Viljoen" w:date="2025-11-28T06:48:00Z" w16du:dateUtc="2025-11-28T04:48:00Z">
          <w:pPr>
            <w:spacing w:line="360" w:lineRule="auto"/>
            <w:ind w:left="720" w:hanging="720"/>
          </w:pPr>
        </w:pPrChange>
      </w:pPr>
      <w:ins w:id="767" w:author="Elsabe Viljoen" w:date="2025-11-24T10:09:00Z" w16du:dateUtc="2025-11-24T08:09:00Z">
        <w:r w:rsidRPr="00A03902">
          <w:rPr>
            <w:rFonts w:ascii="Arial" w:hAnsi="Arial" w:cs="Arial"/>
            <w:sz w:val="22"/>
            <w:szCs w:val="22"/>
          </w:rPr>
          <w:t>6</w:t>
        </w:r>
      </w:ins>
      <w:del w:id="768" w:author="Elsabe Viljoen" w:date="2025-11-24T10:09:00Z" w16du:dateUtc="2025-11-24T08:09:00Z">
        <w:r w:rsidR="00576ED6" w:rsidRPr="00A03902" w:rsidDel="004923E8">
          <w:rPr>
            <w:rFonts w:ascii="Arial" w:hAnsi="Arial" w:cs="Arial"/>
            <w:sz w:val="22"/>
            <w:szCs w:val="22"/>
          </w:rPr>
          <w:delText>7</w:delText>
        </w:r>
      </w:del>
      <w:r w:rsidR="00576ED6" w:rsidRPr="00A03902">
        <w:rPr>
          <w:rFonts w:ascii="Arial" w:hAnsi="Arial" w:cs="Arial"/>
          <w:sz w:val="22"/>
          <w:szCs w:val="22"/>
        </w:rPr>
        <w:t>.12.1</w:t>
      </w:r>
      <w:r w:rsidR="00CF4B2E" w:rsidRPr="00A03902">
        <w:rPr>
          <w:rFonts w:ascii="Arial" w:hAnsi="Arial" w:cs="Arial"/>
          <w:sz w:val="22"/>
          <w:szCs w:val="22"/>
        </w:rPr>
        <w:tab/>
      </w:r>
      <w:r w:rsidR="00576ED6" w:rsidRPr="00A03902">
        <w:rPr>
          <w:rFonts w:ascii="Arial" w:hAnsi="Arial" w:cs="Arial"/>
          <w:sz w:val="22"/>
          <w:szCs w:val="22"/>
        </w:rPr>
        <w:t>No Party shall use, publish, license, distribute, disclose, repurpose or otherwise exploit any footage, archival material, research findings, production materials or creative elements associated with the Project for any external or unrelated purpose</w:t>
      </w:r>
      <w:r w:rsidR="0074145B" w:rsidRPr="00A03902">
        <w:rPr>
          <w:rFonts w:ascii="Arial" w:hAnsi="Arial" w:cs="Arial"/>
          <w:sz w:val="22"/>
          <w:szCs w:val="22"/>
        </w:rPr>
        <w:t xml:space="preserve">, </w:t>
      </w:r>
      <w:r w:rsidR="00576ED6" w:rsidRPr="00A03902">
        <w:rPr>
          <w:rFonts w:ascii="Arial" w:hAnsi="Arial" w:cs="Arial"/>
          <w:sz w:val="22"/>
          <w:szCs w:val="22"/>
        </w:rPr>
        <w:t xml:space="preserve"> including, without limitation, other documentaries, dramatic adaptations, podcasts, journalistic articles or derivative works</w:t>
      </w:r>
      <w:r w:rsidR="0074145B" w:rsidRPr="00A03902">
        <w:rPr>
          <w:rFonts w:ascii="Arial" w:hAnsi="Arial" w:cs="Arial"/>
          <w:sz w:val="22"/>
          <w:szCs w:val="22"/>
        </w:rPr>
        <w:t xml:space="preserve">, </w:t>
      </w:r>
      <w:r w:rsidR="00576ED6" w:rsidRPr="00A03902">
        <w:rPr>
          <w:rFonts w:ascii="Arial" w:hAnsi="Arial" w:cs="Arial"/>
          <w:sz w:val="22"/>
          <w:szCs w:val="22"/>
        </w:rPr>
        <w:t>without the prior written approval of both</w:t>
      </w:r>
      <w:r w:rsidR="00576ED6" w:rsidRPr="008F296B">
        <w:rPr>
          <w:rFonts w:ascii="Arial" w:hAnsi="Arial" w:cs="Arial"/>
          <w:sz w:val="22"/>
          <w:szCs w:val="22"/>
        </w:rPr>
        <w:t xml:space="preserve"> the SPV and Netflix.</w:t>
      </w:r>
    </w:p>
    <w:p w14:paraId="65704CAC" w14:textId="77777777" w:rsidR="0074145B" w:rsidRPr="008F296B" w:rsidRDefault="0074145B">
      <w:pPr>
        <w:spacing w:line="360" w:lineRule="auto"/>
        <w:jc w:val="both"/>
        <w:rPr>
          <w:rFonts w:ascii="Arial" w:hAnsi="Arial" w:cs="Arial"/>
          <w:sz w:val="22"/>
          <w:szCs w:val="22"/>
        </w:rPr>
        <w:pPrChange w:id="769" w:author="Elsabe Viljoen" w:date="2025-11-28T06:48:00Z" w16du:dateUtc="2025-11-28T04:48:00Z">
          <w:pPr>
            <w:spacing w:line="360" w:lineRule="auto"/>
          </w:pPr>
        </w:pPrChange>
      </w:pPr>
    </w:p>
    <w:p w14:paraId="4498D13A" w14:textId="01E80C2F" w:rsidR="0044528B" w:rsidRPr="008F296B" w:rsidRDefault="004923E8">
      <w:pPr>
        <w:spacing w:line="360" w:lineRule="auto"/>
        <w:ind w:left="720" w:hanging="720"/>
        <w:jc w:val="both"/>
        <w:rPr>
          <w:rFonts w:ascii="Arial" w:hAnsi="Arial" w:cs="Arial"/>
          <w:b/>
          <w:bCs/>
          <w:sz w:val="22"/>
          <w:szCs w:val="22"/>
        </w:rPr>
        <w:pPrChange w:id="770" w:author="Elsabe Viljoen" w:date="2025-11-28T06:48:00Z" w16du:dateUtc="2025-11-28T04:48:00Z">
          <w:pPr>
            <w:spacing w:line="360" w:lineRule="auto"/>
            <w:ind w:left="720" w:hanging="720"/>
          </w:pPr>
        </w:pPrChange>
      </w:pPr>
      <w:ins w:id="771" w:author="Elsabe Viljoen" w:date="2025-11-24T10:09:00Z" w16du:dateUtc="2025-11-24T08:09:00Z">
        <w:r>
          <w:rPr>
            <w:rFonts w:ascii="Arial" w:hAnsi="Arial" w:cs="Arial"/>
            <w:b/>
            <w:bCs/>
            <w:sz w:val="22"/>
            <w:szCs w:val="22"/>
          </w:rPr>
          <w:t>7</w:t>
        </w:r>
      </w:ins>
      <w:del w:id="772" w:author="Elsabe Viljoen" w:date="2025-11-24T10:09:00Z" w16du:dateUtc="2025-11-24T08:09:00Z">
        <w:r w:rsidR="0044528B" w:rsidRPr="008F296B" w:rsidDel="004923E8">
          <w:rPr>
            <w:rFonts w:ascii="Arial" w:hAnsi="Arial" w:cs="Arial"/>
            <w:b/>
            <w:bCs/>
            <w:sz w:val="22"/>
            <w:szCs w:val="22"/>
          </w:rPr>
          <w:delText>8</w:delText>
        </w:r>
      </w:del>
      <w:r w:rsidR="0044528B" w:rsidRPr="008F296B">
        <w:rPr>
          <w:rFonts w:ascii="Arial" w:hAnsi="Arial" w:cs="Arial"/>
          <w:b/>
          <w:bCs/>
          <w:sz w:val="22"/>
          <w:szCs w:val="22"/>
        </w:rPr>
        <w:t xml:space="preserve">. </w:t>
      </w:r>
      <w:r w:rsidR="00CF4B2E" w:rsidRPr="008F296B">
        <w:rPr>
          <w:rFonts w:ascii="Arial" w:hAnsi="Arial" w:cs="Arial"/>
          <w:b/>
          <w:bCs/>
          <w:sz w:val="22"/>
          <w:szCs w:val="22"/>
        </w:rPr>
        <w:tab/>
      </w:r>
      <w:r w:rsidR="0044528B" w:rsidRPr="008F296B">
        <w:rPr>
          <w:rFonts w:ascii="Arial" w:hAnsi="Arial" w:cs="Arial"/>
          <w:b/>
          <w:bCs/>
          <w:sz w:val="22"/>
          <w:szCs w:val="22"/>
          <w:u w:val="single"/>
        </w:rPr>
        <w:t>FINANCIAL STRUCTURE, BUDGETS, PAYMENT TERMS, 50/50 PRODUCER-FEE SHARING, SPV GOVERNANCE AND ACCOUNTING</w:t>
      </w:r>
    </w:p>
    <w:p w14:paraId="359F7391" w14:textId="2C55E530" w:rsidR="0044528B" w:rsidRPr="00A03902" w:rsidRDefault="004923E8">
      <w:pPr>
        <w:spacing w:line="360" w:lineRule="auto"/>
        <w:jc w:val="both"/>
        <w:rPr>
          <w:rFonts w:ascii="Arial" w:hAnsi="Arial" w:cs="Arial"/>
          <w:sz w:val="22"/>
          <w:szCs w:val="22"/>
          <w:rPrChange w:id="773" w:author="Elsabe Viljoen" w:date="2025-12-11T13:08:00Z" w16du:dateUtc="2025-12-11T11:08:00Z">
            <w:rPr>
              <w:rFonts w:ascii="Arial" w:hAnsi="Arial" w:cs="Arial"/>
              <w:b/>
              <w:bCs/>
              <w:sz w:val="22"/>
              <w:szCs w:val="22"/>
            </w:rPr>
          </w:rPrChange>
        </w:rPr>
        <w:pPrChange w:id="774" w:author="Elsabe Viljoen" w:date="2025-11-28T06:48:00Z" w16du:dateUtc="2025-11-28T04:48:00Z">
          <w:pPr>
            <w:spacing w:line="360" w:lineRule="auto"/>
          </w:pPr>
        </w:pPrChange>
      </w:pPr>
      <w:ins w:id="775" w:author="Elsabe Viljoen" w:date="2025-11-24T10:09:00Z" w16du:dateUtc="2025-11-24T08:09:00Z">
        <w:r>
          <w:rPr>
            <w:rFonts w:ascii="Arial" w:hAnsi="Arial" w:cs="Arial"/>
            <w:sz w:val="22"/>
            <w:szCs w:val="22"/>
          </w:rPr>
          <w:t>7</w:t>
        </w:r>
      </w:ins>
      <w:del w:id="776" w:author="Elsabe Viljoen" w:date="2025-11-24T10:09:00Z" w16du:dateUtc="2025-11-24T08:09:00Z">
        <w:r w:rsidR="0044528B" w:rsidRPr="008F296B" w:rsidDel="004923E8">
          <w:rPr>
            <w:rFonts w:ascii="Arial" w:hAnsi="Arial" w:cs="Arial"/>
            <w:sz w:val="22"/>
            <w:szCs w:val="22"/>
          </w:rPr>
          <w:delText>8</w:delText>
        </w:r>
      </w:del>
      <w:r w:rsidR="0044528B" w:rsidRPr="008F296B">
        <w:rPr>
          <w:rFonts w:ascii="Arial" w:hAnsi="Arial" w:cs="Arial"/>
          <w:sz w:val="22"/>
          <w:szCs w:val="22"/>
        </w:rPr>
        <w:t>.1</w:t>
      </w:r>
      <w:r w:rsidR="0044528B" w:rsidRPr="008F296B">
        <w:rPr>
          <w:rFonts w:ascii="Arial" w:hAnsi="Arial" w:cs="Arial"/>
          <w:b/>
          <w:bCs/>
          <w:sz w:val="22"/>
          <w:szCs w:val="22"/>
        </w:rPr>
        <w:t xml:space="preserve"> </w:t>
      </w:r>
      <w:r w:rsidR="00CF4B2E" w:rsidRPr="008F296B">
        <w:rPr>
          <w:rFonts w:ascii="Arial" w:hAnsi="Arial" w:cs="Arial"/>
          <w:b/>
          <w:bCs/>
          <w:sz w:val="22"/>
          <w:szCs w:val="22"/>
        </w:rPr>
        <w:tab/>
      </w:r>
      <w:r w:rsidR="0074145B" w:rsidRPr="00A03902">
        <w:rPr>
          <w:rFonts w:ascii="Arial" w:hAnsi="Arial" w:cs="Arial"/>
          <w:sz w:val="22"/>
          <w:szCs w:val="22"/>
          <w:u w:val="single"/>
          <w:rPrChange w:id="777" w:author="Elsabe Viljoen" w:date="2025-12-11T13:08:00Z" w16du:dateUtc="2025-12-11T11:08:00Z">
            <w:rPr>
              <w:rFonts w:ascii="Arial" w:hAnsi="Arial" w:cs="Arial"/>
              <w:b/>
              <w:bCs/>
              <w:sz w:val="22"/>
              <w:szCs w:val="22"/>
              <w:u w:val="single"/>
            </w:rPr>
          </w:rPrChange>
        </w:rPr>
        <w:t>General Financial Principles</w:t>
      </w:r>
    </w:p>
    <w:p w14:paraId="41213ED1" w14:textId="304DB456" w:rsidR="0044528B" w:rsidRPr="008F296B" w:rsidRDefault="004923E8">
      <w:pPr>
        <w:spacing w:line="360" w:lineRule="auto"/>
        <w:ind w:left="720" w:hanging="720"/>
        <w:jc w:val="both"/>
        <w:rPr>
          <w:rFonts w:ascii="Arial" w:hAnsi="Arial" w:cs="Arial"/>
          <w:sz w:val="22"/>
          <w:szCs w:val="22"/>
        </w:rPr>
        <w:pPrChange w:id="778" w:author="Elsabe Viljoen" w:date="2025-11-28T06:48:00Z" w16du:dateUtc="2025-11-28T04:48:00Z">
          <w:pPr>
            <w:spacing w:line="360" w:lineRule="auto"/>
            <w:ind w:left="720" w:hanging="720"/>
          </w:pPr>
        </w:pPrChange>
      </w:pPr>
      <w:ins w:id="779" w:author="Elsabe Viljoen" w:date="2025-11-24T10:09:00Z" w16du:dateUtc="2025-11-24T08:09:00Z">
        <w:r w:rsidRPr="00A03902">
          <w:rPr>
            <w:rFonts w:ascii="Arial" w:hAnsi="Arial" w:cs="Arial"/>
            <w:sz w:val="22"/>
            <w:szCs w:val="22"/>
          </w:rPr>
          <w:t>7</w:t>
        </w:r>
      </w:ins>
      <w:del w:id="780" w:author="Elsabe Viljoen" w:date="2025-11-24T10:09:00Z" w16du:dateUtc="2025-11-24T08:09:00Z">
        <w:r w:rsidR="0044528B" w:rsidRPr="00A03902" w:rsidDel="004923E8">
          <w:rPr>
            <w:rFonts w:ascii="Arial" w:hAnsi="Arial" w:cs="Arial"/>
            <w:sz w:val="22"/>
            <w:szCs w:val="22"/>
          </w:rPr>
          <w:delText>8</w:delText>
        </w:r>
      </w:del>
      <w:r w:rsidR="0044528B" w:rsidRPr="00A03902">
        <w:rPr>
          <w:rFonts w:ascii="Arial" w:hAnsi="Arial" w:cs="Arial"/>
          <w:sz w:val="22"/>
          <w:szCs w:val="22"/>
        </w:rPr>
        <w:t xml:space="preserve">.1.1 </w:t>
      </w:r>
      <w:r w:rsidR="00CF4B2E" w:rsidRPr="00A03902">
        <w:rPr>
          <w:rFonts w:ascii="Arial" w:hAnsi="Arial" w:cs="Arial"/>
          <w:sz w:val="22"/>
          <w:szCs w:val="22"/>
        </w:rPr>
        <w:tab/>
      </w:r>
      <w:r w:rsidR="0044528B" w:rsidRPr="00A03902">
        <w:rPr>
          <w:rFonts w:ascii="Arial" w:hAnsi="Arial" w:cs="Arial"/>
          <w:sz w:val="22"/>
          <w:szCs w:val="22"/>
        </w:rPr>
        <w:t>The Parties agree that the financial</w:t>
      </w:r>
      <w:r w:rsidR="0044528B" w:rsidRPr="008F296B">
        <w:rPr>
          <w:rFonts w:ascii="Arial" w:hAnsi="Arial" w:cs="Arial"/>
          <w:sz w:val="22"/>
          <w:szCs w:val="22"/>
        </w:rPr>
        <w:t xml:space="preserve"> management of the Project shall be conducted with full transparency, accountability, accuracy, and compliance with generally accepted accounting standards, Netflix’s financial control policies, and any applicable statutory obligations.</w:t>
      </w:r>
    </w:p>
    <w:p w14:paraId="2E9E503E" w14:textId="77777777" w:rsidR="00CF4B2E" w:rsidRPr="008F296B" w:rsidRDefault="00CF4B2E">
      <w:pPr>
        <w:spacing w:line="360" w:lineRule="auto"/>
        <w:jc w:val="both"/>
        <w:rPr>
          <w:rFonts w:ascii="Arial" w:hAnsi="Arial" w:cs="Arial"/>
          <w:sz w:val="22"/>
          <w:szCs w:val="22"/>
        </w:rPr>
        <w:pPrChange w:id="781" w:author="Elsabe Viljoen" w:date="2025-11-28T06:48:00Z" w16du:dateUtc="2025-11-28T04:48:00Z">
          <w:pPr>
            <w:spacing w:line="360" w:lineRule="auto"/>
          </w:pPr>
        </w:pPrChange>
      </w:pPr>
    </w:p>
    <w:p w14:paraId="3373BA28" w14:textId="465FBB28" w:rsidR="0044528B" w:rsidRPr="008F296B" w:rsidRDefault="004923E8">
      <w:pPr>
        <w:spacing w:line="360" w:lineRule="auto"/>
        <w:ind w:left="720" w:hanging="720"/>
        <w:jc w:val="both"/>
        <w:rPr>
          <w:rFonts w:ascii="Arial" w:hAnsi="Arial" w:cs="Arial"/>
          <w:sz w:val="22"/>
          <w:szCs w:val="22"/>
        </w:rPr>
        <w:pPrChange w:id="782" w:author="Elsabe Viljoen" w:date="2025-11-28T06:48:00Z" w16du:dateUtc="2025-11-28T04:48:00Z">
          <w:pPr>
            <w:spacing w:line="360" w:lineRule="auto"/>
            <w:ind w:left="720" w:hanging="720"/>
          </w:pPr>
        </w:pPrChange>
      </w:pPr>
      <w:ins w:id="783" w:author="Elsabe Viljoen" w:date="2025-11-24T10:09:00Z" w16du:dateUtc="2025-11-24T08:09:00Z">
        <w:r>
          <w:rPr>
            <w:rFonts w:ascii="Arial" w:hAnsi="Arial" w:cs="Arial"/>
            <w:sz w:val="22"/>
            <w:szCs w:val="22"/>
          </w:rPr>
          <w:t>7</w:t>
        </w:r>
      </w:ins>
      <w:del w:id="784" w:author="Elsabe Viljoen" w:date="2025-11-24T10:09:00Z" w16du:dateUtc="2025-11-24T08:09:00Z">
        <w:r w:rsidR="0044528B" w:rsidRPr="008F296B" w:rsidDel="004923E8">
          <w:rPr>
            <w:rFonts w:ascii="Arial" w:hAnsi="Arial" w:cs="Arial"/>
            <w:sz w:val="22"/>
            <w:szCs w:val="22"/>
          </w:rPr>
          <w:delText>8</w:delText>
        </w:r>
      </w:del>
      <w:r w:rsidR="0044528B" w:rsidRPr="008F296B">
        <w:rPr>
          <w:rFonts w:ascii="Arial" w:hAnsi="Arial" w:cs="Arial"/>
          <w:sz w:val="22"/>
          <w:szCs w:val="22"/>
        </w:rPr>
        <w:t xml:space="preserve">.1.2 </w:t>
      </w:r>
      <w:r w:rsidR="00CF4B2E" w:rsidRPr="008F296B">
        <w:rPr>
          <w:rFonts w:ascii="Arial" w:hAnsi="Arial" w:cs="Arial"/>
          <w:sz w:val="22"/>
          <w:szCs w:val="22"/>
        </w:rPr>
        <w:tab/>
      </w:r>
      <w:r w:rsidR="0044528B" w:rsidRPr="008F296B">
        <w:rPr>
          <w:rFonts w:ascii="Arial" w:hAnsi="Arial" w:cs="Arial"/>
          <w:sz w:val="22"/>
          <w:szCs w:val="22"/>
        </w:rPr>
        <w:t>The Parties shall jointly ensure that all financial systems, cost trackers, budgets, projections, reconciliations, purchase orders, contracts, payrolls, invoices and transaction records are accurate, auditable, and preserved for the period required by law and by Netflix.</w:t>
      </w:r>
    </w:p>
    <w:p w14:paraId="71548F72" w14:textId="77777777" w:rsidR="00CF4B2E" w:rsidRPr="008F296B" w:rsidRDefault="00CF4B2E">
      <w:pPr>
        <w:spacing w:line="360" w:lineRule="auto"/>
        <w:jc w:val="both"/>
        <w:rPr>
          <w:rFonts w:ascii="Arial" w:hAnsi="Arial" w:cs="Arial"/>
          <w:sz w:val="22"/>
          <w:szCs w:val="22"/>
        </w:rPr>
        <w:pPrChange w:id="785" w:author="Elsabe Viljoen" w:date="2025-11-28T06:48:00Z" w16du:dateUtc="2025-11-28T04:48:00Z">
          <w:pPr>
            <w:spacing w:line="360" w:lineRule="auto"/>
          </w:pPr>
        </w:pPrChange>
      </w:pPr>
    </w:p>
    <w:p w14:paraId="79B96F63" w14:textId="3801F50C" w:rsidR="0044528B" w:rsidRPr="008F296B" w:rsidRDefault="004923E8">
      <w:pPr>
        <w:spacing w:line="360" w:lineRule="auto"/>
        <w:ind w:left="720" w:hanging="720"/>
        <w:jc w:val="both"/>
        <w:rPr>
          <w:rFonts w:ascii="Arial" w:hAnsi="Arial" w:cs="Arial"/>
          <w:sz w:val="22"/>
          <w:szCs w:val="22"/>
        </w:rPr>
        <w:pPrChange w:id="786" w:author="Elsabe Viljoen" w:date="2025-11-28T06:48:00Z" w16du:dateUtc="2025-11-28T04:48:00Z">
          <w:pPr>
            <w:spacing w:line="360" w:lineRule="auto"/>
            <w:ind w:left="720" w:hanging="720"/>
          </w:pPr>
        </w:pPrChange>
      </w:pPr>
      <w:ins w:id="787" w:author="Elsabe Viljoen" w:date="2025-11-24T10:09:00Z" w16du:dateUtc="2025-11-24T08:09:00Z">
        <w:r>
          <w:rPr>
            <w:rFonts w:ascii="Arial" w:hAnsi="Arial" w:cs="Arial"/>
            <w:sz w:val="22"/>
            <w:szCs w:val="22"/>
          </w:rPr>
          <w:t>7</w:t>
        </w:r>
      </w:ins>
      <w:del w:id="788" w:author="Elsabe Viljoen" w:date="2025-11-24T10:09:00Z" w16du:dateUtc="2025-11-24T08:09:00Z">
        <w:r w:rsidR="0044528B" w:rsidRPr="008F296B" w:rsidDel="004923E8">
          <w:rPr>
            <w:rFonts w:ascii="Arial" w:hAnsi="Arial" w:cs="Arial"/>
            <w:sz w:val="22"/>
            <w:szCs w:val="22"/>
          </w:rPr>
          <w:delText>8</w:delText>
        </w:r>
      </w:del>
      <w:r w:rsidR="0044528B" w:rsidRPr="008F296B">
        <w:rPr>
          <w:rFonts w:ascii="Arial" w:hAnsi="Arial" w:cs="Arial"/>
          <w:sz w:val="22"/>
          <w:szCs w:val="22"/>
        </w:rPr>
        <w:t xml:space="preserve">.1.3 </w:t>
      </w:r>
      <w:r w:rsidR="00CF4B2E" w:rsidRPr="008F296B">
        <w:rPr>
          <w:rFonts w:ascii="Arial" w:hAnsi="Arial" w:cs="Arial"/>
          <w:sz w:val="22"/>
          <w:szCs w:val="22"/>
        </w:rPr>
        <w:tab/>
      </w:r>
      <w:r w:rsidR="0044528B" w:rsidRPr="008F296B">
        <w:rPr>
          <w:rFonts w:ascii="Arial" w:hAnsi="Arial" w:cs="Arial"/>
          <w:sz w:val="22"/>
          <w:szCs w:val="22"/>
        </w:rPr>
        <w:t>The Parties expressly agree that all payments received from Netflix, whether for development or production, shall be routed exclusively into the bank accounts of the SPV once established, and that no Party may receive or disburse Netflix funds through any other account or mechanism.</w:t>
      </w:r>
    </w:p>
    <w:p w14:paraId="01BA9FF9" w14:textId="77777777" w:rsidR="00F27471" w:rsidRDefault="00F27471">
      <w:pPr>
        <w:spacing w:line="360" w:lineRule="auto"/>
        <w:jc w:val="both"/>
        <w:rPr>
          <w:ins w:id="789" w:author="Elsabe Viljoen" w:date="2025-12-11T13:08:00Z" w16du:dateUtc="2025-12-11T11:08:00Z"/>
          <w:rFonts w:ascii="Arial" w:hAnsi="Arial" w:cs="Arial"/>
          <w:sz w:val="22"/>
          <w:szCs w:val="22"/>
        </w:rPr>
      </w:pPr>
    </w:p>
    <w:p w14:paraId="7E1BF798" w14:textId="77777777" w:rsidR="00A03902" w:rsidRDefault="00A03902">
      <w:pPr>
        <w:spacing w:line="360" w:lineRule="auto"/>
        <w:jc w:val="both"/>
        <w:rPr>
          <w:ins w:id="790" w:author="Elsabe Viljoen" w:date="2025-12-11T13:08:00Z" w16du:dateUtc="2025-12-11T11:08:00Z"/>
          <w:rFonts w:ascii="Arial" w:hAnsi="Arial" w:cs="Arial"/>
          <w:sz w:val="22"/>
          <w:szCs w:val="22"/>
        </w:rPr>
      </w:pPr>
    </w:p>
    <w:p w14:paraId="2C92B06B" w14:textId="77777777" w:rsidR="00A03902" w:rsidRPr="008F296B" w:rsidRDefault="00A03902">
      <w:pPr>
        <w:spacing w:line="360" w:lineRule="auto"/>
        <w:jc w:val="both"/>
        <w:rPr>
          <w:rFonts w:ascii="Arial" w:hAnsi="Arial" w:cs="Arial"/>
          <w:sz w:val="22"/>
          <w:szCs w:val="22"/>
        </w:rPr>
        <w:pPrChange w:id="791" w:author="Elsabe Viljoen" w:date="2025-11-28T06:48:00Z" w16du:dateUtc="2025-11-28T04:48:00Z">
          <w:pPr>
            <w:spacing w:line="360" w:lineRule="auto"/>
          </w:pPr>
        </w:pPrChange>
      </w:pPr>
    </w:p>
    <w:p w14:paraId="6206369D" w14:textId="433DE22F" w:rsidR="00CF4B2E" w:rsidRPr="00A03902" w:rsidRDefault="004923E8">
      <w:pPr>
        <w:spacing w:line="360" w:lineRule="auto"/>
        <w:jc w:val="both"/>
        <w:rPr>
          <w:rFonts w:ascii="Arial" w:hAnsi="Arial" w:cs="Arial"/>
          <w:sz w:val="22"/>
          <w:szCs w:val="22"/>
          <w:rPrChange w:id="792" w:author="Elsabe Viljoen" w:date="2025-12-11T13:08:00Z" w16du:dateUtc="2025-12-11T11:08:00Z">
            <w:rPr>
              <w:rFonts w:ascii="Arial" w:hAnsi="Arial" w:cs="Arial"/>
              <w:b/>
              <w:bCs/>
              <w:sz w:val="22"/>
              <w:szCs w:val="22"/>
            </w:rPr>
          </w:rPrChange>
        </w:rPr>
        <w:pPrChange w:id="793" w:author="Elsabe Viljoen" w:date="2025-11-28T06:48:00Z" w16du:dateUtc="2025-11-28T04:48:00Z">
          <w:pPr>
            <w:spacing w:line="360" w:lineRule="auto"/>
          </w:pPr>
        </w:pPrChange>
      </w:pPr>
      <w:ins w:id="794" w:author="Elsabe Viljoen" w:date="2025-11-24T10:09:00Z" w16du:dateUtc="2025-11-24T08:09:00Z">
        <w:r w:rsidRPr="00A03902">
          <w:rPr>
            <w:rFonts w:ascii="Arial" w:hAnsi="Arial" w:cs="Arial"/>
            <w:sz w:val="22"/>
            <w:szCs w:val="22"/>
            <w:rPrChange w:id="795" w:author="Elsabe Viljoen" w:date="2025-12-11T13:08:00Z" w16du:dateUtc="2025-12-11T11:08:00Z">
              <w:rPr>
                <w:rFonts w:ascii="Arial" w:hAnsi="Arial" w:cs="Arial"/>
                <w:b/>
                <w:bCs/>
                <w:sz w:val="22"/>
                <w:szCs w:val="22"/>
              </w:rPr>
            </w:rPrChange>
          </w:rPr>
          <w:t>7</w:t>
        </w:r>
      </w:ins>
      <w:del w:id="796" w:author="Elsabe Viljoen" w:date="2025-11-24T10:09:00Z" w16du:dateUtc="2025-11-24T08:09:00Z">
        <w:r w:rsidR="00CF4B2E" w:rsidRPr="00A03902" w:rsidDel="004923E8">
          <w:rPr>
            <w:rFonts w:ascii="Arial" w:hAnsi="Arial" w:cs="Arial"/>
            <w:sz w:val="22"/>
            <w:szCs w:val="22"/>
            <w:rPrChange w:id="797" w:author="Elsabe Viljoen" w:date="2025-12-11T13:08:00Z" w16du:dateUtc="2025-12-11T11:08:00Z">
              <w:rPr>
                <w:rFonts w:ascii="Arial" w:hAnsi="Arial" w:cs="Arial"/>
                <w:b/>
                <w:bCs/>
                <w:sz w:val="22"/>
                <w:szCs w:val="22"/>
              </w:rPr>
            </w:rPrChange>
          </w:rPr>
          <w:delText>8</w:delText>
        </w:r>
      </w:del>
      <w:r w:rsidR="00CF4B2E" w:rsidRPr="00A03902">
        <w:rPr>
          <w:rFonts w:ascii="Arial" w:hAnsi="Arial" w:cs="Arial"/>
          <w:sz w:val="22"/>
          <w:szCs w:val="22"/>
          <w:rPrChange w:id="798" w:author="Elsabe Viljoen" w:date="2025-12-11T13:08:00Z" w16du:dateUtc="2025-12-11T11:08:00Z">
            <w:rPr>
              <w:rFonts w:ascii="Arial" w:hAnsi="Arial" w:cs="Arial"/>
              <w:b/>
              <w:bCs/>
              <w:sz w:val="22"/>
              <w:szCs w:val="22"/>
            </w:rPr>
          </w:rPrChange>
        </w:rPr>
        <w:t>.2</w:t>
      </w:r>
      <w:r w:rsidR="00CF4B2E" w:rsidRPr="008F296B">
        <w:rPr>
          <w:rFonts w:ascii="Arial" w:hAnsi="Arial" w:cs="Arial"/>
          <w:b/>
          <w:bCs/>
          <w:sz w:val="22"/>
          <w:szCs w:val="22"/>
        </w:rPr>
        <w:t xml:space="preserve"> </w:t>
      </w:r>
      <w:r w:rsidR="00CF4B2E" w:rsidRPr="008F296B">
        <w:rPr>
          <w:rFonts w:ascii="Arial" w:hAnsi="Arial" w:cs="Arial"/>
          <w:b/>
          <w:bCs/>
          <w:sz w:val="22"/>
          <w:szCs w:val="22"/>
        </w:rPr>
        <w:tab/>
      </w:r>
      <w:r w:rsidR="0074145B" w:rsidRPr="00A03902">
        <w:rPr>
          <w:rFonts w:ascii="Arial" w:hAnsi="Arial" w:cs="Arial"/>
          <w:sz w:val="22"/>
          <w:szCs w:val="22"/>
          <w:u w:val="single"/>
          <w:rPrChange w:id="799" w:author="Elsabe Viljoen" w:date="2025-12-11T13:08:00Z" w16du:dateUtc="2025-12-11T11:08:00Z">
            <w:rPr>
              <w:rFonts w:ascii="Arial" w:hAnsi="Arial" w:cs="Arial"/>
              <w:b/>
              <w:bCs/>
              <w:sz w:val="22"/>
              <w:szCs w:val="22"/>
              <w:u w:val="single"/>
            </w:rPr>
          </w:rPrChange>
        </w:rPr>
        <w:t>Special Purpose Vehicle (SPV) — formation and governance</w:t>
      </w:r>
      <w:r w:rsidR="0074145B" w:rsidRPr="00A03902">
        <w:rPr>
          <w:rFonts w:ascii="Arial" w:hAnsi="Arial" w:cs="Arial"/>
          <w:sz w:val="22"/>
          <w:szCs w:val="22"/>
          <w:rPrChange w:id="800" w:author="Elsabe Viljoen" w:date="2025-12-11T13:08:00Z" w16du:dateUtc="2025-12-11T11:08:00Z">
            <w:rPr>
              <w:rFonts w:ascii="Arial" w:hAnsi="Arial" w:cs="Arial"/>
              <w:b/>
              <w:bCs/>
              <w:sz w:val="22"/>
              <w:szCs w:val="22"/>
            </w:rPr>
          </w:rPrChange>
        </w:rPr>
        <w:t xml:space="preserve"> </w:t>
      </w:r>
    </w:p>
    <w:p w14:paraId="236A17FA" w14:textId="446FCAA5" w:rsidR="00CF4B2E" w:rsidRPr="00A03902" w:rsidRDefault="004923E8">
      <w:pPr>
        <w:spacing w:line="360" w:lineRule="auto"/>
        <w:ind w:left="720" w:hanging="720"/>
        <w:jc w:val="both"/>
        <w:rPr>
          <w:rFonts w:ascii="Arial" w:hAnsi="Arial" w:cs="Arial"/>
          <w:sz w:val="22"/>
          <w:szCs w:val="22"/>
        </w:rPr>
        <w:pPrChange w:id="801" w:author="Elsabe Viljoen" w:date="2025-11-28T06:48:00Z" w16du:dateUtc="2025-11-28T04:48:00Z">
          <w:pPr>
            <w:spacing w:line="360" w:lineRule="auto"/>
            <w:ind w:left="720" w:hanging="720"/>
          </w:pPr>
        </w:pPrChange>
      </w:pPr>
      <w:ins w:id="802" w:author="Elsabe Viljoen" w:date="2025-11-24T10:09:00Z" w16du:dateUtc="2025-11-24T08:09:00Z">
        <w:r w:rsidRPr="00A03902">
          <w:rPr>
            <w:rFonts w:ascii="Arial" w:hAnsi="Arial" w:cs="Arial"/>
            <w:sz w:val="22"/>
            <w:szCs w:val="22"/>
          </w:rPr>
          <w:t>7</w:t>
        </w:r>
      </w:ins>
      <w:del w:id="803"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.2.1</w:t>
      </w:r>
      <w:r w:rsidR="00CF4B2E" w:rsidRPr="00A03902">
        <w:rPr>
          <w:rFonts w:ascii="Arial" w:hAnsi="Arial" w:cs="Arial"/>
          <w:sz w:val="22"/>
          <w:szCs w:val="22"/>
        </w:rPr>
        <w:tab/>
        <w:t>Upon the commissioning of the Project by Netflix, the Parties shall immediately establish a Special Purpose Vehicle (“SPV”) as a private company incorporated under South African law, and the Parties agree that Infinity Films and Idea</w:t>
      </w:r>
      <w:r w:rsidR="00F23BBC" w:rsidRPr="00A03902">
        <w:rPr>
          <w:rFonts w:ascii="Arial" w:hAnsi="Arial" w:cs="Arial"/>
          <w:sz w:val="22"/>
          <w:szCs w:val="22"/>
        </w:rPr>
        <w:t xml:space="preserve"> </w:t>
      </w:r>
      <w:r w:rsidR="00CF4B2E" w:rsidRPr="00A03902">
        <w:rPr>
          <w:rFonts w:ascii="Arial" w:hAnsi="Arial" w:cs="Arial"/>
          <w:sz w:val="22"/>
          <w:szCs w:val="22"/>
        </w:rPr>
        <w:t>Candy shall each hold fifty percent (50%) of the issued share capital of that entity.</w:t>
      </w:r>
    </w:p>
    <w:p w14:paraId="27B8F4B6" w14:textId="77777777" w:rsidR="00CF4B2E" w:rsidRPr="00A03902" w:rsidRDefault="00CF4B2E">
      <w:pPr>
        <w:spacing w:line="360" w:lineRule="auto"/>
        <w:jc w:val="both"/>
        <w:rPr>
          <w:rFonts w:ascii="Arial" w:hAnsi="Arial" w:cs="Arial"/>
          <w:sz w:val="22"/>
          <w:szCs w:val="22"/>
        </w:rPr>
        <w:pPrChange w:id="804" w:author="Elsabe Viljoen" w:date="2025-11-28T06:48:00Z" w16du:dateUtc="2025-11-28T04:48:00Z">
          <w:pPr>
            <w:spacing w:line="360" w:lineRule="auto"/>
          </w:pPr>
        </w:pPrChange>
      </w:pPr>
    </w:p>
    <w:p w14:paraId="38269DB9" w14:textId="097496D9" w:rsidR="00CF4B2E" w:rsidRPr="00A03902" w:rsidRDefault="004923E8">
      <w:pPr>
        <w:spacing w:line="360" w:lineRule="auto"/>
        <w:ind w:left="720" w:hanging="720"/>
        <w:jc w:val="both"/>
        <w:rPr>
          <w:rFonts w:ascii="Arial" w:hAnsi="Arial" w:cs="Arial"/>
          <w:sz w:val="22"/>
          <w:szCs w:val="22"/>
        </w:rPr>
        <w:pPrChange w:id="805" w:author="Elsabe Viljoen" w:date="2025-11-28T06:48:00Z" w16du:dateUtc="2025-11-28T04:48:00Z">
          <w:pPr>
            <w:spacing w:line="360" w:lineRule="auto"/>
            <w:ind w:left="720" w:hanging="720"/>
          </w:pPr>
        </w:pPrChange>
      </w:pPr>
      <w:ins w:id="806" w:author="Elsabe Viljoen" w:date="2025-11-24T10:09:00Z" w16du:dateUtc="2025-11-24T08:09:00Z">
        <w:r w:rsidRPr="00A03902">
          <w:rPr>
            <w:rFonts w:ascii="Arial" w:hAnsi="Arial" w:cs="Arial"/>
            <w:sz w:val="22"/>
            <w:szCs w:val="22"/>
          </w:rPr>
          <w:t>7</w:t>
        </w:r>
      </w:ins>
      <w:del w:id="807"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.2.2</w:t>
      </w:r>
      <w:r w:rsidR="00CF4B2E" w:rsidRPr="00A03902">
        <w:rPr>
          <w:rFonts w:ascii="Arial" w:hAnsi="Arial" w:cs="Arial"/>
          <w:sz w:val="22"/>
          <w:szCs w:val="22"/>
        </w:rPr>
        <w:tab/>
        <w:t>The Parties further agree that the SPV shall function as the exclusive legal entity responsible for entering into all contractual relationships relating to the Project, including the commissioning agreement with Netflix; receiving, managing and accounting for all payments received from Netflix; contracting and engaging all crew members, cast, suppliers and service providers; owning and administering all intellectual property rights in the Project; maintaining and controlling all bank accounts established for the Project; administering all payroll processes and production accounting; paying all production-related expenses; contracting all required legal counsel, insurance providers, music licensors, archive licensors and other necessary vendors; and delivering the completed Project to Netflix in accordance with the approved technical, editorial and legal requirements.</w:t>
      </w:r>
    </w:p>
    <w:p w14:paraId="3FF71E35" w14:textId="77777777" w:rsidR="00CF4B2E" w:rsidRPr="00A03902" w:rsidRDefault="00CF4B2E">
      <w:pPr>
        <w:spacing w:line="360" w:lineRule="auto"/>
        <w:jc w:val="both"/>
        <w:rPr>
          <w:rFonts w:ascii="Arial" w:hAnsi="Arial" w:cs="Arial"/>
          <w:sz w:val="22"/>
          <w:szCs w:val="22"/>
        </w:rPr>
        <w:pPrChange w:id="808" w:author="Elsabe Viljoen" w:date="2025-11-28T06:48:00Z" w16du:dateUtc="2025-11-28T04:48:00Z">
          <w:pPr>
            <w:spacing w:line="360" w:lineRule="auto"/>
          </w:pPr>
        </w:pPrChange>
      </w:pPr>
    </w:p>
    <w:p w14:paraId="3C7D9C1F" w14:textId="4535CB56" w:rsidR="00CF4B2E" w:rsidRPr="00A03902" w:rsidRDefault="004923E8">
      <w:pPr>
        <w:spacing w:line="360" w:lineRule="auto"/>
        <w:ind w:left="720" w:hanging="720"/>
        <w:jc w:val="both"/>
        <w:rPr>
          <w:rFonts w:ascii="Arial" w:hAnsi="Arial" w:cs="Arial"/>
          <w:sz w:val="22"/>
          <w:szCs w:val="22"/>
        </w:rPr>
        <w:pPrChange w:id="809" w:author="Elsabe Viljoen" w:date="2025-11-28T06:48:00Z" w16du:dateUtc="2025-11-28T04:48:00Z">
          <w:pPr>
            <w:spacing w:line="360" w:lineRule="auto"/>
            <w:ind w:left="720" w:hanging="720"/>
          </w:pPr>
        </w:pPrChange>
      </w:pPr>
      <w:ins w:id="810" w:author="Elsabe Viljoen" w:date="2025-11-24T10:09:00Z" w16du:dateUtc="2025-11-24T08:09:00Z">
        <w:r w:rsidRPr="00A03902">
          <w:rPr>
            <w:rFonts w:ascii="Arial" w:hAnsi="Arial" w:cs="Arial"/>
            <w:sz w:val="22"/>
            <w:szCs w:val="22"/>
          </w:rPr>
          <w:t>7</w:t>
        </w:r>
      </w:ins>
      <w:del w:id="811"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.2.3</w:t>
      </w:r>
      <w:r w:rsidR="00CF4B2E" w:rsidRPr="00A03902">
        <w:rPr>
          <w:rFonts w:ascii="Arial" w:hAnsi="Arial" w:cs="Arial"/>
          <w:sz w:val="22"/>
          <w:szCs w:val="22"/>
        </w:rPr>
        <w:tab/>
        <w:t>The governance of the SPV shall vest in a Board of Directors consisting of two directors appointed by Infinity Films and two directors appointed by Idea</w:t>
      </w:r>
      <w:r w:rsidR="00F23BBC" w:rsidRPr="00A03902">
        <w:rPr>
          <w:rFonts w:ascii="Arial" w:hAnsi="Arial" w:cs="Arial"/>
          <w:sz w:val="22"/>
          <w:szCs w:val="22"/>
        </w:rPr>
        <w:t xml:space="preserve"> </w:t>
      </w:r>
      <w:r w:rsidR="00CF4B2E" w:rsidRPr="00A03902">
        <w:rPr>
          <w:rFonts w:ascii="Arial" w:hAnsi="Arial" w:cs="Arial"/>
          <w:sz w:val="22"/>
          <w:szCs w:val="22"/>
        </w:rPr>
        <w:t>Candy, unless the Parties explicitly agree in writing to amend the composition of the Board.</w:t>
      </w:r>
    </w:p>
    <w:p w14:paraId="5B845F30" w14:textId="77777777" w:rsidR="00CF4B2E" w:rsidRPr="00A03902" w:rsidRDefault="00CF4B2E">
      <w:pPr>
        <w:spacing w:line="360" w:lineRule="auto"/>
        <w:jc w:val="both"/>
        <w:rPr>
          <w:rFonts w:ascii="Arial" w:hAnsi="Arial" w:cs="Arial"/>
          <w:sz w:val="22"/>
          <w:szCs w:val="22"/>
        </w:rPr>
        <w:pPrChange w:id="812" w:author="Elsabe Viljoen" w:date="2025-11-28T06:48:00Z" w16du:dateUtc="2025-11-28T04:48:00Z">
          <w:pPr>
            <w:spacing w:line="360" w:lineRule="auto"/>
          </w:pPr>
        </w:pPrChange>
      </w:pPr>
    </w:p>
    <w:p w14:paraId="39DB29E7" w14:textId="2CA55148" w:rsidR="00CF4B2E" w:rsidRPr="00A03902" w:rsidRDefault="004923E8">
      <w:pPr>
        <w:spacing w:line="360" w:lineRule="auto"/>
        <w:ind w:left="720" w:hanging="720"/>
        <w:jc w:val="both"/>
        <w:rPr>
          <w:rFonts w:ascii="Arial" w:hAnsi="Arial" w:cs="Arial"/>
          <w:sz w:val="22"/>
          <w:szCs w:val="22"/>
        </w:rPr>
        <w:pPrChange w:id="813" w:author="Elsabe Viljoen" w:date="2025-11-28T06:48:00Z" w16du:dateUtc="2025-11-28T04:48:00Z">
          <w:pPr>
            <w:spacing w:line="360" w:lineRule="auto"/>
            <w:ind w:left="720" w:hanging="720"/>
          </w:pPr>
        </w:pPrChange>
      </w:pPr>
      <w:ins w:id="814" w:author="Elsabe Viljoen" w:date="2025-11-24T10:09:00Z" w16du:dateUtc="2025-11-24T08:09:00Z">
        <w:r w:rsidRPr="00A03902">
          <w:rPr>
            <w:rFonts w:ascii="Arial" w:hAnsi="Arial" w:cs="Arial"/>
            <w:sz w:val="22"/>
            <w:szCs w:val="22"/>
          </w:rPr>
          <w:t>7</w:t>
        </w:r>
      </w:ins>
      <w:del w:id="815"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.2.4</w:t>
      </w:r>
      <w:r w:rsidR="00CF4B2E" w:rsidRPr="00A03902">
        <w:rPr>
          <w:rFonts w:ascii="Arial" w:hAnsi="Arial" w:cs="Arial"/>
          <w:sz w:val="22"/>
          <w:szCs w:val="22"/>
        </w:rPr>
        <w:tab/>
        <w:t>All decisions of the Board concerning any matter of material importance to the Project,  including changes to the budget, approval of overspend, reallocation of contingency funds, the hiring or dismissal of any Head of Department, any material amendments to the production schedule, the engagement of external legal, accounting or insurance services, and the approval of the Final Cost Report</w:t>
      </w:r>
      <w:r w:rsidR="006C2C11" w:rsidRPr="00A03902">
        <w:rPr>
          <w:rFonts w:ascii="Arial" w:hAnsi="Arial" w:cs="Arial"/>
          <w:sz w:val="22"/>
          <w:szCs w:val="22"/>
        </w:rPr>
        <w:t>,</w:t>
      </w:r>
      <w:r w:rsidR="00CF4B2E" w:rsidRPr="00A03902">
        <w:rPr>
          <w:rFonts w:ascii="Arial" w:hAnsi="Arial" w:cs="Arial"/>
          <w:sz w:val="22"/>
          <w:szCs w:val="22"/>
        </w:rPr>
        <w:t xml:space="preserve"> shall require the unanimous approval of all directors serving on the Board.</w:t>
      </w:r>
    </w:p>
    <w:p w14:paraId="27E35830" w14:textId="5DB8AA7A" w:rsidR="00CF4B2E" w:rsidRPr="00A03902" w:rsidRDefault="00CF4B2E">
      <w:pPr>
        <w:spacing w:line="360" w:lineRule="auto"/>
        <w:jc w:val="both"/>
        <w:rPr>
          <w:rFonts w:ascii="Arial" w:hAnsi="Arial" w:cs="Arial"/>
          <w:sz w:val="22"/>
          <w:szCs w:val="22"/>
        </w:rPr>
        <w:pPrChange w:id="816" w:author="Elsabe Viljoen" w:date="2025-11-28T06:48:00Z" w16du:dateUtc="2025-11-28T04:48:00Z">
          <w:pPr>
            <w:spacing w:line="360" w:lineRule="auto"/>
          </w:pPr>
        </w:pPrChange>
      </w:pPr>
    </w:p>
    <w:p w14:paraId="57BAF809" w14:textId="55EC8897" w:rsidR="00CF4B2E" w:rsidRPr="00A03902" w:rsidRDefault="004923E8">
      <w:pPr>
        <w:spacing w:line="360" w:lineRule="auto"/>
        <w:jc w:val="both"/>
        <w:rPr>
          <w:rFonts w:ascii="Arial" w:hAnsi="Arial" w:cs="Arial"/>
          <w:sz w:val="22"/>
          <w:szCs w:val="22"/>
          <w:rPrChange w:id="817" w:author="Elsabe Viljoen" w:date="2025-12-11T13:08:00Z" w16du:dateUtc="2025-12-11T11:08:00Z">
            <w:rPr>
              <w:rFonts w:ascii="Arial" w:hAnsi="Arial" w:cs="Arial"/>
              <w:b/>
              <w:bCs/>
              <w:sz w:val="22"/>
              <w:szCs w:val="22"/>
            </w:rPr>
          </w:rPrChange>
        </w:rPr>
        <w:pPrChange w:id="818" w:author="Elsabe Viljoen" w:date="2025-11-28T06:48:00Z" w16du:dateUtc="2025-11-28T04:48:00Z">
          <w:pPr>
            <w:spacing w:line="360" w:lineRule="auto"/>
          </w:pPr>
        </w:pPrChange>
      </w:pPr>
      <w:ins w:id="819" w:author="Elsabe Viljoen" w:date="2025-11-24T10:09:00Z" w16du:dateUtc="2025-11-24T08:09:00Z">
        <w:r w:rsidRPr="00A03902">
          <w:rPr>
            <w:rFonts w:ascii="Arial" w:hAnsi="Arial" w:cs="Arial"/>
            <w:sz w:val="22"/>
            <w:szCs w:val="22"/>
            <w:rPrChange w:id="820" w:author="Elsabe Viljoen" w:date="2025-12-11T13:08:00Z" w16du:dateUtc="2025-12-11T11:08:00Z">
              <w:rPr>
                <w:rFonts w:ascii="Arial" w:hAnsi="Arial" w:cs="Arial"/>
                <w:b/>
                <w:bCs/>
                <w:sz w:val="22"/>
                <w:szCs w:val="22"/>
              </w:rPr>
            </w:rPrChange>
          </w:rPr>
          <w:t>7</w:t>
        </w:r>
      </w:ins>
      <w:del w:id="821" w:author="Elsabe Viljoen" w:date="2025-11-24T10:09:00Z" w16du:dateUtc="2025-11-24T08:09:00Z">
        <w:r w:rsidR="00CF4B2E" w:rsidRPr="00A03902" w:rsidDel="004923E8">
          <w:rPr>
            <w:rFonts w:ascii="Arial" w:hAnsi="Arial" w:cs="Arial"/>
            <w:sz w:val="22"/>
            <w:szCs w:val="22"/>
            <w:rPrChange w:id="822" w:author="Elsabe Viljoen" w:date="2025-12-11T13:08:00Z" w16du:dateUtc="2025-12-11T11:08:00Z">
              <w:rPr>
                <w:rFonts w:ascii="Arial" w:hAnsi="Arial" w:cs="Arial"/>
                <w:b/>
                <w:bCs/>
                <w:sz w:val="22"/>
                <w:szCs w:val="22"/>
              </w:rPr>
            </w:rPrChange>
          </w:rPr>
          <w:delText>8</w:delText>
        </w:r>
      </w:del>
      <w:r w:rsidR="00CF4B2E" w:rsidRPr="00A03902">
        <w:rPr>
          <w:rFonts w:ascii="Arial" w:hAnsi="Arial" w:cs="Arial"/>
          <w:sz w:val="22"/>
          <w:szCs w:val="22"/>
          <w:rPrChange w:id="823" w:author="Elsabe Viljoen" w:date="2025-12-11T13:08:00Z" w16du:dateUtc="2025-12-11T11:08:00Z">
            <w:rPr>
              <w:rFonts w:ascii="Arial" w:hAnsi="Arial" w:cs="Arial"/>
              <w:b/>
              <w:bCs/>
              <w:sz w:val="22"/>
              <w:szCs w:val="22"/>
            </w:rPr>
          </w:rPrChange>
        </w:rPr>
        <w:t xml:space="preserve">.3 </w:t>
      </w:r>
      <w:r w:rsidR="006C2C11" w:rsidRPr="00A03902">
        <w:rPr>
          <w:rFonts w:ascii="Arial" w:hAnsi="Arial" w:cs="Arial"/>
          <w:sz w:val="22"/>
          <w:szCs w:val="22"/>
          <w:rPrChange w:id="824" w:author="Elsabe Viljoen" w:date="2025-12-11T13:08:00Z" w16du:dateUtc="2025-12-11T11:08:00Z">
            <w:rPr>
              <w:rFonts w:ascii="Arial" w:hAnsi="Arial" w:cs="Arial"/>
              <w:b/>
              <w:bCs/>
              <w:sz w:val="22"/>
              <w:szCs w:val="22"/>
            </w:rPr>
          </w:rPrChange>
        </w:rPr>
        <w:tab/>
      </w:r>
      <w:r w:rsidR="0074145B" w:rsidRPr="00A03902">
        <w:rPr>
          <w:rFonts w:ascii="Arial" w:hAnsi="Arial" w:cs="Arial"/>
          <w:sz w:val="22"/>
          <w:szCs w:val="22"/>
          <w:u w:val="single"/>
          <w:rPrChange w:id="825" w:author="Elsabe Viljoen" w:date="2025-12-11T13:08:00Z" w16du:dateUtc="2025-12-11T11:08:00Z">
            <w:rPr>
              <w:rFonts w:ascii="Arial" w:hAnsi="Arial" w:cs="Arial"/>
              <w:b/>
              <w:bCs/>
              <w:sz w:val="22"/>
              <w:szCs w:val="22"/>
              <w:u w:val="single"/>
            </w:rPr>
          </w:rPrChange>
        </w:rPr>
        <w:t>Development Budget and Expenditure</w:t>
      </w:r>
      <w:r w:rsidR="0074145B" w:rsidRPr="00A03902">
        <w:rPr>
          <w:rFonts w:ascii="Arial" w:hAnsi="Arial" w:cs="Arial"/>
          <w:sz w:val="22"/>
          <w:szCs w:val="22"/>
          <w:rPrChange w:id="826" w:author="Elsabe Viljoen" w:date="2025-12-11T13:08:00Z" w16du:dateUtc="2025-12-11T11:08:00Z">
            <w:rPr>
              <w:rFonts w:ascii="Arial" w:hAnsi="Arial" w:cs="Arial"/>
              <w:b/>
              <w:bCs/>
              <w:sz w:val="22"/>
              <w:szCs w:val="22"/>
            </w:rPr>
          </w:rPrChange>
        </w:rPr>
        <w:t xml:space="preserve"> </w:t>
      </w:r>
    </w:p>
    <w:p w14:paraId="3ACA5FDD" w14:textId="6BED96FD" w:rsidR="00CF4B2E" w:rsidRPr="00A03902" w:rsidRDefault="004923E8">
      <w:pPr>
        <w:spacing w:line="360" w:lineRule="auto"/>
        <w:ind w:left="720" w:hanging="720"/>
        <w:jc w:val="both"/>
        <w:rPr>
          <w:rFonts w:ascii="Arial" w:hAnsi="Arial" w:cs="Arial"/>
          <w:sz w:val="22"/>
          <w:szCs w:val="22"/>
        </w:rPr>
        <w:pPrChange w:id="827" w:author="Elsabe Viljoen" w:date="2025-11-28T06:48:00Z" w16du:dateUtc="2025-11-28T04:48:00Z">
          <w:pPr>
            <w:spacing w:line="360" w:lineRule="auto"/>
            <w:ind w:left="720" w:hanging="720"/>
          </w:pPr>
        </w:pPrChange>
      </w:pPr>
      <w:ins w:id="828" w:author="Elsabe Viljoen" w:date="2025-11-24T10:09:00Z" w16du:dateUtc="2025-11-24T08:09:00Z">
        <w:r w:rsidRPr="00A03902">
          <w:rPr>
            <w:rFonts w:ascii="Arial" w:hAnsi="Arial" w:cs="Arial"/>
            <w:sz w:val="22"/>
            <w:szCs w:val="22"/>
          </w:rPr>
          <w:t>7</w:t>
        </w:r>
      </w:ins>
      <w:del w:id="829"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.3.1</w:t>
      </w:r>
      <w:r w:rsidR="006C2C11" w:rsidRPr="00A03902">
        <w:rPr>
          <w:rFonts w:ascii="Arial" w:hAnsi="Arial" w:cs="Arial"/>
          <w:sz w:val="22"/>
          <w:szCs w:val="22"/>
        </w:rPr>
        <w:tab/>
      </w:r>
      <w:r w:rsidR="00CF4B2E" w:rsidRPr="00A03902">
        <w:rPr>
          <w:rFonts w:ascii="Arial" w:hAnsi="Arial" w:cs="Arial"/>
          <w:sz w:val="22"/>
          <w:szCs w:val="22"/>
        </w:rPr>
        <w:t>Once Netflix authorises a development budget, the Parties shall prepare a comprehensive and itemised Development Budget that identifies all anticipated development expenditure, including research costs; access and participation fees; Writers’ fees; preliminary legal opinions or risk assessments; travel and investigative expenses; archive-access costs; production-accounting set-up costs; development-producer fees; and all other deliverables and materials required by Netflix as part of the development phase.</w:t>
      </w:r>
    </w:p>
    <w:p w14:paraId="101CC3D5" w14:textId="77777777" w:rsidR="00F559D8" w:rsidRPr="00A03902" w:rsidRDefault="00F559D8">
      <w:pPr>
        <w:spacing w:line="360" w:lineRule="auto"/>
        <w:ind w:left="720" w:hanging="720"/>
        <w:jc w:val="both"/>
        <w:rPr>
          <w:rFonts w:ascii="Arial" w:hAnsi="Arial" w:cs="Arial"/>
          <w:sz w:val="22"/>
          <w:szCs w:val="22"/>
        </w:rPr>
        <w:pPrChange w:id="830" w:author="Elsabe Viljoen" w:date="2025-11-28T06:48:00Z" w16du:dateUtc="2025-11-28T04:48:00Z">
          <w:pPr>
            <w:spacing w:line="360" w:lineRule="auto"/>
            <w:ind w:left="720" w:hanging="720"/>
          </w:pPr>
        </w:pPrChange>
      </w:pPr>
    </w:p>
    <w:p w14:paraId="00CC7F06" w14:textId="759AE305" w:rsidR="00CF4B2E" w:rsidRPr="00A03902" w:rsidRDefault="004923E8">
      <w:pPr>
        <w:spacing w:line="360" w:lineRule="auto"/>
        <w:ind w:left="720" w:hanging="720"/>
        <w:jc w:val="both"/>
        <w:rPr>
          <w:rFonts w:ascii="Arial" w:hAnsi="Arial" w:cs="Arial"/>
          <w:sz w:val="22"/>
          <w:szCs w:val="22"/>
        </w:rPr>
        <w:pPrChange w:id="831" w:author="Elsabe Viljoen" w:date="2025-11-28T06:48:00Z" w16du:dateUtc="2025-11-28T04:48:00Z">
          <w:pPr>
            <w:spacing w:line="360" w:lineRule="auto"/>
            <w:ind w:left="720" w:hanging="720"/>
          </w:pPr>
        </w:pPrChange>
      </w:pPr>
      <w:ins w:id="832" w:author="Elsabe Viljoen" w:date="2025-11-24T10:09:00Z" w16du:dateUtc="2025-11-24T08:09:00Z">
        <w:r w:rsidRPr="00A03902">
          <w:rPr>
            <w:rFonts w:ascii="Arial" w:hAnsi="Arial" w:cs="Arial"/>
            <w:sz w:val="22"/>
            <w:szCs w:val="22"/>
          </w:rPr>
          <w:t>7</w:t>
        </w:r>
      </w:ins>
      <w:del w:id="833"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.3.2</w:t>
      </w:r>
      <w:r w:rsidR="006C2C11" w:rsidRPr="00A03902">
        <w:rPr>
          <w:rFonts w:ascii="Arial" w:hAnsi="Arial" w:cs="Arial"/>
          <w:sz w:val="22"/>
          <w:szCs w:val="22"/>
        </w:rPr>
        <w:tab/>
      </w:r>
      <w:r w:rsidR="00CF4B2E" w:rsidRPr="00A03902">
        <w:rPr>
          <w:rFonts w:ascii="Arial" w:hAnsi="Arial" w:cs="Arial"/>
          <w:sz w:val="22"/>
          <w:szCs w:val="22"/>
        </w:rPr>
        <w:t>No development expenditure shall exceed the amount approved in the Development Budget unless the Executive Producers unanimously approve such excess in writing, and unless written consent is obtained from Netflix in circumstances where Netflix’s approval is contractually or operationally required.</w:t>
      </w:r>
    </w:p>
    <w:p w14:paraId="4031C592" w14:textId="54A60D0C" w:rsidR="00CF4B2E" w:rsidRPr="00A03902" w:rsidRDefault="00CF4B2E">
      <w:pPr>
        <w:spacing w:line="360" w:lineRule="auto"/>
        <w:jc w:val="both"/>
        <w:rPr>
          <w:rFonts w:ascii="Arial" w:hAnsi="Arial" w:cs="Arial"/>
          <w:sz w:val="22"/>
          <w:szCs w:val="22"/>
        </w:rPr>
        <w:pPrChange w:id="834" w:author="Elsabe Viljoen" w:date="2025-11-28T06:48:00Z" w16du:dateUtc="2025-11-28T04:48:00Z">
          <w:pPr>
            <w:spacing w:line="360" w:lineRule="auto"/>
          </w:pPr>
        </w:pPrChange>
      </w:pPr>
    </w:p>
    <w:p w14:paraId="50755B50" w14:textId="17D4C32C" w:rsidR="00CF4B2E" w:rsidRPr="00A03902" w:rsidRDefault="004923E8">
      <w:pPr>
        <w:spacing w:line="360" w:lineRule="auto"/>
        <w:jc w:val="both"/>
        <w:rPr>
          <w:rFonts w:ascii="Arial" w:hAnsi="Arial" w:cs="Arial"/>
          <w:sz w:val="22"/>
          <w:szCs w:val="22"/>
          <w:rPrChange w:id="835" w:author="Elsabe Viljoen" w:date="2025-12-11T13:08:00Z" w16du:dateUtc="2025-12-11T11:08:00Z">
            <w:rPr>
              <w:rFonts w:ascii="Arial" w:hAnsi="Arial" w:cs="Arial"/>
              <w:b/>
              <w:bCs/>
              <w:sz w:val="22"/>
              <w:szCs w:val="22"/>
            </w:rPr>
          </w:rPrChange>
        </w:rPr>
        <w:pPrChange w:id="836" w:author="Elsabe Viljoen" w:date="2025-11-28T06:48:00Z" w16du:dateUtc="2025-11-28T04:48:00Z">
          <w:pPr>
            <w:spacing w:line="360" w:lineRule="auto"/>
          </w:pPr>
        </w:pPrChange>
      </w:pPr>
      <w:ins w:id="837" w:author="Elsabe Viljoen" w:date="2025-11-24T10:09:00Z" w16du:dateUtc="2025-11-24T08:09:00Z">
        <w:r w:rsidRPr="00A03902">
          <w:rPr>
            <w:rFonts w:ascii="Arial" w:hAnsi="Arial" w:cs="Arial"/>
            <w:sz w:val="22"/>
            <w:szCs w:val="22"/>
            <w:rPrChange w:id="838" w:author="Elsabe Viljoen" w:date="2025-12-11T13:08:00Z" w16du:dateUtc="2025-12-11T11:08:00Z">
              <w:rPr>
                <w:rFonts w:ascii="Arial" w:hAnsi="Arial" w:cs="Arial"/>
                <w:b/>
                <w:bCs/>
                <w:sz w:val="22"/>
                <w:szCs w:val="22"/>
              </w:rPr>
            </w:rPrChange>
          </w:rPr>
          <w:t>7</w:t>
        </w:r>
      </w:ins>
      <w:del w:id="839" w:author="Elsabe Viljoen" w:date="2025-11-24T10:09:00Z" w16du:dateUtc="2025-11-24T08:09:00Z">
        <w:r w:rsidR="00CF4B2E" w:rsidRPr="00A03902" w:rsidDel="004923E8">
          <w:rPr>
            <w:rFonts w:ascii="Arial" w:hAnsi="Arial" w:cs="Arial"/>
            <w:sz w:val="22"/>
            <w:szCs w:val="22"/>
            <w:rPrChange w:id="840" w:author="Elsabe Viljoen" w:date="2025-12-11T13:08:00Z" w16du:dateUtc="2025-12-11T11:08:00Z">
              <w:rPr>
                <w:rFonts w:ascii="Arial" w:hAnsi="Arial" w:cs="Arial"/>
                <w:b/>
                <w:bCs/>
                <w:sz w:val="22"/>
                <w:szCs w:val="22"/>
              </w:rPr>
            </w:rPrChange>
          </w:rPr>
          <w:delText>8</w:delText>
        </w:r>
      </w:del>
      <w:r w:rsidR="00CF4B2E" w:rsidRPr="00A03902">
        <w:rPr>
          <w:rFonts w:ascii="Arial" w:hAnsi="Arial" w:cs="Arial"/>
          <w:sz w:val="22"/>
          <w:szCs w:val="22"/>
          <w:rPrChange w:id="841" w:author="Elsabe Viljoen" w:date="2025-12-11T13:08:00Z" w16du:dateUtc="2025-12-11T11:08:00Z">
            <w:rPr>
              <w:rFonts w:ascii="Arial" w:hAnsi="Arial" w:cs="Arial"/>
              <w:b/>
              <w:bCs/>
              <w:sz w:val="22"/>
              <w:szCs w:val="22"/>
            </w:rPr>
          </w:rPrChange>
        </w:rPr>
        <w:t xml:space="preserve">.4 </w:t>
      </w:r>
      <w:r w:rsidR="006C2C11" w:rsidRPr="00A03902">
        <w:rPr>
          <w:rFonts w:ascii="Arial" w:hAnsi="Arial" w:cs="Arial"/>
          <w:sz w:val="22"/>
          <w:szCs w:val="22"/>
          <w:rPrChange w:id="842" w:author="Elsabe Viljoen" w:date="2025-12-11T13:08:00Z" w16du:dateUtc="2025-12-11T11:08:00Z">
            <w:rPr>
              <w:rFonts w:ascii="Arial" w:hAnsi="Arial" w:cs="Arial"/>
              <w:b/>
              <w:bCs/>
              <w:sz w:val="22"/>
              <w:szCs w:val="22"/>
            </w:rPr>
          </w:rPrChange>
        </w:rPr>
        <w:tab/>
      </w:r>
      <w:r w:rsidR="0074145B" w:rsidRPr="00A03902">
        <w:rPr>
          <w:rFonts w:ascii="Arial" w:hAnsi="Arial" w:cs="Arial"/>
          <w:sz w:val="22"/>
          <w:szCs w:val="22"/>
          <w:u w:val="single"/>
          <w:rPrChange w:id="843" w:author="Elsabe Viljoen" w:date="2025-12-11T13:08:00Z" w16du:dateUtc="2025-12-11T11:08:00Z">
            <w:rPr>
              <w:rFonts w:ascii="Arial" w:hAnsi="Arial" w:cs="Arial"/>
              <w:b/>
              <w:bCs/>
              <w:sz w:val="22"/>
              <w:szCs w:val="22"/>
              <w:u w:val="single"/>
            </w:rPr>
          </w:rPrChange>
        </w:rPr>
        <w:t xml:space="preserve">Production Budget and Schedule </w:t>
      </w:r>
    </w:p>
    <w:p w14:paraId="413CF93C" w14:textId="4906F132" w:rsidR="00CF4B2E" w:rsidRPr="00A03902" w:rsidRDefault="004923E8">
      <w:pPr>
        <w:spacing w:line="360" w:lineRule="auto"/>
        <w:ind w:left="720" w:hanging="720"/>
        <w:jc w:val="both"/>
        <w:rPr>
          <w:rFonts w:ascii="Arial" w:hAnsi="Arial" w:cs="Arial"/>
          <w:sz w:val="22"/>
          <w:szCs w:val="22"/>
        </w:rPr>
        <w:pPrChange w:id="844" w:author="Elsabe Viljoen" w:date="2025-11-28T06:48:00Z" w16du:dateUtc="2025-11-28T04:48:00Z">
          <w:pPr>
            <w:spacing w:line="360" w:lineRule="auto"/>
            <w:ind w:left="720" w:hanging="720"/>
          </w:pPr>
        </w:pPrChange>
      </w:pPr>
      <w:ins w:id="845" w:author="Elsabe Viljoen" w:date="2025-11-24T10:09:00Z" w16du:dateUtc="2025-11-24T08:09:00Z">
        <w:r w:rsidRPr="00A03902">
          <w:rPr>
            <w:rFonts w:ascii="Arial" w:hAnsi="Arial" w:cs="Arial"/>
            <w:sz w:val="22"/>
            <w:szCs w:val="22"/>
          </w:rPr>
          <w:t>7</w:t>
        </w:r>
      </w:ins>
      <w:del w:id="846"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.4.1</w:t>
      </w:r>
      <w:r w:rsidR="006C2C11" w:rsidRPr="00A03902">
        <w:rPr>
          <w:rFonts w:ascii="Arial" w:hAnsi="Arial" w:cs="Arial"/>
          <w:sz w:val="22"/>
          <w:szCs w:val="22"/>
        </w:rPr>
        <w:tab/>
      </w:r>
      <w:r w:rsidR="00CF4B2E" w:rsidRPr="00A03902">
        <w:rPr>
          <w:rFonts w:ascii="Arial" w:hAnsi="Arial" w:cs="Arial"/>
          <w:sz w:val="22"/>
          <w:szCs w:val="22"/>
        </w:rPr>
        <w:t xml:space="preserve">Following the commissioning of the Project, the Parties shall prepare a complete and detailed Production Budget using </w:t>
      </w:r>
      <w:proofErr w:type="spellStart"/>
      <w:r w:rsidR="00CF4B2E" w:rsidRPr="00A03902">
        <w:rPr>
          <w:rFonts w:ascii="Arial" w:hAnsi="Arial" w:cs="Arial"/>
          <w:sz w:val="22"/>
          <w:szCs w:val="22"/>
        </w:rPr>
        <w:t>FilmAcc</w:t>
      </w:r>
      <w:proofErr w:type="spellEnd"/>
      <w:r w:rsidR="00CF4B2E" w:rsidRPr="00A03902">
        <w:rPr>
          <w:rFonts w:ascii="Arial" w:hAnsi="Arial" w:cs="Arial"/>
          <w:sz w:val="22"/>
          <w:szCs w:val="22"/>
        </w:rPr>
        <w:t xml:space="preserve"> and/or Movie Magic Budgeting (MMB), which budget shall include all above-the-line costs, production costs, post-production expenses, archive-licensing costs, music-licensing costs, legal fees, insurance premiums, contingency amounts, and any COVID-related or risk-mitigation line items that are reasonably required under the circumstances.</w:t>
      </w:r>
    </w:p>
    <w:p w14:paraId="2DADDA47" w14:textId="77777777" w:rsidR="006C2C11" w:rsidRPr="00A03902" w:rsidRDefault="006C2C11">
      <w:pPr>
        <w:spacing w:line="360" w:lineRule="auto"/>
        <w:jc w:val="both"/>
        <w:rPr>
          <w:rFonts w:ascii="Arial" w:hAnsi="Arial" w:cs="Arial"/>
          <w:sz w:val="22"/>
          <w:szCs w:val="22"/>
        </w:rPr>
        <w:pPrChange w:id="847" w:author="Elsabe Viljoen" w:date="2025-11-28T06:48:00Z" w16du:dateUtc="2025-11-28T04:48:00Z">
          <w:pPr>
            <w:spacing w:line="360" w:lineRule="auto"/>
          </w:pPr>
        </w:pPrChange>
      </w:pPr>
    </w:p>
    <w:p w14:paraId="5B323F39" w14:textId="346C0419" w:rsidR="00CF4B2E" w:rsidRPr="00A03902" w:rsidRDefault="004923E8">
      <w:pPr>
        <w:spacing w:line="360" w:lineRule="auto"/>
        <w:ind w:left="720" w:hanging="720"/>
        <w:jc w:val="both"/>
        <w:rPr>
          <w:rFonts w:ascii="Arial" w:hAnsi="Arial" w:cs="Arial"/>
          <w:sz w:val="22"/>
          <w:szCs w:val="22"/>
        </w:rPr>
        <w:pPrChange w:id="848" w:author="Elsabe Viljoen" w:date="2025-11-28T06:48:00Z" w16du:dateUtc="2025-11-28T04:48:00Z">
          <w:pPr>
            <w:spacing w:line="360" w:lineRule="auto"/>
            <w:ind w:left="720" w:hanging="720"/>
          </w:pPr>
        </w:pPrChange>
      </w:pPr>
      <w:ins w:id="849" w:author="Elsabe Viljoen" w:date="2025-11-24T10:09:00Z" w16du:dateUtc="2025-11-24T08:09:00Z">
        <w:r w:rsidRPr="00A03902">
          <w:rPr>
            <w:rFonts w:ascii="Arial" w:hAnsi="Arial" w:cs="Arial"/>
            <w:sz w:val="22"/>
            <w:szCs w:val="22"/>
          </w:rPr>
          <w:t>7</w:t>
        </w:r>
      </w:ins>
      <w:del w:id="850"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.4.2</w:t>
      </w:r>
      <w:r w:rsidR="006C2C11" w:rsidRPr="00A03902">
        <w:rPr>
          <w:rFonts w:ascii="Arial" w:hAnsi="Arial" w:cs="Arial"/>
          <w:sz w:val="22"/>
          <w:szCs w:val="22"/>
        </w:rPr>
        <w:tab/>
      </w:r>
      <w:r w:rsidR="00CF4B2E" w:rsidRPr="00A03902">
        <w:rPr>
          <w:rFonts w:ascii="Arial" w:hAnsi="Arial" w:cs="Arial"/>
          <w:sz w:val="22"/>
          <w:szCs w:val="22"/>
        </w:rPr>
        <w:t>The completed Production Budget shall be submitted to Netflix for formal approval, and no adjustment, revision or reallocation within the Production Budget shall be made unless Netflix provides express written approval and the Executive Producers unanimously approve such revision.</w:t>
      </w:r>
    </w:p>
    <w:p w14:paraId="2BF31B0E" w14:textId="77777777" w:rsidR="006C2C11" w:rsidRPr="00A03902" w:rsidRDefault="006C2C11">
      <w:pPr>
        <w:spacing w:line="360" w:lineRule="auto"/>
        <w:jc w:val="both"/>
        <w:rPr>
          <w:rFonts w:ascii="Arial" w:hAnsi="Arial" w:cs="Arial"/>
          <w:sz w:val="22"/>
          <w:szCs w:val="22"/>
        </w:rPr>
        <w:pPrChange w:id="851" w:author="Elsabe Viljoen" w:date="2025-11-28T06:48:00Z" w16du:dateUtc="2025-11-28T04:48:00Z">
          <w:pPr>
            <w:spacing w:line="360" w:lineRule="auto"/>
          </w:pPr>
        </w:pPrChange>
      </w:pPr>
    </w:p>
    <w:p w14:paraId="31B0520A" w14:textId="57FB269B" w:rsidR="00CF4B2E" w:rsidRPr="00A03902" w:rsidRDefault="004923E8">
      <w:pPr>
        <w:spacing w:line="360" w:lineRule="auto"/>
        <w:ind w:left="720" w:hanging="720"/>
        <w:jc w:val="both"/>
        <w:rPr>
          <w:rFonts w:ascii="Arial" w:hAnsi="Arial" w:cs="Arial"/>
          <w:sz w:val="22"/>
          <w:szCs w:val="22"/>
        </w:rPr>
        <w:pPrChange w:id="852" w:author="Elsabe Viljoen" w:date="2025-11-28T06:48:00Z" w16du:dateUtc="2025-11-28T04:48:00Z">
          <w:pPr>
            <w:spacing w:line="360" w:lineRule="auto"/>
            <w:ind w:left="720" w:hanging="720"/>
          </w:pPr>
        </w:pPrChange>
      </w:pPr>
      <w:ins w:id="853" w:author="Elsabe Viljoen" w:date="2025-11-24T10:09:00Z" w16du:dateUtc="2025-11-24T08:09:00Z">
        <w:r w:rsidRPr="00A03902">
          <w:rPr>
            <w:rFonts w:ascii="Arial" w:hAnsi="Arial" w:cs="Arial"/>
            <w:sz w:val="22"/>
            <w:szCs w:val="22"/>
          </w:rPr>
          <w:t>7</w:t>
        </w:r>
      </w:ins>
      <w:del w:id="854"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.4.3</w:t>
      </w:r>
      <w:r w:rsidR="006C2C11" w:rsidRPr="00A03902">
        <w:rPr>
          <w:rFonts w:ascii="Arial" w:hAnsi="Arial" w:cs="Arial"/>
          <w:sz w:val="22"/>
          <w:szCs w:val="22"/>
        </w:rPr>
        <w:tab/>
      </w:r>
      <w:r w:rsidR="00CF4B2E" w:rsidRPr="00A03902">
        <w:rPr>
          <w:rFonts w:ascii="Arial" w:hAnsi="Arial" w:cs="Arial"/>
          <w:sz w:val="22"/>
          <w:szCs w:val="22"/>
        </w:rPr>
        <w:t>The Parties acknowledge and agree that contingency funds form part of the controlled financial structure of the Project and may only be utilised for genuinely unforeseeable, unavoidable and justified production costs. Contingency funds may not be used to achieve discretionary creative improvements or enhancements unless Netflix has granted prior written approval.</w:t>
      </w:r>
    </w:p>
    <w:p w14:paraId="5448056D" w14:textId="21A49DF7" w:rsidR="00CF4B2E" w:rsidRPr="00A03902" w:rsidRDefault="00CF4B2E">
      <w:pPr>
        <w:spacing w:line="360" w:lineRule="auto"/>
        <w:jc w:val="both"/>
        <w:rPr>
          <w:rFonts w:ascii="Arial" w:hAnsi="Arial" w:cs="Arial"/>
          <w:sz w:val="22"/>
          <w:szCs w:val="22"/>
        </w:rPr>
        <w:pPrChange w:id="855" w:author="Elsabe Viljoen" w:date="2025-11-28T06:48:00Z" w16du:dateUtc="2025-11-28T04:48:00Z">
          <w:pPr>
            <w:spacing w:line="360" w:lineRule="auto"/>
          </w:pPr>
        </w:pPrChange>
      </w:pPr>
    </w:p>
    <w:p w14:paraId="6A04FE7C" w14:textId="4F915606" w:rsidR="00CF4B2E" w:rsidRPr="00A03902" w:rsidRDefault="004923E8">
      <w:pPr>
        <w:spacing w:line="360" w:lineRule="auto"/>
        <w:jc w:val="both"/>
        <w:rPr>
          <w:rFonts w:ascii="Arial" w:hAnsi="Arial" w:cs="Arial"/>
          <w:sz w:val="22"/>
          <w:szCs w:val="22"/>
          <w:rPrChange w:id="856" w:author="Elsabe Viljoen" w:date="2025-12-11T13:08:00Z" w16du:dateUtc="2025-12-11T11:08:00Z">
            <w:rPr>
              <w:rFonts w:ascii="Arial" w:hAnsi="Arial" w:cs="Arial"/>
              <w:b/>
              <w:bCs/>
              <w:sz w:val="22"/>
              <w:szCs w:val="22"/>
            </w:rPr>
          </w:rPrChange>
        </w:rPr>
        <w:pPrChange w:id="857" w:author="Elsabe Viljoen" w:date="2025-11-28T06:48:00Z" w16du:dateUtc="2025-11-28T04:48:00Z">
          <w:pPr>
            <w:spacing w:line="360" w:lineRule="auto"/>
          </w:pPr>
        </w:pPrChange>
      </w:pPr>
      <w:ins w:id="858" w:author="Elsabe Viljoen" w:date="2025-11-24T10:09:00Z" w16du:dateUtc="2025-11-24T08:09:00Z">
        <w:r w:rsidRPr="00A03902">
          <w:rPr>
            <w:rFonts w:ascii="Arial" w:hAnsi="Arial" w:cs="Arial"/>
            <w:sz w:val="22"/>
            <w:szCs w:val="22"/>
            <w:rPrChange w:id="859" w:author="Elsabe Viljoen" w:date="2025-12-11T13:08:00Z" w16du:dateUtc="2025-12-11T11:08:00Z">
              <w:rPr>
                <w:rFonts w:ascii="Arial" w:hAnsi="Arial" w:cs="Arial"/>
                <w:b/>
                <w:bCs/>
                <w:sz w:val="22"/>
                <w:szCs w:val="22"/>
              </w:rPr>
            </w:rPrChange>
          </w:rPr>
          <w:t>7</w:t>
        </w:r>
      </w:ins>
      <w:del w:id="860" w:author="Elsabe Viljoen" w:date="2025-11-24T10:09:00Z" w16du:dateUtc="2025-11-24T08:09:00Z">
        <w:r w:rsidR="00CF4B2E" w:rsidRPr="00A03902" w:rsidDel="004923E8">
          <w:rPr>
            <w:rFonts w:ascii="Arial" w:hAnsi="Arial" w:cs="Arial"/>
            <w:sz w:val="22"/>
            <w:szCs w:val="22"/>
            <w:rPrChange w:id="861" w:author="Elsabe Viljoen" w:date="2025-12-11T13:08:00Z" w16du:dateUtc="2025-12-11T11:08:00Z">
              <w:rPr>
                <w:rFonts w:ascii="Arial" w:hAnsi="Arial" w:cs="Arial"/>
                <w:b/>
                <w:bCs/>
                <w:sz w:val="22"/>
                <w:szCs w:val="22"/>
              </w:rPr>
            </w:rPrChange>
          </w:rPr>
          <w:delText>8</w:delText>
        </w:r>
      </w:del>
      <w:r w:rsidR="00CF4B2E" w:rsidRPr="00A03902">
        <w:rPr>
          <w:rFonts w:ascii="Arial" w:hAnsi="Arial" w:cs="Arial"/>
          <w:sz w:val="22"/>
          <w:szCs w:val="22"/>
          <w:rPrChange w:id="862" w:author="Elsabe Viljoen" w:date="2025-12-11T13:08:00Z" w16du:dateUtc="2025-12-11T11:08:00Z">
            <w:rPr>
              <w:rFonts w:ascii="Arial" w:hAnsi="Arial" w:cs="Arial"/>
              <w:b/>
              <w:bCs/>
              <w:sz w:val="22"/>
              <w:szCs w:val="22"/>
            </w:rPr>
          </w:rPrChange>
        </w:rPr>
        <w:t xml:space="preserve">.5 </w:t>
      </w:r>
      <w:r w:rsidR="006C2C11" w:rsidRPr="00A03902">
        <w:rPr>
          <w:rFonts w:ascii="Arial" w:hAnsi="Arial" w:cs="Arial"/>
          <w:sz w:val="22"/>
          <w:szCs w:val="22"/>
          <w:rPrChange w:id="863" w:author="Elsabe Viljoen" w:date="2025-12-11T13:08:00Z" w16du:dateUtc="2025-12-11T11:08:00Z">
            <w:rPr>
              <w:rFonts w:ascii="Arial" w:hAnsi="Arial" w:cs="Arial"/>
              <w:b/>
              <w:bCs/>
              <w:sz w:val="22"/>
              <w:szCs w:val="22"/>
            </w:rPr>
          </w:rPrChange>
        </w:rPr>
        <w:tab/>
      </w:r>
      <w:r w:rsidR="0074145B" w:rsidRPr="00A03902">
        <w:rPr>
          <w:rFonts w:ascii="Arial" w:hAnsi="Arial" w:cs="Arial"/>
          <w:sz w:val="22"/>
          <w:szCs w:val="22"/>
          <w:u w:val="single"/>
          <w:rPrChange w:id="864" w:author="Elsabe Viljoen" w:date="2025-12-11T13:08:00Z" w16du:dateUtc="2025-12-11T11:08:00Z">
            <w:rPr>
              <w:rFonts w:ascii="Arial" w:hAnsi="Arial" w:cs="Arial"/>
              <w:b/>
              <w:bCs/>
              <w:sz w:val="22"/>
              <w:szCs w:val="22"/>
              <w:u w:val="single"/>
            </w:rPr>
          </w:rPrChange>
        </w:rPr>
        <w:t>Payment Structures and Cashflow Management</w:t>
      </w:r>
    </w:p>
    <w:p w14:paraId="5CA3DDB8" w14:textId="5B1F8988" w:rsidR="00CF4B2E" w:rsidRPr="008F296B" w:rsidRDefault="004923E8">
      <w:pPr>
        <w:spacing w:line="360" w:lineRule="auto"/>
        <w:ind w:left="720" w:hanging="720"/>
        <w:jc w:val="both"/>
        <w:rPr>
          <w:rFonts w:ascii="Arial" w:hAnsi="Arial" w:cs="Arial"/>
          <w:sz w:val="22"/>
          <w:szCs w:val="22"/>
        </w:rPr>
        <w:pPrChange w:id="865" w:author="Elsabe Viljoen" w:date="2025-11-28T06:48:00Z" w16du:dateUtc="2025-11-28T04:48:00Z">
          <w:pPr>
            <w:spacing w:line="360" w:lineRule="auto"/>
            <w:ind w:left="720" w:hanging="720"/>
          </w:pPr>
        </w:pPrChange>
      </w:pPr>
      <w:ins w:id="866" w:author="Elsabe Viljoen" w:date="2025-11-24T10:09:00Z" w16du:dateUtc="2025-11-24T08:09:00Z">
        <w:r w:rsidRPr="00A03902">
          <w:rPr>
            <w:rFonts w:ascii="Arial" w:hAnsi="Arial" w:cs="Arial"/>
            <w:sz w:val="22"/>
            <w:szCs w:val="22"/>
          </w:rPr>
          <w:t>7</w:t>
        </w:r>
      </w:ins>
      <w:del w:id="867" w:author="Elsabe Viljoen" w:date="2025-11-24T10:09:00Z" w16du:dateUtc="2025-11-24T08:09:00Z">
        <w:r w:rsidR="00CF4B2E" w:rsidRPr="00A03902" w:rsidDel="004923E8">
          <w:rPr>
            <w:rFonts w:ascii="Arial" w:hAnsi="Arial" w:cs="Arial"/>
            <w:sz w:val="22"/>
            <w:szCs w:val="22"/>
          </w:rPr>
          <w:delText>8</w:delText>
        </w:r>
      </w:del>
      <w:r w:rsidR="00CF4B2E" w:rsidRPr="00A03902">
        <w:rPr>
          <w:rFonts w:ascii="Arial" w:hAnsi="Arial" w:cs="Arial"/>
          <w:sz w:val="22"/>
          <w:szCs w:val="22"/>
        </w:rPr>
        <w:t>.5.1</w:t>
      </w:r>
      <w:r w:rsidR="006C2C11" w:rsidRPr="00A03902">
        <w:rPr>
          <w:rFonts w:ascii="Arial" w:hAnsi="Arial" w:cs="Arial"/>
          <w:sz w:val="22"/>
          <w:szCs w:val="22"/>
        </w:rPr>
        <w:tab/>
      </w:r>
      <w:r w:rsidR="00CF4B2E" w:rsidRPr="00A03902">
        <w:rPr>
          <w:rFonts w:ascii="Arial" w:hAnsi="Arial" w:cs="Arial"/>
          <w:sz w:val="22"/>
          <w:szCs w:val="22"/>
        </w:rPr>
        <w:t>Netflix shall make payments to the SPV in accordance with a mutually agreed Payment Schedule, which Payment Schedule shall typically link payments to key production milestones, including the execution of the commissioning agreement, the commencement of principal photography, the commencement of post-production, the submission of fine cuts, the delivery of the final IMF master, and the submission</w:t>
      </w:r>
      <w:r w:rsidR="00CF4B2E" w:rsidRPr="008F296B">
        <w:rPr>
          <w:rFonts w:ascii="Arial" w:hAnsi="Arial" w:cs="Arial"/>
          <w:sz w:val="22"/>
          <w:szCs w:val="22"/>
        </w:rPr>
        <w:t xml:space="preserve"> and acceptance of the Final Cost Report.</w:t>
      </w:r>
    </w:p>
    <w:p w14:paraId="7B9DC2E4" w14:textId="77777777" w:rsidR="006C2C11" w:rsidRPr="008F296B" w:rsidRDefault="006C2C11">
      <w:pPr>
        <w:spacing w:line="360" w:lineRule="auto"/>
        <w:jc w:val="both"/>
        <w:rPr>
          <w:rFonts w:ascii="Arial" w:hAnsi="Arial" w:cs="Arial"/>
          <w:sz w:val="22"/>
          <w:szCs w:val="22"/>
        </w:rPr>
        <w:pPrChange w:id="868" w:author="Elsabe Viljoen" w:date="2025-11-28T06:48:00Z" w16du:dateUtc="2025-11-28T04:48:00Z">
          <w:pPr>
            <w:spacing w:line="360" w:lineRule="auto"/>
          </w:pPr>
        </w:pPrChange>
      </w:pPr>
    </w:p>
    <w:p w14:paraId="157DD3A8" w14:textId="3DC54C19" w:rsidR="00CF4B2E" w:rsidRPr="008F296B" w:rsidRDefault="004923E8">
      <w:pPr>
        <w:spacing w:line="360" w:lineRule="auto"/>
        <w:ind w:left="720" w:hanging="720"/>
        <w:jc w:val="both"/>
        <w:rPr>
          <w:rFonts w:ascii="Arial" w:hAnsi="Arial" w:cs="Arial"/>
          <w:sz w:val="22"/>
          <w:szCs w:val="22"/>
        </w:rPr>
        <w:pPrChange w:id="869" w:author="Elsabe Viljoen" w:date="2025-11-28T06:48:00Z" w16du:dateUtc="2025-11-28T04:48:00Z">
          <w:pPr>
            <w:spacing w:line="360" w:lineRule="auto"/>
            <w:ind w:left="720" w:hanging="720"/>
          </w:pPr>
        </w:pPrChange>
      </w:pPr>
      <w:ins w:id="870" w:author="Elsabe Viljoen" w:date="2025-11-24T10:09:00Z" w16du:dateUtc="2025-11-24T08:09:00Z">
        <w:r>
          <w:rPr>
            <w:rFonts w:ascii="Arial" w:hAnsi="Arial" w:cs="Arial"/>
            <w:sz w:val="22"/>
            <w:szCs w:val="22"/>
          </w:rPr>
          <w:t>7</w:t>
        </w:r>
      </w:ins>
      <w:del w:id="871" w:author="Elsabe Viljoen" w:date="2025-11-24T10:09:00Z" w16du:dateUtc="2025-11-24T08:09:00Z">
        <w:r w:rsidR="00CF4B2E" w:rsidRPr="008F296B" w:rsidDel="004923E8">
          <w:rPr>
            <w:rFonts w:ascii="Arial" w:hAnsi="Arial" w:cs="Arial"/>
            <w:sz w:val="22"/>
            <w:szCs w:val="22"/>
          </w:rPr>
          <w:delText>8</w:delText>
        </w:r>
      </w:del>
      <w:r w:rsidR="00CF4B2E" w:rsidRPr="008F296B">
        <w:rPr>
          <w:rFonts w:ascii="Arial" w:hAnsi="Arial" w:cs="Arial"/>
          <w:sz w:val="22"/>
          <w:szCs w:val="22"/>
        </w:rPr>
        <w:t>.5.2</w:t>
      </w:r>
      <w:r w:rsidR="006C2C11" w:rsidRPr="008F296B">
        <w:rPr>
          <w:rFonts w:ascii="Arial" w:hAnsi="Arial" w:cs="Arial"/>
          <w:sz w:val="22"/>
          <w:szCs w:val="22"/>
        </w:rPr>
        <w:tab/>
      </w:r>
      <w:r w:rsidR="00CF4B2E" w:rsidRPr="008F296B">
        <w:rPr>
          <w:rFonts w:ascii="Arial" w:hAnsi="Arial" w:cs="Arial"/>
          <w:sz w:val="22"/>
          <w:szCs w:val="22"/>
        </w:rPr>
        <w:t xml:space="preserve">The Line Producer shall ensure that cashflow projections are updated regularly and remain aligned with the </w:t>
      </w:r>
      <w:r w:rsidR="0074145B" w:rsidRPr="008F296B">
        <w:rPr>
          <w:rFonts w:ascii="Arial" w:hAnsi="Arial" w:cs="Arial"/>
          <w:sz w:val="22"/>
          <w:szCs w:val="22"/>
        </w:rPr>
        <w:t>Payment Schedule and</w:t>
      </w:r>
      <w:r w:rsidR="00CF4B2E" w:rsidRPr="008F296B">
        <w:rPr>
          <w:rFonts w:ascii="Arial" w:hAnsi="Arial" w:cs="Arial"/>
          <w:sz w:val="22"/>
          <w:szCs w:val="22"/>
        </w:rPr>
        <w:t xml:space="preserve"> shall further ensure that the SPV </w:t>
      </w:r>
      <w:proofErr w:type="gramStart"/>
      <w:r w:rsidR="00CF4B2E" w:rsidRPr="008F296B">
        <w:rPr>
          <w:rFonts w:ascii="Arial" w:hAnsi="Arial" w:cs="Arial"/>
          <w:sz w:val="22"/>
          <w:szCs w:val="22"/>
        </w:rPr>
        <w:t>maintains sufficient liquidity at all times</w:t>
      </w:r>
      <w:proofErr w:type="gramEnd"/>
      <w:r w:rsidR="00CF4B2E" w:rsidRPr="008F296B">
        <w:rPr>
          <w:rFonts w:ascii="Arial" w:hAnsi="Arial" w:cs="Arial"/>
          <w:sz w:val="22"/>
          <w:szCs w:val="22"/>
        </w:rPr>
        <w:t xml:space="preserve"> to meet ongoing production obligations.</w:t>
      </w:r>
    </w:p>
    <w:p w14:paraId="4DF6B3C8" w14:textId="77777777" w:rsidR="006C2C11" w:rsidRPr="008F296B" w:rsidRDefault="006C2C11">
      <w:pPr>
        <w:spacing w:line="360" w:lineRule="auto"/>
        <w:jc w:val="both"/>
        <w:rPr>
          <w:rFonts w:ascii="Arial" w:hAnsi="Arial" w:cs="Arial"/>
          <w:sz w:val="22"/>
          <w:szCs w:val="22"/>
        </w:rPr>
        <w:pPrChange w:id="872" w:author="Elsabe Viljoen" w:date="2025-11-28T06:48:00Z" w16du:dateUtc="2025-11-28T04:48:00Z">
          <w:pPr>
            <w:spacing w:line="360" w:lineRule="auto"/>
          </w:pPr>
        </w:pPrChange>
      </w:pPr>
    </w:p>
    <w:p w14:paraId="172D9885" w14:textId="6FC7061C" w:rsidR="00CF4B2E" w:rsidRPr="008F296B" w:rsidRDefault="004923E8">
      <w:pPr>
        <w:spacing w:line="360" w:lineRule="auto"/>
        <w:ind w:left="720" w:hanging="720"/>
        <w:jc w:val="both"/>
        <w:rPr>
          <w:rFonts w:ascii="Arial" w:hAnsi="Arial" w:cs="Arial"/>
          <w:sz w:val="22"/>
          <w:szCs w:val="22"/>
        </w:rPr>
        <w:pPrChange w:id="873" w:author="Elsabe Viljoen" w:date="2025-11-28T06:48:00Z" w16du:dateUtc="2025-11-28T04:48:00Z">
          <w:pPr>
            <w:spacing w:line="360" w:lineRule="auto"/>
            <w:ind w:left="720" w:hanging="720"/>
          </w:pPr>
        </w:pPrChange>
      </w:pPr>
      <w:ins w:id="874" w:author="Elsabe Viljoen" w:date="2025-11-24T10:09:00Z" w16du:dateUtc="2025-11-24T08:09:00Z">
        <w:r>
          <w:rPr>
            <w:rFonts w:ascii="Arial" w:hAnsi="Arial" w:cs="Arial"/>
            <w:sz w:val="22"/>
            <w:szCs w:val="22"/>
          </w:rPr>
          <w:t>7</w:t>
        </w:r>
      </w:ins>
      <w:del w:id="875" w:author="Elsabe Viljoen" w:date="2025-11-24T10:09:00Z" w16du:dateUtc="2025-11-24T08:09:00Z">
        <w:r w:rsidR="00CF4B2E" w:rsidRPr="008F296B" w:rsidDel="004923E8">
          <w:rPr>
            <w:rFonts w:ascii="Arial" w:hAnsi="Arial" w:cs="Arial"/>
            <w:sz w:val="22"/>
            <w:szCs w:val="22"/>
          </w:rPr>
          <w:delText>8</w:delText>
        </w:r>
      </w:del>
      <w:r w:rsidR="00CF4B2E" w:rsidRPr="008F296B">
        <w:rPr>
          <w:rFonts w:ascii="Arial" w:hAnsi="Arial" w:cs="Arial"/>
          <w:sz w:val="22"/>
          <w:szCs w:val="22"/>
        </w:rPr>
        <w:t>.5.3</w:t>
      </w:r>
      <w:r w:rsidR="006C2C11" w:rsidRPr="008F296B">
        <w:rPr>
          <w:rFonts w:ascii="Arial" w:hAnsi="Arial" w:cs="Arial"/>
          <w:sz w:val="22"/>
          <w:szCs w:val="22"/>
        </w:rPr>
        <w:tab/>
      </w:r>
      <w:r w:rsidR="00CF4B2E" w:rsidRPr="008F296B">
        <w:rPr>
          <w:rFonts w:ascii="Arial" w:hAnsi="Arial" w:cs="Arial"/>
          <w:sz w:val="22"/>
          <w:szCs w:val="22"/>
        </w:rPr>
        <w:t>The Parties agree that all payments made from the SPV bank account shall require the approval and signature of four authorised individuals, namely the Production Accountant, the Series Producer, the Line Producer, and one Executive Producer.</w:t>
      </w:r>
    </w:p>
    <w:p w14:paraId="4B40DA8B" w14:textId="10472BD8" w:rsidR="00CF4B2E" w:rsidRPr="00A03902" w:rsidRDefault="00CF4B2E">
      <w:pPr>
        <w:spacing w:line="360" w:lineRule="auto"/>
        <w:jc w:val="both"/>
        <w:rPr>
          <w:rFonts w:ascii="Arial" w:hAnsi="Arial" w:cs="Arial"/>
          <w:sz w:val="22"/>
          <w:szCs w:val="22"/>
        </w:rPr>
        <w:pPrChange w:id="876" w:author="Elsabe Viljoen" w:date="2025-11-28T06:48:00Z" w16du:dateUtc="2025-11-28T04:48:00Z">
          <w:pPr>
            <w:spacing w:line="360" w:lineRule="auto"/>
          </w:pPr>
        </w:pPrChange>
      </w:pPr>
    </w:p>
    <w:p w14:paraId="120CD121" w14:textId="47F45544" w:rsidR="00CF4B2E" w:rsidRPr="00A03902" w:rsidRDefault="004923E8">
      <w:pPr>
        <w:spacing w:line="360" w:lineRule="auto"/>
        <w:jc w:val="both"/>
        <w:rPr>
          <w:rFonts w:ascii="Arial" w:hAnsi="Arial" w:cs="Arial"/>
          <w:sz w:val="22"/>
          <w:szCs w:val="22"/>
          <w:rPrChange w:id="877" w:author="Elsabe Viljoen" w:date="2025-12-11T13:09:00Z" w16du:dateUtc="2025-12-11T11:09:00Z">
            <w:rPr>
              <w:rFonts w:ascii="Arial" w:hAnsi="Arial" w:cs="Arial"/>
              <w:b/>
              <w:bCs/>
              <w:sz w:val="22"/>
              <w:szCs w:val="22"/>
            </w:rPr>
          </w:rPrChange>
        </w:rPr>
        <w:pPrChange w:id="878" w:author="Elsabe Viljoen" w:date="2025-11-28T06:48:00Z" w16du:dateUtc="2025-11-28T04:48:00Z">
          <w:pPr>
            <w:spacing w:line="360" w:lineRule="auto"/>
          </w:pPr>
        </w:pPrChange>
      </w:pPr>
      <w:ins w:id="879" w:author="Elsabe Viljoen" w:date="2025-11-24T10:10:00Z" w16du:dateUtc="2025-11-24T08:10:00Z">
        <w:r w:rsidRPr="00A03902">
          <w:rPr>
            <w:rFonts w:ascii="Arial" w:hAnsi="Arial" w:cs="Arial"/>
            <w:sz w:val="22"/>
            <w:szCs w:val="22"/>
            <w:rPrChange w:id="880" w:author="Elsabe Viljoen" w:date="2025-12-11T13:09:00Z" w16du:dateUtc="2025-12-11T11:09:00Z">
              <w:rPr>
                <w:rFonts w:ascii="Arial" w:hAnsi="Arial" w:cs="Arial"/>
                <w:b/>
                <w:bCs/>
                <w:sz w:val="22"/>
                <w:szCs w:val="22"/>
              </w:rPr>
            </w:rPrChange>
          </w:rPr>
          <w:t>7</w:t>
        </w:r>
      </w:ins>
      <w:del w:id="881" w:author="Elsabe Viljoen" w:date="2025-11-24T10:10:00Z" w16du:dateUtc="2025-11-24T08:10:00Z">
        <w:r w:rsidR="00CF4B2E" w:rsidRPr="00A03902" w:rsidDel="004923E8">
          <w:rPr>
            <w:rFonts w:ascii="Arial" w:hAnsi="Arial" w:cs="Arial"/>
            <w:sz w:val="22"/>
            <w:szCs w:val="22"/>
            <w:rPrChange w:id="882" w:author="Elsabe Viljoen" w:date="2025-12-11T13:09:00Z" w16du:dateUtc="2025-12-11T11:09:00Z">
              <w:rPr>
                <w:rFonts w:ascii="Arial" w:hAnsi="Arial" w:cs="Arial"/>
                <w:b/>
                <w:bCs/>
                <w:sz w:val="22"/>
                <w:szCs w:val="22"/>
              </w:rPr>
            </w:rPrChange>
          </w:rPr>
          <w:delText>8</w:delText>
        </w:r>
      </w:del>
      <w:r w:rsidR="00CF4B2E" w:rsidRPr="00A03902">
        <w:rPr>
          <w:rFonts w:ascii="Arial" w:hAnsi="Arial" w:cs="Arial"/>
          <w:sz w:val="22"/>
          <w:szCs w:val="22"/>
          <w:rPrChange w:id="883" w:author="Elsabe Viljoen" w:date="2025-12-11T13:09:00Z" w16du:dateUtc="2025-12-11T11:09:00Z">
            <w:rPr>
              <w:rFonts w:ascii="Arial" w:hAnsi="Arial" w:cs="Arial"/>
              <w:b/>
              <w:bCs/>
              <w:sz w:val="22"/>
              <w:szCs w:val="22"/>
            </w:rPr>
          </w:rPrChange>
        </w:rPr>
        <w:t xml:space="preserve">.6 </w:t>
      </w:r>
      <w:r w:rsidR="006C2C11" w:rsidRPr="00A03902">
        <w:rPr>
          <w:rFonts w:ascii="Arial" w:hAnsi="Arial" w:cs="Arial"/>
          <w:sz w:val="22"/>
          <w:szCs w:val="22"/>
          <w:rPrChange w:id="884"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885" w:author="Elsabe Viljoen" w:date="2025-12-11T13:09:00Z" w16du:dateUtc="2025-12-11T11:09:00Z">
            <w:rPr>
              <w:rFonts w:ascii="Arial" w:hAnsi="Arial" w:cs="Arial"/>
              <w:b/>
              <w:bCs/>
              <w:sz w:val="22"/>
              <w:szCs w:val="22"/>
              <w:u w:val="single"/>
            </w:rPr>
          </w:rPrChange>
        </w:rPr>
        <w:t>Producer Fee and 50/50 Revenue Split</w:t>
      </w:r>
    </w:p>
    <w:p w14:paraId="10BF8F2C" w14:textId="7C7F41F0" w:rsidR="00CF4B2E" w:rsidRPr="00A03902" w:rsidRDefault="004923E8">
      <w:pPr>
        <w:spacing w:line="360" w:lineRule="auto"/>
        <w:ind w:left="720" w:hanging="720"/>
        <w:jc w:val="both"/>
        <w:rPr>
          <w:rFonts w:ascii="Arial" w:hAnsi="Arial" w:cs="Arial"/>
          <w:sz w:val="22"/>
          <w:szCs w:val="22"/>
        </w:rPr>
        <w:pPrChange w:id="886" w:author="Elsabe Viljoen" w:date="2025-11-28T06:48:00Z" w16du:dateUtc="2025-11-28T04:48:00Z">
          <w:pPr>
            <w:spacing w:line="360" w:lineRule="auto"/>
            <w:ind w:left="720" w:hanging="720"/>
          </w:pPr>
        </w:pPrChange>
      </w:pPr>
      <w:ins w:id="887" w:author="Elsabe Viljoen" w:date="2025-11-24T10:10:00Z" w16du:dateUtc="2025-11-24T08:10:00Z">
        <w:r w:rsidRPr="00A03902">
          <w:rPr>
            <w:rFonts w:ascii="Arial" w:hAnsi="Arial" w:cs="Arial"/>
            <w:sz w:val="22"/>
            <w:szCs w:val="22"/>
          </w:rPr>
          <w:t>7</w:t>
        </w:r>
      </w:ins>
      <w:del w:id="888"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.6.1</w:t>
      </w:r>
      <w:r w:rsidR="006C2C11" w:rsidRPr="00A03902">
        <w:rPr>
          <w:rFonts w:ascii="Arial" w:hAnsi="Arial" w:cs="Arial"/>
          <w:sz w:val="22"/>
          <w:szCs w:val="22"/>
        </w:rPr>
        <w:tab/>
      </w:r>
      <w:r w:rsidR="00CF4B2E" w:rsidRPr="00A03902">
        <w:rPr>
          <w:rFonts w:ascii="Arial" w:hAnsi="Arial" w:cs="Arial"/>
          <w:sz w:val="22"/>
          <w:szCs w:val="22"/>
        </w:rPr>
        <w:t>The Parties agree that the producer fee payable to the Producers upon commissioning of the Project shall be divided equally between Infinity Films and Idea</w:t>
      </w:r>
      <w:r w:rsidR="006C2C11" w:rsidRPr="00A03902">
        <w:rPr>
          <w:rFonts w:ascii="Arial" w:hAnsi="Arial" w:cs="Arial"/>
          <w:sz w:val="22"/>
          <w:szCs w:val="22"/>
        </w:rPr>
        <w:t xml:space="preserve"> </w:t>
      </w:r>
      <w:r w:rsidR="00CF4B2E" w:rsidRPr="00A03902">
        <w:rPr>
          <w:rFonts w:ascii="Arial" w:hAnsi="Arial" w:cs="Arial"/>
          <w:sz w:val="22"/>
          <w:szCs w:val="22"/>
        </w:rPr>
        <w:t>Candy, and that each Party shall receive fifty percent (50%) of the total producer fee, irrespective of internal allocations among personnel.</w:t>
      </w:r>
    </w:p>
    <w:p w14:paraId="21C63F9D" w14:textId="77777777" w:rsidR="006C2C11" w:rsidRPr="00A03902" w:rsidRDefault="006C2C11">
      <w:pPr>
        <w:spacing w:line="360" w:lineRule="auto"/>
        <w:jc w:val="both"/>
        <w:rPr>
          <w:rFonts w:ascii="Arial" w:hAnsi="Arial" w:cs="Arial"/>
          <w:sz w:val="22"/>
          <w:szCs w:val="22"/>
        </w:rPr>
        <w:pPrChange w:id="889" w:author="Elsabe Viljoen" w:date="2025-11-28T06:48:00Z" w16du:dateUtc="2025-11-28T04:48:00Z">
          <w:pPr>
            <w:spacing w:line="360" w:lineRule="auto"/>
          </w:pPr>
        </w:pPrChange>
      </w:pPr>
    </w:p>
    <w:p w14:paraId="1FE43698" w14:textId="158FA643" w:rsidR="00CF4B2E" w:rsidRPr="00A03902" w:rsidRDefault="004923E8">
      <w:pPr>
        <w:spacing w:line="360" w:lineRule="auto"/>
        <w:ind w:left="720" w:hanging="720"/>
        <w:jc w:val="both"/>
        <w:rPr>
          <w:rFonts w:ascii="Arial" w:hAnsi="Arial" w:cs="Arial"/>
          <w:sz w:val="22"/>
          <w:szCs w:val="22"/>
        </w:rPr>
        <w:pPrChange w:id="890" w:author="Elsabe Viljoen" w:date="2025-11-28T06:48:00Z" w16du:dateUtc="2025-11-28T04:48:00Z">
          <w:pPr>
            <w:spacing w:line="360" w:lineRule="auto"/>
            <w:ind w:left="720" w:hanging="720"/>
          </w:pPr>
        </w:pPrChange>
      </w:pPr>
      <w:ins w:id="891" w:author="Elsabe Viljoen" w:date="2025-11-24T10:10:00Z" w16du:dateUtc="2025-11-24T08:10:00Z">
        <w:r w:rsidRPr="00A03902">
          <w:rPr>
            <w:rFonts w:ascii="Arial" w:hAnsi="Arial" w:cs="Arial"/>
            <w:sz w:val="22"/>
            <w:szCs w:val="22"/>
          </w:rPr>
          <w:t>7</w:t>
        </w:r>
      </w:ins>
      <w:del w:id="892"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.6.2</w:t>
      </w:r>
      <w:r w:rsidR="006C2C11" w:rsidRPr="00A03902">
        <w:rPr>
          <w:rFonts w:ascii="Arial" w:hAnsi="Arial" w:cs="Arial"/>
          <w:sz w:val="22"/>
          <w:szCs w:val="22"/>
        </w:rPr>
        <w:tab/>
      </w:r>
      <w:r w:rsidR="00CF4B2E" w:rsidRPr="00A03902">
        <w:rPr>
          <w:rFonts w:ascii="Arial" w:hAnsi="Arial" w:cs="Arial"/>
          <w:sz w:val="22"/>
          <w:szCs w:val="22"/>
        </w:rPr>
        <w:t>Where Netflix requires the payment of specified Executive Producer fees or designated Producer-team fees, such fees shall be allocated in accordance with the roles, contributions and responsibilities described in this Agreement; however, such allocations shall not, in any manner, alter the Parties’ equal entitlement to the producer fee.</w:t>
      </w:r>
    </w:p>
    <w:p w14:paraId="7433FBFA" w14:textId="77777777" w:rsidR="006C2C11" w:rsidRPr="00A03902" w:rsidRDefault="006C2C11">
      <w:pPr>
        <w:spacing w:line="360" w:lineRule="auto"/>
        <w:jc w:val="both"/>
        <w:rPr>
          <w:rFonts w:ascii="Arial" w:hAnsi="Arial" w:cs="Arial"/>
          <w:sz w:val="22"/>
          <w:szCs w:val="22"/>
        </w:rPr>
        <w:pPrChange w:id="893" w:author="Elsabe Viljoen" w:date="2025-11-28T06:48:00Z" w16du:dateUtc="2025-11-28T04:48:00Z">
          <w:pPr>
            <w:spacing w:line="360" w:lineRule="auto"/>
          </w:pPr>
        </w:pPrChange>
      </w:pPr>
    </w:p>
    <w:p w14:paraId="110F341F" w14:textId="27F47101" w:rsidR="00CF4B2E" w:rsidRPr="00A03902" w:rsidRDefault="004923E8">
      <w:pPr>
        <w:spacing w:line="360" w:lineRule="auto"/>
        <w:ind w:left="720" w:hanging="720"/>
        <w:jc w:val="both"/>
        <w:rPr>
          <w:rFonts w:ascii="Arial" w:hAnsi="Arial" w:cs="Arial"/>
          <w:sz w:val="22"/>
          <w:szCs w:val="22"/>
        </w:rPr>
        <w:pPrChange w:id="894" w:author="Elsabe Viljoen" w:date="2025-11-28T06:48:00Z" w16du:dateUtc="2025-11-28T04:48:00Z">
          <w:pPr>
            <w:spacing w:line="360" w:lineRule="auto"/>
            <w:ind w:left="720" w:hanging="720"/>
          </w:pPr>
        </w:pPrChange>
      </w:pPr>
      <w:ins w:id="895" w:author="Elsabe Viljoen" w:date="2025-11-24T10:10:00Z" w16du:dateUtc="2025-11-24T08:10:00Z">
        <w:r w:rsidRPr="00A03902">
          <w:rPr>
            <w:rFonts w:ascii="Arial" w:hAnsi="Arial" w:cs="Arial"/>
            <w:sz w:val="22"/>
            <w:szCs w:val="22"/>
          </w:rPr>
          <w:t>7</w:t>
        </w:r>
      </w:ins>
      <w:del w:id="896"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.6.3</w:t>
      </w:r>
      <w:r w:rsidR="006C2C11" w:rsidRPr="00A03902">
        <w:rPr>
          <w:rFonts w:ascii="Arial" w:hAnsi="Arial" w:cs="Arial"/>
          <w:sz w:val="22"/>
          <w:szCs w:val="22"/>
        </w:rPr>
        <w:tab/>
      </w:r>
      <w:r w:rsidR="00CF4B2E" w:rsidRPr="00A03902">
        <w:rPr>
          <w:rFonts w:ascii="Arial" w:hAnsi="Arial" w:cs="Arial"/>
          <w:sz w:val="22"/>
          <w:szCs w:val="22"/>
        </w:rPr>
        <w:t>The Parties further agree that all future profit participation, backend revenue, licensing income or ancillary exploitation revenue arising from the Project, if applicable, shall be shared equally between Infinity Films and Idea</w:t>
      </w:r>
      <w:r w:rsidR="006C2C11" w:rsidRPr="00A03902">
        <w:rPr>
          <w:rFonts w:ascii="Arial" w:hAnsi="Arial" w:cs="Arial"/>
          <w:sz w:val="22"/>
          <w:szCs w:val="22"/>
        </w:rPr>
        <w:t xml:space="preserve"> </w:t>
      </w:r>
      <w:r w:rsidR="00CF4B2E" w:rsidRPr="00A03902">
        <w:rPr>
          <w:rFonts w:ascii="Arial" w:hAnsi="Arial" w:cs="Arial"/>
          <w:sz w:val="22"/>
          <w:szCs w:val="22"/>
        </w:rPr>
        <w:t>Candy on a fifty-fifty (50/50) basis.</w:t>
      </w:r>
    </w:p>
    <w:p w14:paraId="0F4F4702" w14:textId="523D443C" w:rsidR="00CF4B2E" w:rsidRPr="00A03902" w:rsidRDefault="00CF4B2E">
      <w:pPr>
        <w:spacing w:line="360" w:lineRule="auto"/>
        <w:jc w:val="both"/>
        <w:rPr>
          <w:rFonts w:ascii="Arial" w:hAnsi="Arial" w:cs="Arial"/>
          <w:sz w:val="22"/>
          <w:szCs w:val="22"/>
        </w:rPr>
        <w:pPrChange w:id="897" w:author="Elsabe Viljoen" w:date="2025-11-28T06:48:00Z" w16du:dateUtc="2025-11-28T04:48:00Z">
          <w:pPr>
            <w:spacing w:line="360" w:lineRule="auto"/>
          </w:pPr>
        </w:pPrChange>
      </w:pPr>
    </w:p>
    <w:p w14:paraId="6F63BE9D" w14:textId="3672C930" w:rsidR="00CF4B2E" w:rsidRPr="00A03902" w:rsidRDefault="004923E8">
      <w:pPr>
        <w:spacing w:line="360" w:lineRule="auto"/>
        <w:jc w:val="both"/>
        <w:rPr>
          <w:rFonts w:ascii="Arial" w:hAnsi="Arial" w:cs="Arial"/>
          <w:sz w:val="22"/>
          <w:szCs w:val="22"/>
          <w:rPrChange w:id="898" w:author="Elsabe Viljoen" w:date="2025-12-11T13:09:00Z" w16du:dateUtc="2025-12-11T11:09:00Z">
            <w:rPr>
              <w:rFonts w:ascii="Arial" w:hAnsi="Arial" w:cs="Arial"/>
              <w:b/>
              <w:bCs/>
              <w:sz w:val="22"/>
              <w:szCs w:val="22"/>
            </w:rPr>
          </w:rPrChange>
        </w:rPr>
        <w:pPrChange w:id="899" w:author="Elsabe Viljoen" w:date="2025-11-28T06:48:00Z" w16du:dateUtc="2025-11-28T04:48:00Z">
          <w:pPr>
            <w:spacing w:line="360" w:lineRule="auto"/>
          </w:pPr>
        </w:pPrChange>
      </w:pPr>
      <w:ins w:id="900" w:author="Elsabe Viljoen" w:date="2025-11-24T10:10:00Z" w16du:dateUtc="2025-11-24T08:10:00Z">
        <w:r w:rsidRPr="00A03902">
          <w:rPr>
            <w:rFonts w:ascii="Arial" w:hAnsi="Arial" w:cs="Arial"/>
            <w:sz w:val="22"/>
            <w:szCs w:val="22"/>
            <w:rPrChange w:id="901" w:author="Elsabe Viljoen" w:date="2025-12-11T13:09:00Z" w16du:dateUtc="2025-12-11T11:09:00Z">
              <w:rPr>
                <w:rFonts w:ascii="Arial" w:hAnsi="Arial" w:cs="Arial"/>
                <w:b/>
                <w:bCs/>
                <w:sz w:val="22"/>
                <w:szCs w:val="22"/>
              </w:rPr>
            </w:rPrChange>
          </w:rPr>
          <w:t>7</w:t>
        </w:r>
      </w:ins>
      <w:del w:id="902" w:author="Elsabe Viljoen" w:date="2025-11-24T10:10:00Z" w16du:dateUtc="2025-11-24T08:10:00Z">
        <w:r w:rsidR="00CF4B2E" w:rsidRPr="00A03902" w:rsidDel="004923E8">
          <w:rPr>
            <w:rFonts w:ascii="Arial" w:hAnsi="Arial" w:cs="Arial"/>
            <w:sz w:val="22"/>
            <w:szCs w:val="22"/>
            <w:rPrChange w:id="903" w:author="Elsabe Viljoen" w:date="2025-12-11T13:09:00Z" w16du:dateUtc="2025-12-11T11:09:00Z">
              <w:rPr>
                <w:rFonts w:ascii="Arial" w:hAnsi="Arial" w:cs="Arial"/>
                <w:b/>
                <w:bCs/>
                <w:sz w:val="22"/>
                <w:szCs w:val="22"/>
              </w:rPr>
            </w:rPrChange>
          </w:rPr>
          <w:delText>8</w:delText>
        </w:r>
      </w:del>
      <w:r w:rsidR="00CF4B2E" w:rsidRPr="00A03902">
        <w:rPr>
          <w:rFonts w:ascii="Arial" w:hAnsi="Arial" w:cs="Arial"/>
          <w:sz w:val="22"/>
          <w:szCs w:val="22"/>
          <w:rPrChange w:id="904" w:author="Elsabe Viljoen" w:date="2025-12-11T13:09:00Z" w16du:dateUtc="2025-12-11T11:09:00Z">
            <w:rPr>
              <w:rFonts w:ascii="Arial" w:hAnsi="Arial" w:cs="Arial"/>
              <w:b/>
              <w:bCs/>
              <w:sz w:val="22"/>
              <w:szCs w:val="22"/>
            </w:rPr>
          </w:rPrChange>
        </w:rPr>
        <w:t xml:space="preserve">.7 </w:t>
      </w:r>
      <w:r w:rsidR="006C2C11" w:rsidRPr="00A03902">
        <w:rPr>
          <w:rFonts w:ascii="Arial" w:hAnsi="Arial" w:cs="Arial"/>
          <w:sz w:val="22"/>
          <w:szCs w:val="22"/>
          <w:rPrChange w:id="905"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906" w:author="Elsabe Viljoen" w:date="2025-12-11T13:09:00Z" w16du:dateUtc="2025-12-11T11:09:00Z">
            <w:rPr>
              <w:rFonts w:ascii="Arial" w:hAnsi="Arial" w:cs="Arial"/>
              <w:b/>
              <w:bCs/>
              <w:sz w:val="22"/>
              <w:szCs w:val="22"/>
              <w:u w:val="single"/>
            </w:rPr>
          </w:rPrChange>
        </w:rPr>
        <w:t>Financial Reporting, Accounting and Reconciliation</w:t>
      </w:r>
      <w:r w:rsidR="0074145B" w:rsidRPr="00A03902">
        <w:rPr>
          <w:rFonts w:ascii="Arial" w:hAnsi="Arial" w:cs="Arial"/>
          <w:sz w:val="22"/>
          <w:szCs w:val="22"/>
          <w:rPrChange w:id="907" w:author="Elsabe Viljoen" w:date="2025-12-11T13:09:00Z" w16du:dateUtc="2025-12-11T11:09:00Z">
            <w:rPr>
              <w:rFonts w:ascii="Arial" w:hAnsi="Arial" w:cs="Arial"/>
              <w:b/>
              <w:bCs/>
              <w:sz w:val="22"/>
              <w:szCs w:val="22"/>
            </w:rPr>
          </w:rPrChange>
        </w:rPr>
        <w:t xml:space="preserve"> </w:t>
      </w:r>
    </w:p>
    <w:p w14:paraId="6094714A" w14:textId="736E610D" w:rsidR="00CF4B2E" w:rsidRPr="00A03902" w:rsidRDefault="004923E8">
      <w:pPr>
        <w:spacing w:line="360" w:lineRule="auto"/>
        <w:ind w:left="720" w:hanging="720"/>
        <w:jc w:val="both"/>
        <w:rPr>
          <w:rFonts w:ascii="Arial" w:hAnsi="Arial" w:cs="Arial"/>
          <w:sz w:val="22"/>
          <w:szCs w:val="22"/>
        </w:rPr>
        <w:pPrChange w:id="908" w:author="Elsabe Viljoen" w:date="2025-11-28T06:48:00Z" w16du:dateUtc="2025-11-28T04:48:00Z">
          <w:pPr>
            <w:spacing w:line="360" w:lineRule="auto"/>
            <w:ind w:left="720" w:hanging="720"/>
          </w:pPr>
        </w:pPrChange>
      </w:pPr>
      <w:ins w:id="909" w:author="Elsabe Viljoen" w:date="2025-11-24T10:10:00Z" w16du:dateUtc="2025-11-24T08:10:00Z">
        <w:r w:rsidRPr="00A03902">
          <w:rPr>
            <w:rFonts w:ascii="Arial" w:hAnsi="Arial" w:cs="Arial"/>
            <w:sz w:val="22"/>
            <w:szCs w:val="22"/>
          </w:rPr>
          <w:t>7</w:t>
        </w:r>
      </w:ins>
      <w:del w:id="910"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.7.1</w:t>
      </w:r>
      <w:r w:rsidR="006C2C11" w:rsidRPr="00A03902">
        <w:rPr>
          <w:rFonts w:ascii="Arial" w:hAnsi="Arial" w:cs="Arial"/>
          <w:sz w:val="22"/>
          <w:szCs w:val="22"/>
        </w:rPr>
        <w:tab/>
      </w:r>
      <w:r w:rsidR="00CF4B2E" w:rsidRPr="00A03902">
        <w:rPr>
          <w:rFonts w:ascii="Arial" w:hAnsi="Arial" w:cs="Arial"/>
          <w:sz w:val="22"/>
          <w:szCs w:val="22"/>
        </w:rPr>
        <w:t>The Line Producer and the Production Accountant shall prepare monthly financial reports that include cost-to-date summaries, cost-to-complete forecasts, projected final costs, variance analyses, cashflow statements, petty-cash reconciliations and trial balances, all prepared in accordance with recognised production accounting standards.</w:t>
      </w:r>
    </w:p>
    <w:p w14:paraId="09ED9D4C" w14:textId="77777777" w:rsidR="006C2C11" w:rsidRPr="00A03902" w:rsidRDefault="006C2C11">
      <w:pPr>
        <w:spacing w:line="360" w:lineRule="auto"/>
        <w:jc w:val="both"/>
        <w:rPr>
          <w:rFonts w:ascii="Arial" w:hAnsi="Arial" w:cs="Arial"/>
          <w:sz w:val="22"/>
          <w:szCs w:val="22"/>
        </w:rPr>
        <w:pPrChange w:id="911" w:author="Elsabe Viljoen" w:date="2025-11-28T06:48:00Z" w16du:dateUtc="2025-11-28T04:48:00Z">
          <w:pPr>
            <w:spacing w:line="360" w:lineRule="auto"/>
          </w:pPr>
        </w:pPrChange>
      </w:pPr>
    </w:p>
    <w:p w14:paraId="39CAFF39" w14:textId="41A79A96" w:rsidR="00CF4B2E" w:rsidRPr="00A03902" w:rsidRDefault="004923E8">
      <w:pPr>
        <w:spacing w:line="360" w:lineRule="auto"/>
        <w:ind w:left="720" w:hanging="720"/>
        <w:jc w:val="both"/>
        <w:rPr>
          <w:rFonts w:ascii="Arial" w:hAnsi="Arial" w:cs="Arial"/>
          <w:sz w:val="22"/>
          <w:szCs w:val="22"/>
        </w:rPr>
        <w:pPrChange w:id="912" w:author="Elsabe Viljoen" w:date="2025-11-28T06:48:00Z" w16du:dateUtc="2025-11-28T04:48:00Z">
          <w:pPr>
            <w:spacing w:line="360" w:lineRule="auto"/>
            <w:ind w:left="720" w:hanging="720"/>
          </w:pPr>
        </w:pPrChange>
      </w:pPr>
      <w:ins w:id="913" w:author="Elsabe Viljoen" w:date="2025-11-24T10:10:00Z" w16du:dateUtc="2025-11-24T08:10:00Z">
        <w:r w:rsidRPr="00A03902">
          <w:rPr>
            <w:rFonts w:ascii="Arial" w:hAnsi="Arial" w:cs="Arial"/>
            <w:sz w:val="22"/>
            <w:szCs w:val="22"/>
          </w:rPr>
          <w:t>7</w:t>
        </w:r>
      </w:ins>
      <w:del w:id="914"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.7.2</w:t>
      </w:r>
      <w:r w:rsidR="006C2C11" w:rsidRPr="00A03902">
        <w:rPr>
          <w:rFonts w:ascii="Arial" w:hAnsi="Arial" w:cs="Arial"/>
          <w:sz w:val="22"/>
          <w:szCs w:val="22"/>
        </w:rPr>
        <w:tab/>
      </w:r>
      <w:r w:rsidR="00CF4B2E" w:rsidRPr="00A03902">
        <w:rPr>
          <w:rFonts w:ascii="Arial" w:hAnsi="Arial" w:cs="Arial"/>
          <w:sz w:val="22"/>
          <w:szCs w:val="22"/>
        </w:rPr>
        <w:t>These monthly financial reports shall be submitted to the Executive Producers, to the Series Producer and to the designated Netflix Production Finance representative for review and oversight.</w:t>
      </w:r>
    </w:p>
    <w:p w14:paraId="59E197F0" w14:textId="77777777" w:rsidR="006C2C11" w:rsidRPr="00A03902" w:rsidRDefault="006C2C11">
      <w:pPr>
        <w:spacing w:line="360" w:lineRule="auto"/>
        <w:jc w:val="both"/>
        <w:rPr>
          <w:rFonts w:ascii="Arial" w:hAnsi="Arial" w:cs="Arial"/>
          <w:sz w:val="22"/>
          <w:szCs w:val="22"/>
        </w:rPr>
        <w:pPrChange w:id="915" w:author="Elsabe Viljoen" w:date="2025-11-28T06:48:00Z" w16du:dateUtc="2025-11-28T04:48:00Z">
          <w:pPr>
            <w:spacing w:line="360" w:lineRule="auto"/>
          </w:pPr>
        </w:pPrChange>
      </w:pPr>
    </w:p>
    <w:p w14:paraId="3BADF14B" w14:textId="6D02FBA4" w:rsidR="00CF4B2E" w:rsidRPr="00A03902" w:rsidRDefault="004923E8">
      <w:pPr>
        <w:spacing w:line="360" w:lineRule="auto"/>
        <w:ind w:left="720" w:hanging="720"/>
        <w:jc w:val="both"/>
        <w:rPr>
          <w:rFonts w:ascii="Arial" w:hAnsi="Arial" w:cs="Arial"/>
          <w:sz w:val="22"/>
          <w:szCs w:val="22"/>
        </w:rPr>
        <w:pPrChange w:id="916" w:author="Elsabe Viljoen" w:date="2025-11-28T06:48:00Z" w16du:dateUtc="2025-11-28T04:48:00Z">
          <w:pPr>
            <w:spacing w:line="360" w:lineRule="auto"/>
            <w:ind w:left="720" w:hanging="720"/>
          </w:pPr>
        </w:pPrChange>
      </w:pPr>
      <w:ins w:id="917" w:author="Elsabe Viljoen" w:date="2025-11-24T10:10:00Z" w16du:dateUtc="2025-11-24T08:10:00Z">
        <w:r w:rsidRPr="00A03902">
          <w:rPr>
            <w:rFonts w:ascii="Arial" w:hAnsi="Arial" w:cs="Arial"/>
            <w:sz w:val="22"/>
            <w:szCs w:val="22"/>
          </w:rPr>
          <w:t>7</w:t>
        </w:r>
      </w:ins>
      <w:del w:id="918"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.7.3</w:t>
      </w:r>
      <w:r w:rsidR="006C2C11" w:rsidRPr="00A03902">
        <w:rPr>
          <w:rFonts w:ascii="Arial" w:hAnsi="Arial" w:cs="Arial"/>
          <w:sz w:val="22"/>
          <w:szCs w:val="22"/>
        </w:rPr>
        <w:tab/>
      </w:r>
      <w:r w:rsidR="00CF4B2E" w:rsidRPr="00A03902">
        <w:rPr>
          <w:rFonts w:ascii="Arial" w:hAnsi="Arial" w:cs="Arial"/>
          <w:sz w:val="22"/>
          <w:szCs w:val="22"/>
        </w:rPr>
        <w:t>All accounting practices employed by the SPV shall comply with Netflix’s Audit and Compliance Guidelines, including, without limitation, the retention of all original receipts and purchase orders, the accurate categorisation of expenses, the tracking and verification of all invoices, adherence to payroll compliance, the vetting of suppliers, and the proper reconciliation of all bank accounts.</w:t>
      </w:r>
    </w:p>
    <w:p w14:paraId="1B0E9DF2" w14:textId="0B6AA66A" w:rsidR="00CF4B2E" w:rsidRPr="00A03902" w:rsidRDefault="00CF4B2E">
      <w:pPr>
        <w:spacing w:line="360" w:lineRule="auto"/>
        <w:jc w:val="both"/>
        <w:rPr>
          <w:rFonts w:ascii="Arial" w:hAnsi="Arial" w:cs="Arial"/>
          <w:sz w:val="22"/>
          <w:szCs w:val="22"/>
        </w:rPr>
        <w:pPrChange w:id="919" w:author="Elsabe Viljoen" w:date="2025-11-28T06:48:00Z" w16du:dateUtc="2025-11-28T04:48:00Z">
          <w:pPr>
            <w:spacing w:line="360" w:lineRule="auto"/>
          </w:pPr>
        </w:pPrChange>
      </w:pPr>
    </w:p>
    <w:p w14:paraId="1ACDFC45" w14:textId="59FB85B9" w:rsidR="00CF4B2E" w:rsidRPr="00A03902" w:rsidRDefault="004923E8">
      <w:pPr>
        <w:spacing w:line="360" w:lineRule="auto"/>
        <w:jc w:val="both"/>
        <w:rPr>
          <w:rFonts w:ascii="Arial" w:hAnsi="Arial" w:cs="Arial"/>
          <w:sz w:val="22"/>
          <w:szCs w:val="22"/>
          <w:rPrChange w:id="920" w:author="Elsabe Viljoen" w:date="2025-12-11T13:09:00Z" w16du:dateUtc="2025-12-11T11:09:00Z">
            <w:rPr>
              <w:rFonts w:ascii="Arial" w:hAnsi="Arial" w:cs="Arial"/>
              <w:b/>
              <w:bCs/>
              <w:sz w:val="22"/>
              <w:szCs w:val="22"/>
            </w:rPr>
          </w:rPrChange>
        </w:rPr>
        <w:pPrChange w:id="921" w:author="Elsabe Viljoen" w:date="2025-11-28T06:48:00Z" w16du:dateUtc="2025-11-28T04:48:00Z">
          <w:pPr>
            <w:spacing w:line="360" w:lineRule="auto"/>
          </w:pPr>
        </w:pPrChange>
      </w:pPr>
      <w:ins w:id="922" w:author="Elsabe Viljoen" w:date="2025-11-24T10:10:00Z" w16du:dateUtc="2025-11-24T08:10:00Z">
        <w:r w:rsidRPr="00A03902">
          <w:rPr>
            <w:rFonts w:ascii="Arial" w:hAnsi="Arial" w:cs="Arial"/>
            <w:sz w:val="22"/>
            <w:szCs w:val="22"/>
            <w:rPrChange w:id="923" w:author="Elsabe Viljoen" w:date="2025-12-11T13:09:00Z" w16du:dateUtc="2025-12-11T11:09:00Z">
              <w:rPr>
                <w:rFonts w:ascii="Arial" w:hAnsi="Arial" w:cs="Arial"/>
                <w:b/>
                <w:bCs/>
                <w:sz w:val="22"/>
                <w:szCs w:val="22"/>
              </w:rPr>
            </w:rPrChange>
          </w:rPr>
          <w:t>7</w:t>
        </w:r>
      </w:ins>
      <w:del w:id="924" w:author="Elsabe Viljoen" w:date="2025-11-24T10:10:00Z" w16du:dateUtc="2025-11-24T08:10:00Z">
        <w:r w:rsidR="00CF4B2E" w:rsidRPr="00A03902" w:rsidDel="004923E8">
          <w:rPr>
            <w:rFonts w:ascii="Arial" w:hAnsi="Arial" w:cs="Arial"/>
            <w:sz w:val="22"/>
            <w:szCs w:val="22"/>
            <w:rPrChange w:id="925" w:author="Elsabe Viljoen" w:date="2025-12-11T13:09:00Z" w16du:dateUtc="2025-12-11T11:09:00Z">
              <w:rPr>
                <w:rFonts w:ascii="Arial" w:hAnsi="Arial" w:cs="Arial"/>
                <w:b/>
                <w:bCs/>
                <w:sz w:val="22"/>
                <w:szCs w:val="22"/>
              </w:rPr>
            </w:rPrChange>
          </w:rPr>
          <w:delText>8</w:delText>
        </w:r>
      </w:del>
      <w:r w:rsidR="00CF4B2E" w:rsidRPr="00A03902">
        <w:rPr>
          <w:rFonts w:ascii="Arial" w:hAnsi="Arial" w:cs="Arial"/>
          <w:sz w:val="22"/>
          <w:szCs w:val="22"/>
          <w:rPrChange w:id="926" w:author="Elsabe Viljoen" w:date="2025-12-11T13:09:00Z" w16du:dateUtc="2025-12-11T11:09:00Z">
            <w:rPr>
              <w:rFonts w:ascii="Arial" w:hAnsi="Arial" w:cs="Arial"/>
              <w:b/>
              <w:bCs/>
              <w:sz w:val="22"/>
              <w:szCs w:val="22"/>
            </w:rPr>
          </w:rPrChange>
        </w:rPr>
        <w:t xml:space="preserve">.8 </w:t>
      </w:r>
      <w:r w:rsidR="006C2C11" w:rsidRPr="00A03902">
        <w:rPr>
          <w:rFonts w:ascii="Arial" w:hAnsi="Arial" w:cs="Arial"/>
          <w:sz w:val="22"/>
          <w:szCs w:val="22"/>
          <w:rPrChange w:id="927"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928" w:author="Elsabe Viljoen" w:date="2025-12-11T13:09:00Z" w16du:dateUtc="2025-12-11T11:09:00Z">
            <w:rPr>
              <w:rFonts w:ascii="Arial" w:hAnsi="Arial" w:cs="Arial"/>
              <w:b/>
              <w:bCs/>
              <w:sz w:val="22"/>
              <w:szCs w:val="22"/>
              <w:u w:val="single"/>
            </w:rPr>
          </w:rPrChange>
        </w:rPr>
        <w:t>Cost Overages and Overruns</w:t>
      </w:r>
      <w:r w:rsidR="0074145B" w:rsidRPr="00A03902">
        <w:rPr>
          <w:rFonts w:ascii="Arial" w:hAnsi="Arial" w:cs="Arial"/>
          <w:sz w:val="22"/>
          <w:szCs w:val="22"/>
          <w:rPrChange w:id="929" w:author="Elsabe Viljoen" w:date="2025-12-11T13:09:00Z" w16du:dateUtc="2025-12-11T11:09:00Z">
            <w:rPr>
              <w:rFonts w:ascii="Arial" w:hAnsi="Arial" w:cs="Arial"/>
              <w:b/>
              <w:bCs/>
              <w:sz w:val="22"/>
              <w:szCs w:val="22"/>
            </w:rPr>
          </w:rPrChange>
        </w:rPr>
        <w:t xml:space="preserve"> </w:t>
      </w:r>
    </w:p>
    <w:p w14:paraId="6B53B51C" w14:textId="02B891DF" w:rsidR="00CF4B2E" w:rsidRPr="00A03902" w:rsidRDefault="004923E8">
      <w:pPr>
        <w:spacing w:line="360" w:lineRule="auto"/>
        <w:ind w:left="720" w:hanging="720"/>
        <w:jc w:val="both"/>
        <w:rPr>
          <w:rFonts w:ascii="Arial" w:hAnsi="Arial" w:cs="Arial"/>
          <w:sz w:val="22"/>
          <w:szCs w:val="22"/>
        </w:rPr>
        <w:pPrChange w:id="930" w:author="Elsabe Viljoen" w:date="2025-11-28T06:48:00Z" w16du:dateUtc="2025-11-28T04:48:00Z">
          <w:pPr>
            <w:spacing w:line="360" w:lineRule="auto"/>
            <w:ind w:left="720" w:hanging="720"/>
          </w:pPr>
        </w:pPrChange>
      </w:pPr>
      <w:ins w:id="931" w:author="Elsabe Viljoen" w:date="2025-11-24T10:10:00Z" w16du:dateUtc="2025-11-24T08:10:00Z">
        <w:r w:rsidRPr="00A03902">
          <w:rPr>
            <w:rFonts w:ascii="Arial" w:hAnsi="Arial" w:cs="Arial"/>
            <w:sz w:val="22"/>
            <w:szCs w:val="22"/>
          </w:rPr>
          <w:t>7</w:t>
        </w:r>
      </w:ins>
      <w:del w:id="932"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.8.1</w:t>
      </w:r>
      <w:r w:rsidR="006C2C11" w:rsidRPr="00A03902">
        <w:rPr>
          <w:rFonts w:ascii="Arial" w:hAnsi="Arial" w:cs="Arial"/>
          <w:sz w:val="22"/>
          <w:szCs w:val="22"/>
        </w:rPr>
        <w:tab/>
      </w:r>
      <w:r w:rsidR="00CF4B2E" w:rsidRPr="00A03902">
        <w:rPr>
          <w:rFonts w:ascii="Arial" w:hAnsi="Arial" w:cs="Arial"/>
          <w:sz w:val="22"/>
          <w:szCs w:val="22"/>
        </w:rPr>
        <w:t>No cost overrun may be incurred under any circumstances unless the Executive Producers unanimously approve such overrun and Netflix provides prior written approval confirming that the overrun is authorised.</w:t>
      </w:r>
    </w:p>
    <w:p w14:paraId="12033D69" w14:textId="77777777" w:rsidR="006C2C11" w:rsidRPr="00A03902" w:rsidRDefault="006C2C11">
      <w:pPr>
        <w:spacing w:line="360" w:lineRule="auto"/>
        <w:jc w:val="both"/>
        <w:rPr>
          <w:rFonts w:ascii="Arial" w:hAnsi="Arial" w:cs="Arial"/>
          <w:sz w:val="22"/>
          <w:szCs w:val="22"/>
        </w:rPr>
        <w:pPrChange w:id="933" w:author="Elsabe Viljoen" w:date="2025-11-28T06:48:00Z" w16du:dateUtc="2025-11-28T04:48:00Z">
          <w:pPr>
            <w:spacing w:line="360" w:lineRule="auto"/>
          </w:pPr>
        </w:pPrChange>
      </w:pPr>
    </w:p>
    <w:p w14:paraId="0557EF68" w14:textId="2A1E5AC0" w:rsidR="00CF4B2E" w:rsidRPr="00A03902" w:rsidRDefault="004923E8">
      <w:pPr>
        <w:spacing w:line="360" w:lineRule="auto"/>
        <w:ind w:left="720" w:hanging="720"/>
        <w:jc w:val="both"/>
        <w:rPr>
          <w:rFonts w:ascii="Arial" w:hAnsi="Arial" w:cs="Arial"/>
          <w:sz w:val="22"/>
          <w:szCs w:val="22"/>
        </w:rPr>
        <w:pPrChange w:id="934" w:author="Elsabe Viljoen" w:date="2025-11-28T06:48:00Z" w16du:dateUtc="2025-11-28T04:48:00Z">
          <w:pPr>
            <w:spacing w:line="360" w:lineRule="auto"/>
            <w:ind w:left="720" w:hanging="720"/>
          </w:pPr>
        </w:pPrChange>
      </w:pPr>
      <w:ins w:id="935" w:author="Elsabe Viljoen" w:date="2025-11-24T10:10:00Z" w16du:dateUtc="2025-11-24T08:10:00Z">
        <w:r w:rsidRPr="00A03902">
          <w:rPr>
            <w:rFonts w:ascii="Arial" w:hAnsi="Arial" w:cs="Arial"/>
            <w:sz w:val="22"/>
            <w:szCs w:val="22"/>
          </w:rPr>
          <w:t>7</w:t>
        </w:r>
      </w:ins>
      <w:del w:id="936"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.8.2</w:t>
      </w:r>
      <w:r w:rsidR="006C2C11" w:rsidRPr="00A03902">
        <w:rPr>
          <w:rFonts w:ascii="Arial" w:hAnsi="Arial" w:cs="Arial"/>
          <w:sz w:val="22"/>
          <w:szCs w:val="22"/>
        </w:rPr>
        <w:tab/>
      </w:r>
      <w:r w:rsidR="00CF4B2E" w:rsidRPr="00A03902">
        <w:rPr>
          <w:rFonts w:ascii="Arial" w:hAnsi="Arial" w:cs="Arial"/>
          <w:sz w:val="22"/>
          <w:szCs w:val="22"/>
        </w:rPr>
        <w:t>If a cost overrun becomes unavoidable due to circumstances that are extraordinary, unforeseeable and outside the reasonable control of the Parties, the Parties shall prepare and submit a revised budget to Netflix and may not incur the overrun until Netflix has granted its written approval.</w:t>
      </w:r>
    </w:p>
    <w:p w14:paraId="601B8B40" w14:textId="77777777" w:rsidR="004923E8" w:rsidRPr="00A03902" w:rsidRDefault="004923E8">
      <w:pPr>
        <w:spacing w:line="360" w:lineRule="auto"/>
        <w:ind w:left="720" w:hanging="720"/>
        <w:jc w:val="both"/>
        <w:rPr>
          <w:ins w:id="937" w:author="Elsabe Viljoen" w:date="2025-11-24T10:10:00Z" w16du:dateUtc="2025-11-24T08:10:00Z"/>
          <w:rFonts w:ascii="Arial" w:hAnsi="Arial" w:cs="Arial"/>
          <w:sz w:val="22"/>
          <w:szCs w:val="22"/>
        </w:rPr>
        <w:pPrChange w:id="938" w:author="Elsabe Viljoen" w:date="2025-11-28T06:48:00Z" w16du:dateUtc="2025-11-28T04:48:00Z">
          <w:pPr>
            <w:spacing w:line="360" w:lineRule="auto"/>
            <w:ind w:left="720" w:hanging="720"/>
          </w:pPr>
        </w:pPrChange>
      </w:pPr>
    </w:p>
    <w:p w14:paraId="1988228E" w14:textId="4760C439" w:rsidR="00CF4B2E" w:rsidRPr="00A03902" w:rsidRDefault="00CF4B2E">
      <w:pPr>
        <w:spacing w:line="360" w:lineRule="auto"/>
        <w:ind w:left="720" w:hanging="720"/>
        <w:jc w:val="both"/>
        <w:rPr>
          <w:rFonts w:ascii="Arial" w:hAnsi="Arial" w:cs="Arial"/>
          <w:sz w:val="22"/>
          <w:szCs w:val="22"/>
        </w:rPr>
        <w:pPrChange w:id="939" w:author="Elsabe Viljoen" w:date="2025-11-28T06:48:00Z" w16du:dateUtc="2025-11-28T04:48:00Z">
          <w:pPr>
            <w:spacing w:line="360" w:lineRule="auto"/>
            <w:ind w:left="720" w:hanging="720"/>
          </w:pPr>
        </w:pPrChange>
      </w:pPr>
      <w:del w:id="940" w:author="Elsabe Viljoen" w:date="2025-11-24T10:10:00Z" w16du:dateUtc="2025-11-24T08:10:00Z">
        <w:r w:rsidRPr="00A03902" w:rsidDel="004923E8">
          <w:rPr>
            <w:rFonts w:ascii="Arial" w:hAnsi="Arial" w:cs="Arial"/>
            <w:sz w:val="22"/>
            <w:szCs w:val="22"/>
          </w:rPr>
          <w:delText>8</w:delText>
        </w:r>
      </w:del>
      <w:ins w:id="941" w:author="Elsabe Viljoen" w:date="2025-11-24T10:10:00Z" w16du:dateUtc="2025-11-24T08:10:00Z">
        <w:r w:rsidR="004923E8" w:rsidRPr="00A03902">
          <w:rPr>
            <w:rFonts w:ascii="Arial" w:hAnsi="Arial" w:cs="Arial"/>
            <w:sz w:val="22"/>
            <w:szCs w:val="22"/>
          </w:rPr>
          <w:t>7</w:t>
        </w:r>
      </w:ins>
      <w:r w:rsidRPr="00A03902">
        <w:rPr>
          <w:rFonts w:ascii="Arial" w:hAnsi="Arial" w:cs="Arial"/>
          <w:sz w:val="22"/>
          <w:szCs w:val="22"/>
        </w:rPr>
        <w:t>.8.3</w:t>
      </w:r>
      <w:r w:rsidR="006C2C11" w:rsidRPr="00A03902">
        <w:rPr>
          <w:rFonts w:ascii="Arial" w:hAnsi="Arial" w:cs="Arial"/>
          <w:sz w:val="22"/>
          <w:szCs w:val="22"/>
        </w:rPr>
        <w:tab/>
      </w:r>
      <w:r w:rsidRPr="00A03902">
        <w:rPr>
          <w:rFonts w:ascii="Arial" w:hAnsi="Arial" w:cs="Arial"/>
          <w:sz w:val="22"/>
          <w:szCs w:val="22"/>
        </w:rPr>
        <w:t>If a cost overrun arises due to the negligence, breach of duty or misconduct of any Party, such overrun shall be borne exclusively by the Party responsible for causing the overrun and shall not be charged to the SPV or to Netflix.</w:t>
      </w:r>
    </w:p>
    <w:p w14:paraId="2791B373" w14:textId="77777777" w:rsidR="00482EA2" w:rsidRPr="00A03902" w:rsidRDefault="00482EA2">
      <w:pPr>
        <w:spacing w:line="360" w:lineRule="auto"/>
        <w:jc w:val="both"/>
        <w:rPr>
          <w:rFonts w:ascii="Arial" w:hAnsi="Arial" w:cs="Arial"/>
          <w:sz w:val="22"/>
          <w:szCs w:val="22"/>
        </w:rPr>
        <w:pPrChange w:id="942" w:author="Elsabe Viljoen" w:date="2025-11-28T06:48:00Z" w16du:dateUtc="2025-11-28T04:48:00Z">
          <w:pPr>
            <w:spacing w:line="360" w:lineRule="auto"/>
          </w:pPr>
        </w:pPrChange>
      </w:pPr>
    </w:p>
    <w:p w14:paraId="6CE83582" w14:textId="0EFE32D2" w:rsidR="00CF4B2E" w:rsidRPr="00A03902" w:rsidRDefault="004923E8">
      <w:pPr>
        <w:spacing w:line="360" w:lineRule="auto"/>
        <w:jc w:val="both"/>
        <w:rPr>
          <w:rFonts w:ascii="Arial" w:hAnsi="Arial" w:cs="Arial"/>
          <w:sz w:val="22"/>
          <w:szCs w:val="22"/>
          <w:rPrChange w:id="943" w:author="Elsabe Viljoen" w:date="2025-12-11T13:09:00Z" w16du:dateUtc="2025-12-11T11:09:00Z">
            <w:rPr>
              <w:rFonts w:ascii="Arial" w:hAnsi="Arial" w:cs="Arial"/>
              <w:b/>
              <w:bCs/>
              <w:sz w:val="22"/>
              <w:szCs w:val="22"/>
            </w:rPr>
          </w:rPrChange>
        </w:rPr>
        <w:pPrChange w:id="944" w:author="Elsabe Viljoen" w:date="2025-11-28T06:48:00Z" w16du:dateUtc="2025-11-28T04:48:00Z">
          <w:pPr>
            <w:spacing w:line="360" w:lineRule="auto"/>
          </w:pPr>
        </w:pPrChange>
      </w:pPr>
      <w:ins w:id="945" w:author="Elsabe Viljoen" w:date="2025-11-24T10:10:00Z" w16du:dateUtc="2025-11-24T08:10:00Z">
        <w:r w:rsidRPr="00A03902">
          <w:rPr>
            <w:rFonts w:ascii="Arial" w:hAnsi="Arial" w:cs="Arial"/>
            <w:sz w:val="22"/>
            <w:szCs w:val="22"/>
            <w:rPrChange w:id="946" w:author="Elsabe Viljoen" w:date="2025-12-11T13:09:00Z" w16du:dateUtc="2025-12-11T11:09:00Z">
              <w:rPr>
                <w:rFonts w:ascii="Arial" w:hAnsi="Arial" w:cs="Arial"/>
                <w:b/>
                <w:bCs/>
                <w:sz w:val="22"/>
                <w:szCs w:val="22"/>
              </w:rPr>
            </w:rPrChange>
          </w:rPr>
          <w:t>7</w:t>
        </w:r>
      </w:ins>
      <w:del w:id="947" w:author="Elsabe Viljoen" w:date="2025-11-24T10:10:00Z" w16du:dateUtc="2025-11-24T08:10:00Z">
        <w:r w:rsidR="00CF4B2E" w:rsidRPr="00A03902" w:rsidDel="004923E8">
          <w:rPr>
            <w:rFonts w:ascii="Arial" w:hAnsi="Arial" w:cs="Arial"/>
            <w:sz w:val="22"/>
            <w:szCs w:val="22"/>
            <w:rPrChange w:id="948" w:author="Elsabe Viljoen" w:date="2025-12-11T13:09:00Z" w16du:dateUtc="2025-12-11T11:09:00Z">
              <w:rPr>
                <w:rFonts w:ascii="Arial" w:hAnsi="Arial" w:cs="Arial"/>
                <w:b/>
                <w:bCs/>
                <w:sz w:val="22"/>
                <w:szCs w:val="22"/>
              </w:rPr>
            </w:rPrChange>
          </w:rPr>
          <w:delText>8</w:delText>
        </w:r>
      </w:del>
      <w:r w:rsidR="00CF4B2E" w:rsidRPr="00A03902">
        <w:rPr>
          <w:rFonts w:ascii="Arial" w:hAnsi="Arial" w:cs="Arial"/>
          <w:sz w:val="22"/>
          <w:szCs w:val="22"/>
          <w:rPrChange w:id="949" w:author="Elsabe Viljoen" w:date="2025-12-11T13:09:00Z" w16du:dateUtc="2025-12-11T11:09:00Z">
            <w:rPr>
              <w:rFonts w:ascii="Arial" w:hAnsi="Arial" w:cs="Arial"/>
              <w:b/>
              <w:bCs/>
              <w:sz w:val="22"/>
              <w:szCs w:val="22"/>
            </w:rPr>
          </w:rPrChange>
        </w:rPr>
        <w:t xml:space="preserve">.9 </w:t>
      </w:r>
      <w:r w:rsidR="006C2C11" w:rsidRPr="00A03902">
        <w:rPr>
          <w:rFonts w:ascii="Arial" w:hAnsi="Arial" w:cs="Arial"/>
          <w:sz w:val="22"/>
          <w:szCs w:val="22"/>
          <w:rPrChange w:id="950" w:author="Elsabe Viljoen" w:date="2025-12-11T13:09:00Z" w16du:dateUtc="2025-12-11T11:09:00Z">
            <w:rPr>
              <w:rFonts w:ascii="Arial" w:hAnsi="Arial" w:cs="Arial"/>
              <w:b/>
              <w:bCs/>
              <w:sz w:val="22"/>
              <w:szCs w:val="22"/>
            </w:rPr>
          </w:rPrChange>
        </w:rPr>
        <w:tab/>
      </w:r>
      <w:r w:rsidR="00CF4B2E" w:rsidRPr="00A03902">
        <w:rPr>
          <w:rFonts w:ascii="Arial" w:hAnsi="Arial" w:cs="Arial"/>
          <w:sz w:val="22"/>
          <w:szCs w:val="22"/>
          <w:u w:val="single"/>
          <w:rPrChange w:id="951" w:author="Elsabe Viljoen" w:date="2025-12-11T13:09:00Z" w16du:dateUtc="2025-12-11T11:09:00Z">
            <w:rPr>
              <w:rFonts w:ascii="Arial" w:hAnsi="Arial" w:cs="Arial"/>
              <w:b/>
              <w:bCs/>
              <w:sz w:val="22"/>
              <w:szCs w:val="22"/>
              <w:u w:val="single"/>
            </w:rPr>
          </w:rPrChange>
        </w:rPr>
        <w:t>A</w:t>
      </w:r>
      <w:r w:rsidR="0074145B" w:rsidRPr="00A03902">
        <w:rPr>
          <w:rFonts w:ascii="Arial" w:hAnsi="Arial" w:cs="Arial"/>
          <w:sz w:val="22"/>
          <w:szCs w:val="22"/>
          <w:u w:val="single"/>
          <w:rPrChange w:id="952" w:author="Elsabe Viljoen" w:date="2025-12-11T13:09:00Z" w16du:dateUtc="2025-12-11T11:09:00Z">
            <w:rPr>
              <w:rFonts w:ascii="Arial" w:hAnsi="Arial" w:cs="Arial"/>
              <w:b/>
              <w:bCs/>
              <w:sz w:val="22"/>
              <w:szCs w:val="22"/>
              <w:u w:val="single"/>
            </w:rPr>
          </w:rPrChange>
        </w:rPr>
        <w:t xml:space="preserve">udit Rights </w:t>
      </w:r>
      <w:r w:rsidR="00CF4B2E" w:rsidRPr="00A03902">
        <w:rPr>
          <w:rFonts w:ascii="Arial" w:hAnsi="Arial" w:cs="Arial"/>
          <w:sz w:val="22"/>
          <w:szCs w:val="22"/>
          <w:rPrChange w:id="953" w:author="Elsabe Viljoen" w:date="2025-12-11T13:09:00Z" w16du:dateUtc="2025-12-11T11:09:00Z">
            <w:rPr>
              <w:rFonts w:ascii="Arial" w:hAnsi="Arial" w:cs="Arial"/>
              <w:b/>
              <w:bCs/>
              <w:sz w:val="22"/>
              <w:szCs w:val="22"/>
            </w:rPr>
          </w:rPrChange>
        </w:rPr>
        <w:t xml:space="preserve"> </w:t>
      </w:r>
    </w:p>
    <w:p w14:paraId="2359A9EC" w14:textId="5010384C" w:rsidR="00CF4B2E" w:rsidRPr="00A03902" w:rsidRDefault="004923E8">
      <w:pPr>
        <w:spacing w:line="360" w:lineRule="auto"/>
        <w:ind w:left="720" w:hanging="720"/>
        <w:jc w:val="both"/>
        <w:rPr>
          <w:rFonts w:ascii="Arial" w:hAnsi="Arial" w:cs="Arial"/>
          <w:sz w:val="22"/>
          <w:szCs w:val="22"/>
        </w:rPr>
        <w:pPrChange w:id="954" w:author="Elsabe Viljoen" w:date="2025-11-28T06:48:00Z" w16du:dateUtc="2025-11-28T04:48:00Z">
          <w:pPr>
            <w:spacing w:line="360" w:lineRule="auto"/>
            <w:ind w:left="720" w:hanging="720"/>
          </w:pPr>
        </w:pPrChange>
      </w:pPr>
      <w:ins w:id="955" w:author="Elsabe Viljoen" w:date="2025-11-24T10:10:00Z" w16du:dateUtc="2025-11-24T08:10:00Z">
        <w:r w:rsidRPr="00A03902">
          <w:rPr>
            <w:rFonts w:ascii="Arial" w:hAnsi="Arial" w:cs="Arial"/>
            <w:sz w:val="22"/>
            <w:szCs w:val="22"/>
          </w:rPr>
          <w:t>7</w:t>
        </w:r>
      </w:ins>
      <w:del w:id="956"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.9.1</w:t>
      </w:r>
      <w:r w:rsidR="006C2C11" w:rsidRPr="00A03902">
        <w:rPr>
          <w:rFonts w:ascii="Arial" w:hAnsi="Arial" w:cs="Arial"/>
          <w:sz w:val="22"/>
          <w:szCs w:val="22"/>
        </w:rPr>
        <w:tab/>
      </w:r>
      <w:r w:rsidR="00CF4B2E" w:rsidRPr="00A03902">
        <w:rPr>
          <w:rFonts w:ascii="Arial" w:hAnsi="Arial" w:cs="Arial"/>
          <w:sz w:val="22"/>
          <w:szCs w:val="22"/>
        </w:rPr>
        <w:t>Netflix shall have the unrestricted right to audit the financial records of the SPV at any time during the production of the Project and for a period of at least seven (7) years following the delivery of the Project.</w:t>
      </w:r>
    </w:p>
    <w:p w14:paraId="53BCC552" w14:textId="77777777" w:rsidR="006C2C11" w:rsidRPr="00A03902" w:rsidRDefault="006C2C11">
      <w:pPr>
        <w:spacing w:line="360" w:lineRule="auto"/>
        <w:jc w:val="both"/>
        <w:rPr>
          <w:rFonts w:ascii="Arial" w:hAnsi="Arial" w:cs="Arial"/>
          <w:sz w:val="22"/>
          <w:szCs w:val="22"/>
        </w:rPr>
        <w:pPrChange w:id="957" w:author="Elsabe Viljoen" w:date="2025-11-28T06:48:00Z" w16du:dateUtc="2025-11-28T04:48:00Z">
          <w:pPr>
            <w:spacing w:line="360" w:lineRule="auto"/>
          </w:pPr>
        </w:pPrChange>
      </w:pPr>
    </w:p>
    <w:p w14:paraId="41D89994" w14:textId="07F471BC" w:rsidR="00CF4B2E" w:rsidRPr="00A03902" w:rsidRDefault="004923E8">
      <w:pPr>
        <w:spacing w:line="360" w:lineRule="auto"/>
        <w:ind w:left="720" w:hanging="720"/>
        <w:jc w:val="both"/>
        <w:rPr>
          <w:rFonts w:ascii="Arial" w:hAnsi="Arial" w:cs="Arial"/>
          <w:sz w:val="22"/>
          <w:szCs w:val="22"/>
        </w:rPr>
        <w:pPrChange w:id="958" w:author="Elsabe Viljoen" w:date="2025-11-28T06:48:00Z" w16du:dateUtc="2025-11-28T04:48:00Z">
          <w:pPr>
            <w:spacing w:line="360" w:lineRule="auto"/>
            <w:ind w:left="720" w:hanging="720"/>
          </w:pPr>
        </w:pPrChange>
      </w:pPr>
      <w:ins w:id="959" w:author="Elsabe Viljoen" w:date="2025-11-24T10:10:00Z" w16du:dateUtc="2025-11-24T08:10:00Z">
        <w:r w:rsidRPr="00A03902">
          <w:rPr>
            <w:rFonts w:ascii="Arial" w:hAnsi="Arial" w:cs="Arial"/>
            <w:sz w:val="22"/>
            <w:szCs w:val="22"/>
          </w:rPr>
          <w:t>7</w:t>
        </w:r>
      </w:ins>
      <w:del w:id="960"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.9.2</w:t>
      </w:r>
      <w:r w:rsidR="006C2C11" w:rsidRPr="00A03902">
        <w:rPr>
          <w:rFonts w:ascii="Arial" w:hAnsi="Arial" w:cs="Arial"/>
          <w:sz w:val="22"/>
          <w:szCs w:val="22"/>
        </w:rPr>
        <w:tab/>
      </w:r>
      <w:r w:rsidR="00CF4B2E" w:rsidRPr="00A03902">
        <w:rPr>
          <w:rFonts w:ascii="Arial" w:hAnsi="Arial" w:cs="Arial"/>
          <w:sz w:val="22"/>
          <w:szCs w:val="22"/>
        </w:rPr>
        <w:t>The Parties shall fully cooperate with all audit requests and shall provide Netflix with access to all invoices, contracts, receipts, payroll documentation, bank statements, production reports and any other financial records reasonably required to complete the audit.</w:t>
      </w:r>
    </w:p>
    <w:p w14:paraId="1EF57748" w14:textId="77777777" w:rsidR="006C2C11" w:rsidRPr="00A03902" w:rsidRDefault="006C2C11">
      <w:pPr>
        <w:spacing w:line="360" w:lineRule="auto"/>
        <w:jc w:val="both"/>
        <w:rPr>
          <w:rFonts w:ascii="Arial" w:hAnsi="Arial" w:cs="Arial"/>
          <w:sz w:val="22"/>
          <w:szCs w:val="22"/>
        </w:rPr>
        <w:pPrChange w:id="961" w:author="Elsabe Viljoen" w:date="2025-11-28T06:48:00Z" w16du:dateUtc="2025-11-28T04:48:00Z">
          <w:pPr>
            <w:spacing w:line="360" w:lineRule="auto"/>
          </w:pPr>
        </w:pPrChange>
      </w:pPr>
    </w:p>
    <w:p w14:paraId="2D888A40" w14:textId="7F619F74" w:rsidR="00CF4B2E" w:rsidRPr="00A03902" w:rsidRDefault="004923E8">
      <w:pPr>
        <w:spacing w:line="360" w:lineRule="auto"/>
        <w:ind w:left="720" w:hanging="720"/>
        <w:jc w:val="both"/>
        <w:rPr>
          <w:rFonts w:ascii="Arial" w:hAnsi="Arial" w:cs="Arial"/>
          <w:sz w:val="22"/>
          <w:szCs w:val="22"/>
        </w:rPr>
        <w:pPrChange w:id="962" w:author="Elsabe Viljoen" w:date="2025-11-28T06:48:00Z" w16du:dateUtc="2025-11-28T04:48:00Z">
          <w:pPr>
            <w:spacing w:line="360" w:lineRule="auto"/>
            <w:ind w:left="720" w:hanging="720"/>
          </w:pPr>
        </w:pPrChange>
      </w:pPr>
      <w:ins w:id="963" w:author="Elsabe Viljoen" w:date="2025-11-24T10:10:00Z" w16du:dateUtc="2025-11-24T08:10:00Z">
        <w:r w:rsidRPr="00A03902">
          <w:rPr>
            <w:rFonts w:ascii="Arial" w:hAnsi="Arial" w:cs="Arial"/>
            <w:sz w:val="22"/>
            <w:szCs w:val="22"/>
          </w:rPr>
          <w:t>7</w:t>
        </w:r>
      </w:ins>
      <w:del w:id="964"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.9.3</w:t>
      </w:r>
      <w:r w:rsidR="006C2C11" w:rsidRPr="00A03902">
        <w:rPr>
          <w:rFonts w:ascii="Arial" w:hAnsi="Arial" w:cs="Arial"/>
          <w:sz w:val="22"/>
          <w:szCs w:val="22"/>
        </w:rPr>
        <w:tab/>
      </w:r>
      <w:r w:rsidR="00CF4B2E" w:rsidRPr="00A03902">
        <w:rPr>
          <w:rFonts w:ascii="Arial" w:hAnsi="Arial" w:cs="Arial"/>
          <w:sz w:val="22"/>
          <w:szCs w:val="22"/>
        </w:rPr>
        <w:t>If any financial irregularities or discrepancies are identified through such audit, the responsible Party shall immediately rectify the irregularities and indemnify both the SPV and Netflix for any resulting loss or liability.</w:t>
      </w:r>
    </w:p>
    <w:p w14:paraId="6A2C77AA" w14:textId="045E6D25" w:rsidR="00CF4B2E" w:rsidRPr="00A03902" w:rsidRDefault="00CF4B2E">
      <w:pPr>
        <w:spacing w:line="360" w:lineRule="auto"/>
        <w:jc w:val="both"/>
        <w:rPr>
          <w:rFonts w:ascii="Arial" w:hAnsi="Arial" w:cs="Arial"/>
          <w:sz w:val="22"/>
          <w:szCs w:val="22"/>
        </w:rPr>
        <w:pPrChange w:id="965" w:author="Elsabe Viljoen" w:date="2025-11-28T06:48:00Z" w16du:dateUtc="2025-11-28T04:48:00Z">
          <w:pPr>
            <w:spacing w:line="360" w:lineRule="auto"/>
          </w:pPr>
        </w:pPrChange>
      </w:pPr>
    </w:p>
    <w:p w14:paraId="46F79A5C" w14:textId="15E43A15" w:rsidR="00CF4B2E" w:rsidRPr="00A03902" w:rsidRDefault="004923E8">
      <w:pPr>
        <w:spacing w:line="360" w:lineRule="auto"/>
        <w:jc w:val="both"/>
        <w:rPr>
          <w:rFonts w:ascii="Arial" w:hAnsi="Arial" w:cs="Arial"/>
          <w:sz w:val="22"/>
          <w:szCs w:val="22"/>
          <w:rPrChange w:id="966" w:author="Elsabe Viljoen" w:date="2025-12-11T13:09:00Z" w16du:dateUtc="2025-12-11T11:09:00Z">
            <w:rPr>
              <w:rFonts w:ascii="Arial" w:hAnsi="Arial" w:cs="Arial"/>
              <w:b/>
              <w:bCs/>
              <w:sz w:val="22"/>
              <w:szCs w:val="22"/>
            </w:rPr>
          </w:rPrChange>
        </w:rPr>
        <w:pPrChange w:id="967" w:author="Elsabe Viljoen" w:date="2025-11-28T06:48:00Z" w16du:dateUtc="2025-11-28T04:48:00Z">
          <w:pPr>
            <w:spacing w:line="360" w:lineRule="auto"/>
          </w:pPr>
        </w:pPrChange>
      </w:pPr>
      <w:ins w:id="968" w:author="Elsabe Viljoen" w:date="2025-11-24T10:10:00Z" w16du:dateUtc="2025-11-24T08:10:00Z">
        <w:r w:rsidRPr="00A03902">
          <w:rPr>
            <w:rFonts w:ascii="Arial" w:hAnsi="Arial" w:cs="Arial"/>
            <w:sz w:val="22"/>
            <w:szCs w:val="22"/>
            <w:rPrChange w:id="969" w:author="Elsabe Viljoen" w:date="2025-12-11T13:09:00Z" w16du:dateUtc="2025-12-11T11:09:00Z">
              <w:rPr>
                <w:rFonts w:ascii="Arial" w:hAnsi="Arial" w:cs="Arial"/>
                <w:b/>
                <w:bCs/>
                <w:sz w:val="22"/>
                <w:szCs w:val="22"/>
              </w:rPr>
            </w:rPrChange>
          </w:rPr>
          <w:t>7</w:t>
        </w:r>
      </w:ins>
      <w:del w:id="970" w:author="Elsabe Viljoen" w:date="2025-11-24T10:10:00Z" w16du:dateUtc="2025-11-24T08:10:00Z">
        <w:r w:rsidR="00CF4B2E" w:rsidRPr="00A03902" w:rsidDel="004923E8">
          <w:rPr>
            <w:rFonts w:ascii="Arial" w:hAnsi="Arial" w:cs="Arial"/>
            <w:sz w:val="22"/>
            <w:szCs w:val="22"/>
            <w:rPrChange w:id="971" w:author="Elsabe Viljoen" w:date="2025-12-11T13:09:00Z" w16du:dateUtc="2025-12-11T11:09:00Z">
              <w:rPr>
                <w:rFonts w:ascii="Arial" w:hAnsi="Arial" w:cs="Arial"/>
                <w:b/>
                <w:bCs/>
                <w:sz w:val="22"/>
                <w:szCs w:val="22"/>
              </w:rPr>
            </w:rPrChange>
          </w:rPr>
          <w:delText>8</w:delText>
        </w:r>
      </w:del>
      <w:r w:rsidR="00CF4B2E" w:rsidRPr="00A03902">
        <w:rPr>
          <w:rFonts w:ascii="Arial" w:hAnsi="Arial" w:cs="Arial"/>
          <w:sz w:val="22"/>
          <w:szCs w:val="22"/>
          <w:rPrChange w:id="972" w:author="Elsabe Viljoen" w:date="2025-12-11T13:09:00Z" w16du:dateUtc="2025-12-11T11:09:00Z">
            <w:rPr>
              <w:rFonts w:ascii="Arial" w:hAnsi="Arial" w:cs="Arial"/>
              <w:b/>
              <w:bCs/>
              <w:sz w:val="22"/>
              <w:szCs w:val="22"/>
            </w:rPr>
          </w:rPrChange>
        </w:rPr>
        <w:t xml:space="preserve">.10 </w:t>
      </w:r>
      <w:r w:rsidR="006C2C11" w:rsidRPr="00A03902">
        <w:rPr>
          <w:rFonts w:ascii="Arial" w:hAnsi="Arial" w:cs="Arial"/>
          <w:sz w:val="22"/>
          <w:szCs w:val="22"/>
          <w:rPrChange w:id="973"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974" w:author="Elsabe Viljoen" w:date="2025-12-11T13:09:00Z" w16du:dateUtc="2025-12-11T11:09:00Z">
            <w:rPr>
              <w:rFonts w:ascii="Arial" w:hAnsi="Arial" w:cs="Arial"/>
              <w:b/>
              <w:bCs/>
              <w:sz w:val="22"/>
              <w:szCs w:val="22"/>
              <w:u w:val="single"/>
            </w:rPr>
          </w:rPrChange>
        </w:rPr>
        <w:t>Final Cost Report and Financial Close-Out</w:t>
      </w:r>
      <w:r w:rsidR="0074145B" w:rsidRPr="00A03902">
        <w:rPr>
          <w:rFonts w:ascii="Arial" w:hAnsi="Arial" w:cs="Arial"/>
          <w:sz w:val="22"/>
          <w:szCs w:val="22"/>
          <w:rPrChange w:id="975" w:author="Elsabe Viljoen" w:date="2025-12-11T13:09:00Z" w16du:dateUtc="2025-12-11T11:09:00Z">
            <w:rPr>
              <w:rFonts w:ascii="Arial" w:hAnsi="Arial" w:cs="Arial"/>
              <w:b/>
              <w:bCs/>
              <w:sz w:val="22"/>
              <w:szCs w:val="22"/>
            </w:rPr>
          </w:rPrChange>
        </w:rPr>
        <w:t xml:space="preserve"> </w:t>
      </w:r>
    </w:p>
    <w:p w14:paraId="23E9A0F4" w14:textId="6062799F" w:rsidR="00CF4B2E" w:rsidRPr="00A03902" w:rsidRDefault="004923E8">
      <w:pPr>
        <w:spacing w:line="360" w:lineRule="auto"/>
        <w:ind w:left="720" w:hanging="720"/>
        <w:jc w:val="both"/>
        <w:rPr>
          <w:rFonts w:ascii="Arial" w:hAnsi="Arial" w:cs="Arial"/>
          <w:sz w:val="22"/>
          <w:szCs w:val="22"/>
        </w:rPr>
        <w:pPrChange w:id="976" w:author="Elsabe Viljoen" w:date="2025-11-28T06:48:00Z" w16du:dateUtc="2025-11-28T04:48:00Z">
          <w:pPr>
            <w:spacing w:line="360" w:lineRule="auto"/>
            <w:ind w:left="720" w:hanging="720"/>
          </w:pPr>
        </w:pPrChange>
      </w:pPr>
      <w:ins w:id="977" w:author="Elsabe Viljoen" w:date="2025-11-24T10:10:00Z" w16du:dateUtc="2025-11-24T08:10:00Z">
        <w:r w:rsidRPr="00A03902">
          <w:rPr>
            <w:rFonts w:ascii="Arial" w:hAnsi="Arial" w:cs="Arial"/>
            <w:sz w:val="22"/>
            <w:szCs w:val="22"/>
          </w:rPr>
          <w:t>7</w:t>
        </w:r>
      </w:ins>
      <w:del w:id="978"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.10.1</w:t>
      </w:r>
      <w:r w:rsidR="006C2C11" w:rsidRPr="00A03902">
        <w:rPr>
          <w:rFonts w:ascii="Arial" w:hAnsi="Arial" w:cs="Arial"/>
          <w:sz w:val="22"/>
          <w:szCs w:val="22"/>
        </w:rPr>
        <w:tab/>
      </w:r>
      <w:r w:rsidR="00CF4B2E" w:rsidRPr="00A03902">
        <w:rPr>
          <w:rFonts w:ascii="Arial" w:hAnsi="Arial" w:cs="Arial"/>
          <w:sz w:val="22"/>
          <w:szCs w:val="22"/>
        </w:rPr>
        <w:t>Within thirty (30) days of the delivery of the completed Project to Netflix, the Line Producer and the Production Accountant shall prepare a Final Cost Report that reconciles all expenditure incurred during production and provides all supporting documentation required by Netflix.</w:t>
      </w:r>
    </w:p>
    <w:p w14:paraId="01661C16" w14:textId="77777777" w:rsidR="006C2C11" w:rsidRPr="00A03902" w:rsidRDefault="006C2C11">
      <w:pPr>
        <w:spacing w:line="360" w:lineRule="auto"/>
        <w:jc w:val="both"/>
        <w:rPr>
          <w:rFonts w:ascii="Arial" w:hAnsi="Arial" w:cs="Arial"/>
          <w:sz w:val="22"/>
          <w:szCs w:val="22"/>
        </w:rPr>
        <w:pPrChange w:id="979" w:author="Elsabe Viljoen" w:date="2025-11-28T06:48:00Z" w16du:dateUtc="2025-11-28T04:48:00Z">
          <w:pPr>
            <w:spacing w:line="360" w:lineRule="auto"/>
          </w:pPr>
        </w:pPrChange>
      </w:pPr>
    </w:p>
    <w:p w14:paraId="54D068D6" w14:textId="02495935" w:rsidR="00CF4B2E" w:rsidRPr="00A03902" w:rsidRDefault="004923E8">
      <w:pPr>
        <w:spacing w:line="360" w:lineRule="auto"/>
        <w:ind w:left="720" w:hanging="720"/>
        <w:jc w:val="both"/>
        <w:rPr>
          <w:rFonts w:ascii="Arial" w:hAnsi="Arial" w:cs="Arial"/>
          <w:sz w:val="22"/>
          <w:szCs w:val="22"/>
        </w:rPr>
        <w:pPrChange w:id="980" w:author="Elsabe Viljoen" w:date="2025-11-28T06:48:00Z" w16du:dateUtc="2025-11-28T04:48:00Z">
          <w:pPr>
            <w:spacing w:line="360" w:lineRule="auto"/>
            <w:ind w:left="720" w:hanging="720"/>
          </w:pPr>
        </w:pPrChange>
      </w:pPr>
      <w:ins w:id="981" w:author="Elsabe Viljoen" w:date="2025-11-24T10:10:00Z" w16du:dateUtc="2025-11-24T08:10:00Z">
        <w:r w:rsidRPr="00A03902">
          <w:rPr>
            <w:rFonts w:ascii="Arial" w:hAnsi="Arial" w:cs="Arial"/>
            <w:sz w:val="22"/>
            <w:szCs w:val="22"/>
          </w:rPr>
          <w:t>7</w:t>
        </w:r>
      </w:ins>
      <w:del w:id="982"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.10.2</w:t>
      </w:r>
      <w:r w:rsidR="006C2C11" w:rsidRPr="00A03902">
        <w:rPr>
          <w:rFonts w:ascii="Arial" w:hAnsi="Arial" w:cs="Arial"/>
          <w:sz w:val="22"/>
          <w:szCs w:val="22"/>
        </w:rPr>
        <w:tab/>
      </w:r>
      <w:r w:rsidR="00CF4B2E" w:rsidRPr="00A03902">
        <w:rPr>
          <w:rFonts w:ascii="Arial" w:hAnsi="Arial" w:cs="Arial"/>
          <w:sz w:val="22"/>
          <w:szCs w:val="22"/>
        </w:rPr>
        <w:t>The Final Cost Report shall be reviewed and approved by the Executive Producers, by the Series Producer and by Netflix’s Production Finance Department before any further payments to the Parties may be made.</w:t>
      </w:r>
    </w:p>
    <w:p w14:paraId="6A8F3300" w14:textId="77777777" w:rsidR="006C2C11" w:rsidRPr="00A03902" w:rsidRDefault="006C2C11">
      <w:pPr>
        <w:spacing w:line="360" w:lineRule="auto"/>
        <w:jc w:val="both"/>
        <w:rPr>
          <w:rFonts w:ascii="Arial" w:hAnsi="Arial" w:cs="Arial"/>
          <w:sz w:val="22"/>
          <w:szCs w:val="22"/>
          <w:rPrChange w:id="983" w:author="Elsabe Viljoen" w:date="2025-12-11T13:09:00Z" w16du:dateUtc="2025-12-11T11:09:00Z">
            <w:rPr>
              <w:rFonts w:ascii="Arial" w:hAnsi="Arial" w:cs="Arial"/>
              <w:b/>
              <w:bCs/>
              <w:sz w:val="22"/>
              <w:szCs w:val="22"/>
            </w:rPr>
          </w:rPrChange>
        </w:rPr>
        <w:pPrChange w:id="984" w:author="Elsabe Viljoen" w:date="2025-11-28T06:48:00Z" w16du:dateUtc="2025-11-28T04:48:00Z">
          <w:pPr>
            <w:spacing w:line="360" w:lineRule="auto"/>
          </w:pPr>
        </w:pPrChange>
      </w:pPr>
    </w:p>
    <w:p w14:paraId="5A52BC6C" w14:textId="03A2E1A0" w:rsidR="00CF4B2E" w:rsidRPr="00A03902" w:rsidRDefault="004923E8">
      <w:pPr>
        <w:spacing w:line="360" w:lineRule="auto"/>
        <w:ind w:left="720" w:hanging="720"/>
        <w:jc w:val="both"/>
        <w:rPr>
          <w:rFonts w:ascii="Arial" w:hAnsi="Arial" w:cs="Arial"/>
          <w:sz w:val="22"/>
          <w:szCs w:val="22"/>
        </w:rPr>
        <w:pPrChange w:id="985" w:author="Elsabe Viljoen" w:date="2025-11-28T06:48:00Z" w16du:dateUtc="2025-11-28T04:48:00Z">
          <w:pPr>
            <w:spacing w:line="360" w:lineRule="auto"/>
            <w:ind w:left="720" w:hanging="720"/>
          </w:pPr>
        </w:pPrChange>
      </w:pPr>
      <w:ins w:id="986" w:author="Elsabe Viljoen" w:date="2025-11-24T10:10:00Z" w16du:dateUtc="2025-11-24T08:10:00Z">
        <w:r w:rsidRPr="00A03902">
          <w:rPr>
            <w:rFonts w:ascii="Arial" w:hAnsi="Arial" w:cs="Arial"/>
            <w:sz w:val="22"/>
            <w:szCs w:val="22"/>
          </w:rPr>
          <w:t>7</w:t>
        </w:r>
      </w:ins>
      <w:del w:id="987" w:author="Elsabe Viljoen" w:date="2025-11-24T10:10:00Z" w16du:dateUtc="2025-11-24T08:10:00Z">
        <w:r w:rsidR="00CF4B2E" w:rsidRPr="00A03902" w:rsidDel="004923E8">
          <w:rPr>
            <w:rFonts w:ascii="Arial" w:hAnsi="Arial" w:cs="Arial"/>
            <w:sz w:val="22"/>
            <w:szCs w:val="22"/>
          </w:rPr>
          <w:delText>8</w:delText>
        </w:r>
      </w:del>
      <w:r w:rsidR="00CF4B2E" w:rsidRPr="00A03902">
        <w:rPr>
          <w:rFonts w:ascii="Arial" w:hAnsi="Arial" w:cs="Arial"/>
          <w:sz w:val="22"/>
          <w:szCs w:val="22"/>
        </w:rPr>
        <w:t>.10.3</w:t>
      </w:r>
      <w:r w:rsidR="006C2C11" w:rsidRPr="00A03902">
        <w:rPr>
          <w:rFonts w:ascii="Arial" w:hAnsi="Arial" w:cs="Arial"/>
          <w:sz w:val="22"/>
          <w:szCs w:val="22"/>
        </w:rPr>
        <w:tab/>
      </w:r>
      <w:r w:rsidR="00CF4B2E" w:rsidRPr="00A03902">
        <w:rPr>
          <w:rFonts w:ascii="Arial" w:hAnsi="Arial" w:cs="Arial"/>
          <w:sz w:val="22"/>
          <w:szCs w:val="22"/>
        </w:rPr>
        <w:t>No final producer-fee residuals, backend profit participations, revenue shares or any other financial entitlements due to the Parties shall be disbursed until Netflix has confirmed in writing that the Final Cost Report has been reviewed, accepted and is deemed contractually complete.</w:t>
      </w:r>
    </w:p>
    <w:p w14:paraId="065F1046" w14:textId="77777777" w:rsidR="0044528B" w:rsidRPr="00A03902" w:rsidRDefault="0044528B">
      <w:pPr>
        <w:spacing w:line="360" w:lineRule="auto"/>
        <w:jc w:val="both"/>
        <w:rPr>
          <w:ins w:id="988" w:author="Elsabe Viljoen" w:date="2025-12-11T12:46:00Z" w16du:dateUtc="2025-12-11T10:46:00Z"/>
          <w:rFonts w:ascii="Arial" w:hAnsi="Arial" w:cs="Arial"/>
          <w:sz w:val="22"/>
          <w:szCs w:val="22"/>
        </w:rPr>
      </w:pPr>
    </w:p>
    <w:p w14:paraId="6787941B" w14:textId="7447D6D1" w:rsidR="00547089" w:rsidRPr="00A03902" w:rsidRDefault="00547089" w:rsidP="00547089">
      <w:pPr>
        <w:spacing w:line="360" w:lineRule="auto"/>
        <w:jc w:val="both"/>
        <w:rPr>
          <w:ins w:id="989" w:author="Elsabe Viljoen" w:date="2025-12-11T12:46:00Z"/>
          <w:rFonts w:ascii="Arial" w:hAnsi="Arial" w:cs="Arial"/>
          <w:sz w:val="22"/>
          <w:szCs w:val="22"/>
          <w:rPrChange w:id="990" w:author="Elsabe Viljoen" w:date="2025-12-11T13:09:00Z" w16du:dateUtc="2025-12-11T11:09:00Z">
            <w:rPr>
              <w:ins w:id="991" w:author="Elsabe Viljoen" w:date="2025-12-11T12:46:00Z"/>
              <w:rFonts w:ascii="Arial" w:hAnsi="Arial" w:cs="Arial"/>
              <w:b/>
              <w:bCs/>
              <w:sz w:val="22"/>
              <w:szCs w:val="22"/>
            </w:rPr>
          </w:rPrChange>
        </w:rPr>
      </w:pPr>
      <w:ins w:id="992" w:author="Elsabe Viljoen" w:date="2025-12-11T12:46:00Z" w16du:dateUtc="2025-12-11T10:46:00Z">
        <w:r w:rsidRPr="00A03902">
          <w:rPr>
            <w:rFonts w:ascii="Arial" w:hAnsi="Arial" w:cs="Arial"/>
            <w:sz w:val="22"/>
            <w:szCs w:val="22"/>
          </w:rPr>
          <w:t>7.11</w:t>
        </w:r>
        <w:r w:rsidRPr="00A03902">
          <w:rPr>
            <w:rFonts w:ascii="Arial" w:hAnsi="Arial" w:cs="Arial"/>
            <w:sz w:val="22"/>
            <w:szCs w:val="22"/>
          </w:rPr>
          <w:tab/>
        </w:r>
      </w:ins>
      <w:ins w:id="993" w:author="Elsabe Viljoen" w:date="2025-12-11T12:46:00Z">
        <w:r w:rsidRPr="00A03902">
          <w:rPr>
            <w:rFonts w:ascii="Arial" w:hAnsi="Arial" w:cs="Arial"/>
            <w:sz w:val="22"/>
            <w:szCs w:val="22"/>
            <w:u w:val="single"/>
            <w:rPrChange w:id="994" w:author="Elsabe Viljoen" w:date="2025-12-11T13:09:00Z" w16du:dateUtc="2025-12-11T11:09:00Z">
              <w:rPr>
                <w:rFonts w:ascii="Arial" w:hAnsi="Arial" w:cs="Arial"/>
                <w:b/>
                <w:bCs/>
                <w:sz w:val="22"/>
                <w:szCs w:val="22"/>
              </w:rPr>
            </w:rPrChange>
          </w:rPr>
          <w:t>Joint and Several Liability</w:t>
        </w:r>
      </w:ins>
    </w:p>
    <w:p w14:paraId="5749ABD2" w14:textId="77777777" w:rsidR="00547089" w:rsidRPr="00547089" w:rsidRDefault="00547089" w:rsidP="00547089">
      <w:pPr>
        <w:spacing w:line="360" w:lineRule="auto"/>
        <w:ind w:left="720"/>
        <w:jc w:val="both"/>
        <w:rPr>
          <w:ins w:id="995" w:author="Elsabe Viljoen" w:date="2025-12-11T12:46:00Z"/>
          <w:rFonts w:ascii="Arial" w:hAnsi="Arial" w:cs="Arial"/>
          <w:sz w:val="22"/>
          <w:szCs w:val="22"/>
        </w:rPr>
        <w:pPrChange w:id="996" w:author="Elsabe Viljoen" w:date="2025-12-11T12:47:00Z" w16du:dateUtc="2025-12-11T10:47:00Z">
          <w:pPr>
            <w:spacing w:line="360" w:lineRule="auto"/>
            <w:jc w:val="both"/>
          </w:pPr>
        </w:pPrChange>
      </w:pPr>
      <w:ins w:id="997" w:author="Elsabe Viljoen" w:date="2025-12-11T12:46:00Z">
        <w:r w:rsidRPr="00A03902">
          <w:rPr>
            <w:rFonts w:ascii="Arial" w:hAnsi="Arial" w:cs="Arial"/>
            <w:sz w:val="22"/>
            <w:szCs w:val="22"/>
          </w:rPr>
          <w:t>Infinity Films and Idea Candy agree that all warranties, indemnities, undertakings and obligations under this Agreement, and under any Development or Production Agreement concluded with Netflix, shall be binding upon them jointly and severally. Netflix or any beneficiary of such warranties shall be entitled to proceed against either Party without the need to join the other Party, and no release, indulgence</w:t>
        </w:r>
        <w:r w:rsidRPr="00547089">
          <w:rPr>
            <w:rFonts w:ascii="Arial" w:hAnsi="Arial" w:cs="Arial"/>
            <w:sz w:val="22"/>
            <w:szCs w:val="22"/>
          </w:rPr>
          <w:t xml:space="preserve"> or waiver granted to one Party shall affect the continuing liability of the other.</w:t>
        </w:r>
      </w:ins>
    </w:p>
    <w:p w14:paraId="386F02DB" w14:textId="4051733A" w:rsidR="00547089" w:rsidRPr="008F296B" w:rsidRDefault="00547089">
      <w:pPr>
        <w:spacing w:line="360" w:lineRule="auto"/>
        <w:jc w:val="both"/>
        <w:rPr>
          <w:rFonts w:ascii="Arial" w:hAnsi="Arial" w:cs="Arial"/>
          <w:sz w:val="22"/>
          <w:szCs w:val="22"/>
        </w:rPr>
        <w:pPrChange w:id="998" w:author="Elsabe Viljoen" w:date="2025-11-28T06:48:00Z" w16du:dateUtc="2025-11-28T04:48:00Z">
          <w:pPr>
            <w:spacing w:line="360" w:lineRule="auto"/>
          </w:pPr>
        </w:pPrChange>
      </w:pPr>
    </w:p>
    <w:p w14:paraId="424C3973" w14:textId="7DA9F0BF" w:rsidR="0044528B" w:rsidRPr="008F296B" w:rsidRDefault="004923E8">
      <w:pPr>
        <w:spacing w:line="360" w:lineRule="auto"/>
        <w:jc w:val="both"/>
        <w:rPr>
          <w:rFonts w:ascii="Arial" w:hAnsi="Arial" w:cs="Arial"/>
          <w:b/>
          <w:bCs/>
          <w:sz w:val="22"/>
          <w:szCs w:val="22"/>
          <w:u w:val="single"/>
        </w:rPr>
        <w:pPrChange w:id="999" w:author="Elsabe Viljoen" w:date="2025-11-28T06:48:00Z" w16du:dateUtc="2025-11-28T04:48:00Z">
          <w:pPr>
            <w:spacing w:line="360" w:lineRule="auto"/>
          </w:pPr>
        </w:pPrChange>
      </w:pPr>
      <w:ins w:id="1000" w:author="Elsabe Viljoen" w:date="2025-11-24T10:10:00Z" w16du:dateUtc="2025-11-24T08:10:00Z">
        <w:r>
          <w:rPr>
            <w:rFonts w:ascii="Arial" w:hAnsi="Arial" w:cs="Arial"/>
            <w:b/>
            <w:bCs/>
            <w:sz w:val="22"/>
            <w:szCs w:val="22"/>
          </w:rPr>
          <w:t>8</w:t>
        </w:r>
      </w:ins>
      <w:del w:id="1001" w:author="Elsabe Viljoen" w:date="2025-11-24T10:10:00Z" w16du:dateUtc="2025-11-24T08:10:00Z">
        <w:r w:rsidR="0044528B" w:rsidRPr="008F296B" w:rsidDel="004923E8">
          <w:rPr>
            <w:rFonts w:ascii="Arial" w:hAnsi="Arial" w:cs="Arial"/>
            <w:b/>
            <w:bCs/>
            <w:sz w:val="22"/>
            <w:szCs w:val="22"/>
          </w:rPr>
          <w:delText>9</w:delText>
        </w:r>
      </w:del>
      <w:r w:rsidR="0044528B" w:rsidRPr="008F296B">
        <w:rPr>
          <w:rFonts w:ascii="Arial" w:hAnsi="Arial" w:cs="Arial"/>
          <w:b/>
          <w:bCs/>
          <w:sz w:val="22"/>
          <w:szCs w:val="22"/>
        </w:rPr>
        <w:t xml:space="preserve">. </w:t>
      </w:r>
      <w:r w:rsidR="006C2C11" w:rsidRPr="008F296B">
        <w:rPr>
          <w:rFonts w:ascii="Arial" w:hAnsi="Arial" w:cs="Arial"/>
          <w:b/>
          <w:bCs/>
          <w:sz w:val="22"/>
          <w:szCs w:val="22"/>
        </w:rPr>
        <w:tab/>
      </w:r>
      <w:r w:rsidR="0044528B" w:rsidRPr="008F296B">
        <w:rPr>
          <w:rFonts w:ascii="Arial" w:hAnsi="Arial" w:cs="Arial"/>
          <w:b/>
          <w:bCs/>
          <w:sz w:val="22"/>
          <w:szCs w:val="22"/>
          <w:u w:val="single"/>
        </w:rPr>
        <w:t>LIABILITY, WARRANTIES, INDEMNITIES, INSURANCE AND RISK ALLOCATION</w:t>
      </w:r>
    </w:p>
    <w:p w14:paraId="4AD9F798" w14:textId="6D37FA19" w:rsidR="00263F7C" w:rsidRPr="00263F7C" w:rsidRDefault="004923E8">
      <w:pPr>
        <w:spacing w:line="360" w:lineRule="auto"/>
        <w:ind w:left="720" w:hanging="720"/>
        <w:jc w:val="both"/>
        <w:rPr>
          <w:rFonts w:ascii="Arial" w:hAnsi="Arial" w:cs="Arial"/>
          <w:sz w:val="22"/>
          <w:szCs w:val="22"/>
        </w:rPr>
        <w:pPrChange w:id="1002" w:author="Elsabe Viljoen" w:date="2025-11-28T06:48:00Z" w16du:dateUtc="2025-11-28T04:48:00Z">
          <w:pPr>
            <w:spacing w:line="360" w:lineRule="auto"/>
            <w:ind w:left="720" w:hanging="720"/>
          </w:pPr>
        </w:pPrChange>
      </w:pPr>
      <w:ins w:id="1003" w:author="Elsabe Viljoen" w:date="2025-11-24T10:10:00Z" w16du:dateUtc="2025-11-24T08:10:00Z">
        <w:r>
          <w:rPr>
            <w:rFonts w:ascii="Arial" w:hAnsi="Arial" w:cs="Arial"/>
            <w:sz w:val="22"/>
            <w:szCs w:val="22"/>
          </w:rPr>
          <w:t>8</w:t>
        </w:r>
      </w:ins>
      <w:del w:id="1004" w:author="Elsabe Viljoen" w:date="2025-11-24T10:10:00Z" w16du:dateUtc="2025-11-24T08:10:00Z">
        <w:r w:rsidR="00263F7C" w:rsidDel="004923E8">
          <w:rPr>
            <w:rFonts w:ascii="Arial" w:hAnsi="Arial" w:cs="Arial"/>
            <w:sz w:val="22"/>
            <w:szCs w:val="22"/>
          </w:rPr>
          <w:delText>9</w:delText>
        </w:r>
      </w:del>
      <w:r w:rsidR="00263F7C">
        <w:rPr>
          <w:rFonts w:ascii="Arial" w:hAnsi="Arial" w:cs="Arial"/>
          <w:sz w:val="22"/>
          <w:szCs w:val="22"/>
        </w:rPr>
        <w:t>.1</w:t>
      </w:r>
      <w:r w:rsidR="00263F7C">
        <w:rPr>
          <w:rFonts w:ascii="Arial" w:hAnsi="Arial" w:cs="Arial"/>
          <w:sz w:val="22"/>
          <w:szCs w:val="22"/>
        </w:rPr>
        <w:tab/>
      </w:r>
      <w:del w:id="1005" w:author="Elsabe Viljoen" w:date="2025-11-24T11:58:00Z" w16du:dateUtc="2025-11-24T09:58:00Z">
        <w:r w:rsidR="00263F7C" w:rsidRPr="00263F7C" w:rsidDel="00E03360">
          <w:rPr>
            <w:rFonts w:ascii="Arial" w:hAnsi="Arial" w:cs="Arial"/>
            <w:sz w:val="22"/>
            <w:szCs w:val="22"/>
          </w:rPr>
          <w:delText>The Parties acknowledge that, although this Section 9 and the subsequent Sections 10, 11 and 12 contain references to narrative structure, editorial choices, storylines, tone, episode descriptions, contributor engagements and related creative elements, all such descriptions remain indicative, non-binding and subject to creative evolution, investigative developments, editorial discretion and Netflix’s reasonable review requirements.</w:delText>
        </w:r>
        <w:r w:rsidR="00263F7C" w:rsidDel="00E03360">
          <w:rPr>
            <w:rFonts w:ascii="Arial" w:hAnsi="Arial" w:cs="Arial"/>
            <w:sz w:val="22"/>
            <w:szCs w:val="22"/>
          </w:rPr>
          <w:delText xml:space="preserve"> </w:delText>
        </w:r>
        <w:r w:rsidR="00263F7C" w:rsidRPr="00263F7C" w:rsidDel="00E03360">
          <w:rPr>
            <w:rFonts w:ascii="Arial" w:hAnsi="Arial" w:cs="Arial"/>
            <w:sz w:val="22"/>
            <w:szCs w:val="22"/>
          </w:rPr>
          <w:delText>Nothing in Sections 9 to 12 shall be interpreted as obliging either Party to adhere to any fixed editorial structure, storyline, episode sequence, contributor list, narrative device, or creative treatment. All creative elements remain subject to refinement, adjustment or change during Development, Production and Post-Production, provided Netflix’s legal, ethical and factual-accuracy requirements continue to be met.</w:delText>
        </w:r>
      </w:del>
      <w:ins w:id="1006" w:author="Elsabe Viljoen" w:date="2025-11-24T11:58:00Z" w16du:dateUtc="2025-11-24T09:58:00Z">
        <w:r w:rsidR="00E03360" w:rsidRPr="00E03360">
          <w:t xml:space="preserve"> </w:t>
        </w:r>
      </w:ins>
      <w:ins w:id="1007" w:author="Elsabe Viljoen" w:date="2025-11-24T11:58:00Z">
        <w:r w:rsidR="00E03360" w:rsidRPr="00E03360">
          <w:rPr>
            <w:rFonts w:ascii="Arial" w:hAnsi="Arial" w:cs="Arial"/>
            <w:sz w:val="22"/>
            <w:szCs w:val="22"/>
          </w:rPr>
          <w:t>The Parties acknowledge that, although this Agreement contains references to narrative structure, editorial choices, storylines, thematic intentions, episode descriptions, contributor engagement plans and other creative elements</w:t>
        </w:r>
      </w:ins>
      <w:ins w:id="1008" w:author="Elsabe Viljoen" w:date="2025-11-24T11:59:00Z" w16du:dateUtc="2025-11-24T09:59:00Z">
        <w:r w:rsidR="00E03360">
          <w:rPr>
            <w:rFonts w:ascii="Arial" w:hAnsi="Arial" w:cs="Arial"/>
            <w:sz w:val="22"/>
            <w:szCs w:val="22"/>
          </w:rPr>
          <w:t xml:space="preserve">, </w:t>
        </w:r>
      </w:ins>
      <w:ins w:id="1009" w:author="Elsabe Viljoen" w:date="2025-11-24T11:58:00Z">
        <w:r w:rsidR="00E03360" w:rsidRPr="00E03360">
          <w:rPr>
            <w:rFonts w:ascii="Arial" w:hAnsi="Arial" w:cs="Arial"/>
            <w:sz w:val="22"/>
            <w:szCs w:val="22"/>
          </w:rPr>
          <w:t xml:space="preserve">including those set out in </w:t>
        </w:r>
        <w:r w:rsidR="00E03360" w:rsidRPr="00E03360">
          <w:rPr>
            <w:rFonts w:ascii="Arial" w:hAnsi="Arial" w:cs="Arial"/>
            <w:sz w:val="22"/>
            <w:szCs w:val="22"/>
            <w:rPrChange w:id="1010" w:author="Elsabe Viljoen" w:date="2025-11-24T11:59:00Z" w16du:dateUtc="2025-11-24T09:59:00Z">
              <w:rPr>
                <w:rFonts w:ascii="Arial" w:hAnsi="Arial" w:cs="Arial"/>
                <w:b/>
                <w:bCs/>
                <w:sz w:val="22"/>
                <w:szCs w:val="22"/>
              </w:rPr>
            </w:rPrChange>
          </w:rPr>
          <w:t>clauses 1.15 to 1.18</w:t>
        </w:r>
        <w:r w:rsidR="00E03360" w:rsidRPr="00E03360">
          <w:rPr>
            <w:rFonts w:ascii="Arial" w:hAnsi="Arial" w:cs="Arial"/>
            <w:sz w:val="22"/>
            <w:szCs w:val="22"/>
          </w:rPr>
          <w:t xml:space="preserve">, </w:t>
        </w:r>
        <w:r w:rsidR="00E03360" w:rsidRPr="00E03360">
          <w:rPr>
            <w:rFonts w:ascii="Arial" w:hAnsi="Arial" w:cs="Arial"/>
            <w:sz w:val="22"/>
            <w:szCs w:val="22"/>
            <w:rPrChange w:id="1011" w:author="Elsabe Viljoen" w:date="2025-11-24T11:59:00Z" w16du:dateUtc="2025-11-24T09:59:00Z">
              <w:rPr>
                <w:rFonts w:ascii="Arial" w:hAnsi="Arial" w:cs="Arial"/>
                <w:b/>
                <w:bCs/>
                <w:sz w:val="22"/>
                <w:szCs w:val="22"/>
              </w:rPr>
            </w:rPrChange>
          </w:rPr>
          <w:t>clause 3</w:t>
        </w:r>
        <w:r w:rsidR="00E03360" w:rsidRPr="00E03360">
          <w:rPr>
            <w:rFonts w:ascii="Arial" w:hAnsi="Arial" w:cs="Arial"/>
            <w:sz w:val="22"/>
            <w:szCs w:val="22"/>
          </w:rPr>
          <w:t xml:space="preserve">, and the development materials described in </w:t>
        </w:r>
        <w:r w:rsidR="00E03360" w:rsidRPr="00E03360">
          <w:rPr>
            <w:rFonts w:ascii="Arial" w:hAnsi="Arial" w:cs="Arial"/>
            <w:sz w:val="22"/>
            <w:szCs w:val="22"/>
            <w:rPrChange w:id="1012" w:author="Elsabe Viljoen" w:date="2025-11-24T11:59:00Z" w16du:dateUtc="2025-11-24T09:59:00Z">
              <w:rPr>
                <w:rFonts w:ascii="Arial" w:hAnsi="Arial" w:cs="Arial"/>
                <w:b/>
                <w:bCs/>
                <w:sz w:val="22"/>
                <w:szCs w:val="22"/>
              </w:rPr>
            </w:rPrChange>
          </w:rPr>
          <w:t>clause 10.2</w:t>
        </w:r>
      </w:ins>
      <w:ins w:id="1013" w:author="Elsabe Viljoen" w:date="2025-11-24T11:59:00Z" w16du:dateUtc="2025-11-24T09:59:00Z">
        <w:r w:rsidR="00E03360" w:rsidRPr="00E03360">
          <w:rPr>
            <w:rFonts w:ascii="Arial" w:hAnsi="Arial" w:cs="Arial"/>
            <w:sz w:val="22"/>
            <w:szCs w:val="22"/>
            <w:rPrChange w:id="1014" w:author="Elsabe Viljoen" w:date="2025-11-24T11:59:00Z" w16du:dateUtc="2025-11-24T09:59:00Z">
              <w:rPr>
                <w:rFonts w:ascii="Arial" w:hAnsi="Arial" w:cs="Arial"/>
                <w:b/>
                <w:bCs/>
                <w:sz w:val="22"/>
                <w:szCs w:val="22"/>
              </w:rPr>
            </w:rPrChange>
          </w:rPr>
          <w:t xml:space="preserve">, </w:t>
        </w:r>
      </w:ins>
      <w:ins w:id="1015" w:author="Elsabe Viljoen" w:date="2025-11-24T11:58:00Z">
        <w:r w:rsidR="00E03360" w:rsidRPr="00E03360">
          <w:rPr>
            <w:rFonts w:ascii="Arial" w:hAnsi="Arial" w:cs="Arial"/>
            <w:sz w:val="22"/>
            <w:szCs w:val="22"/>
          </w:rPr>
          <w:t xml:space="preserve">all such descriptions are indicative, non-binding and subject to creative evolution, investigative developments, editorial discretion and Netflix’s reasonable review requirements. Nothing in those clauses shall be interpreted as obliging either Party to adhere to any fixed editorial structure, storyline, episode sequence, contributor list, narrative device or creative treatment. All creative elements remain subject to refinement, adjustment or change during Development, Production and Post-Production, </w:t>
        </w:r>
        <w:proofErr w:type="gramStart"/>
        <w:r w:rsidR="00E03360" w:rsidRPr="00E03360">
          <w:rPr>
            <w:rFonts w:ascii="Arial" w:hAnsi="Arial" w:cs="Arial"/>
            <w:sz w:val="22"/>
            <w:szCs w:val="22"/>
          </w:rPr>
          <w:t>provided that</w:t>
        </w:r>
        <w:proofErr w:type="gramEnd"/>
        <w:r w:rsidR="00E03360" w:rsidRPr="00E03360">
          <w:rPr>
            <w:rFonts w:ascii="Arial" w:hAnsi="Arial" w:cs="Arial"/>
            <w:sz w:val="22"/>
            <w:szCs w:val="22"/>
          </w:rPr>
          <w:t xml:space="preserve"> Netflix’s legal, ethical and factual-accuracy requirements continue to be met.</w:t>
        </w:r>
      </w:ins>
    </w:p>
    <w:p w14:paraId="0D702A22" w14:textId="26FC4F06" w:rsidR="00263F7C" w:rsidRPr="00A03902" w:rsidRDefault="00263F7C">
      <w:pPr>
        <w:spacing w:line="360" w:lineRule="auto"/>
        <w:jc w:val="both"/>
        <w:rPr>
          <w:rFonts w:ascii="Arial" w:hAnsi="Arial" w:cs="Arial"/>
          <w:sz w:val="22"/>
          <w:szCs w:val="22"/>
          <w:rPrChange w:id="1016" w:author="Elsabe Viljoen" w:date="2025-12-11T13:09:00Z" w16du:dateUtc="2025-12-11T11:09:00Z">
            <w:rPr>
              <w:rFonts w:ascii="Arial" w:hAnsi="Arial" w:cs="Arial"/>
              <w:b/>
              <w:bCs/>
              <w:sz w:val="22"/>
              <w:szCs w:val="22"/>
            </w:rPr>
          </w:rPrChange>
        </w:rPr>
        <w:pPrChange w:id="1017" w:author="Elsabe Viljoen" w:date="2025-11-28T06:48:00Z" w16du:dateUtc="2025-11-28T04:48:00Z">
          <w:pPr>
            <w:spacing w:line="360" w:lineRule="auto"/>
          </w:pPr>
        </w:pPrChange>
      </w:pPr>
    </w:p>
    <w:p w14:paraId="0144D7E2" w14:textId="2B47E63E" w:rsidR="0044528B" w:rsidRPr="00A03902" w:rsidRDefault="004923E8">
      <w:pPr>
        <w:spacing w:line="360" w:lineRule="auto"/>
        <w:jc w:val="both"/>
        <w:rPr>
          <w:rFonts w:ascii="Arial" w:hAnsi="Arial" w:cs="Arial"/>
          <w:sz w:val="22"/>
          <w:szCs w:val="22"/>
          <w:u w:val="single"/>
          <w:rPrChange w:id="1018" w:author="Elsabe Viljoen" w:date="2025-12-11T13:09:00Z" w16du:dateUtc="2025-12-11T11:09:00Z">
            <w:rPr>
              <w:rFonts w:ascii="Arial" w:hAnsi="Arial" w:cs="Arial"/>
              <w:b/>
              <w:bCs/>
              <w:sz w:val="22"/>
              <w:szCs w:val="22"/>
              <w:u w:val="single"/>
            </w:rPr>
          </w:rPrChange>
        </w:rPr>
        <w:pPrChange w:id="1019" w:author="Elsabe Viljoen" w:date="2025-11-28T06:48:00Z" w16du:dateUtc="2025-11-28T04:48:00Z">
          <w:pPr>
            <w:spacing w:line="360" w:lineRule="auto"/>
          </w:pPr>
        </w:pPrChange>
      </w:pPr>
      <w:ins w:id="1020" w:author="Elsabe Viljoen" w:date="2025-11-24T10:10:00Z" w16du:dateUtc="2025-11-24T08:10:00Z">
        <w:r w:rsidRPr="00A03902">
          <w:rPr>
            <w:rFonts w:ascii="Arial" w:hAnsi="Arial" w:cs="Arial"/>
            <w:sz w:val="22"/>
            <w:szCs w:val="22"/>
            <w:rPrChange w:id="1021" w:author="Elsabe Viljoen" w:date="2025-12-11T13:09:00Z" w16du:dateUtc="2025-12-11T11:09:00Z">
              <w:rPr>
                <w:rFonts w:ascii="Arial" w:hAnsi="Arial" w:cs="Arial"/>
                <w:b/>
                <w:bCs/>
                <w:sz w:val="22"/>
                <w:szCs w:val="22"/>
              </w:rPr>
            </w:rPrChange>
          </w:rPr>
          <w:t>8</w:t>
        </w:r>
      </w:ins>
      <w:del w:id="1022" w:author="Elsabe Viljoen" w:date="2025-11-24T10:10:00Z" w16du:dateUtc="2025-11-24T08:10:00Z">
        <w:r w:rsidR="0044528B" w:rsidRPr="00A03902" w:rsidDel="004923E8">
          <w:rPr>
            <w:rFonts w:ascii="Arial" w:hAnsi="Arial" w:cs="Arial"/>
            <w:sz w:val="22"/>
            <w:szCs w:val="22"/>
            <w:rPrChange w:id="1023" w:author="Elsabe Viljoen" w:date="2025-12-11T13:09:00Z" w16du:dateUtc="2025-12-11T11:09:00Z">
              <w:rPr>
                <w:rFonts w:ascii="Arial" w:hAnsi="Arial" w:cs="Arial"/>
                <w:b/>
                <w:bCs/>
                <w:sz w:val="22"/>
                <w:szCs w:val="22"/>
              </w:rPr>
            </w:rPrChange>
          </w:rPr>
          <w:delText>9</w:delText>
        </w:r>
      </w:del>
      <w:r w:rsidR="0044528B" w:rsidRPr="00A03902">
        <w:rPr>
          <w:rFonts w:ascii="Arial" w:hAnsi="Arial" w:cs="Arial"/>
          <w:sz w:val="22"/>
          <w:szCs w:val="22"/>
          <w:rPrChange w:id="1024" w:author="Elsabe Viljoen" w:date="2025-12-11T13:09:00Z" w16du:dateUtc="2025-12-11T11:09:00Z">
            <w:rPr>
              <w:rFonts w:ascii="Arial" w:hAnsi="Arial" w:cs="Arial"/>
              <w:b/>
              <w:bCs/>
              <w:sz w:val="22"/>
              <w:szCs w:val="22"/>
            </w:rPr>
          </w:rPrChange>
        </w:rPr>
        <w:t>.</w:t>
      </w:r>
      <w:r w:rsidR="00263F7C" w:rsidRPr="00A03902">
        <w:rPr>
          <w:rFonts w:ascii="Arial" w:hAnsi="Arial" w:cs="Arial"/>
          <w:sz w:val="22"/>
          <w:szCs w:val="22"/>
          <w:rPrChange w:id="1025" w:author="Elsabe Viljoen" w:date="2025-12-11T13:09:00Z" w16du:dateUtc="2025-12-11T11:09:00Z">
            <w:rPr>
              <w:rFonts w:ascii="Arial" w:hAnsi="Arial" w:cs="Arial"/>
              <w:b/>
              <w:bCs/>
              <w:sz w:val="22"/>
              <w:szCs w:val="22"/>
            </w:rPr>
          </w:rPrChange>
        </w:rPr>
        <w:t>2</w:t>
      </w:r>
      <w:r w:rsidR="0044528B" w:rsidRPr="00A03902">
        <w:rPr>
          <w:rFonts w:ascii="Arial" w:hAnsi="Arial" w:cs="Arial"/>
          <w:sz w:val="22"/>
          <w:szCs w:val="22"/>
          <w:rPrChange w:id="1026" w:author="Elsabe Viljoen" w:date="2025-12-11T13:09:00Z" w16du:dateUtc="2025-12-11T11:09:00Z">
            <w:rPr>
              <w:rFonts w:ascii="Arial" w:hAnsi="Arial" w:cs="Arial"/>
              <w:b/>
              <w:bCs/>
              <w:sz w:val="22"/>
              <w:szCs w:val="22"/>
            </w:rPr>
          </w:rPrChange>
        </w:rPr>
        <w:t xml:space="preserve"> </w:t>
      </w:r>
      <w:r w:rsidR="006C2C11" w:rsidRPr="00A03902">
        <w:rPr>
          <w:rFonts w:ascii="Arial" w:hAnsi="Arial" w:cs="Arial"/>
          <w:sz w:val="22"/>
          <w:szCs w:val="22"/>
          <w:rPrChange w:id="1027"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028" w:author="Elsabe Viljoen" w:date="2025-12-11T13:09:00Z" w16du:dateUtc="2025-12-11T11:09:00Z">
            <w:rPr>
              <w:rFonts w:ascii="Arial" w:hAnsi="Arial" w:cs="Arial"/>
              <w:b/>
              <w:bCs/>
              <w:sz w:val="22"/>
              <w:szCs w:val="22"/>
              <w:u w:val="single"/>
            </w:rPr>
          </w:rPrChange>
        </w:rPr>
        <w:t>General Principles of Liability</w:t>
      </w:r>
    </w:p>
    <w:p w14:paraId="491AAA2E" w14:textId="63ED2ADA" w:rsidR="0044528B" w:rsidRPr="00A03902" w:rsidRDefault="004923E8">
      <w:pPr>
        <w:spacing w:line="360" w:lineRule="auto"/>
        <w:ind w:left="720" w:hanging="720"/>
        <w:jc w:val="both"/>
        <w:rPr>
          <w:rFonts w:ascii="Arial" w:hAnsi="Arial" w:cs="Arial"/>
          <w:sz w:val="22"/>
          <w:szCs w:val="22"/>
        </w:rPr>
        <w:pPrChange w:id="1029" w:author="Elsabe Viljoen" w:date="2025-11-28T06:48:00Z" w16du:dateUtc="2025-11-28T04:48:00Z">
          <w:pPr>
            <w:spacing w:line="360" w:lineRule="auto"/>
            <w:ind w:left="720" w:hanging="720"/>
          </w:pPr>
        </w:pPrChange>
      </w:pPr>
      <w:ins w:id="1030" w:author="Elsabe Viljoen" w:date="2025-11-24T10:11:00Z" w16du:dateUtc="2025-11-24T08:11:00Z">
        <w:r w:rsidRPr="00A03902">
          <w:rPr>
            <w:rFonts w:ascii="Arial" w:hAnsi="Arial" w:cs="Arial"/>
            <w:sz w:val="22"/>
            <w:szCs w:val="22"/>
          </w:rPr>
          <w:t>8</w:t>
        </w:r>
      </w:ins>
      <w:del w:id="1031" w:author="Elsabe Viljoen" w:date="2025-11-24T10:11:00Z" w16du:dateUtc="2025-11-24T08:11:00Z">
        <w:r w:rsidR="0044528B" w:rsidRPr="00A03902" w:rsidDel="004923E8">
          <w:rPr>
            <w:rFonts w:ascii="Arial" w:hAnsi="Arial" w:cs="Arial"/>
            <w:sz w:val="22"/>
            <w:szCs w:val="22"/>
          </w:rPr>
          <w:delText>9</w:delText>
        </w:r>
      </w:del>
      <w:r w:rsidR="0044528B" w:rsidRPr="00A03902">
        <w:rPr>
          <w:rFonts w:ascii="Arial" w:hAnsi="Arial" w:cs="Arial"/>
          <w:sz w:val="22"/>
          <w:szCs w:val="22"/>
        </w:rPr>
        <w:t>.</w:t>
      </w:r>
      <w:r w:rsidR="00263F7C" w:rsidRPr="00A03902">
        <w:rPr>
          <w:rFonts w:ascii="Arial" w:hAnsi="Arial" w:cs="Arial"/>
          <w:sz w:val="22"/>
          <w:szCs w:val="22"/>
        </w:rPr>
        <w:t>2</w:t>
      </w:r>
      <w:r w:rsidR="0044528B" w:rsidRPr="00A03902">
        <w:rPr>
          <w:rFonts w:ascii="Arial" w:hAnsi="Arial" w:cs="Arial"/>
          <w:sz w:val="22"/>
          <w:szCs w:val="22"/>
        </w:rPr>
        <w:t xml:space="preserve">.1 </w:t>
      </w:r>
      <w:r w:rsidR="006C2C11" w:rsidRPr="00A03902">
        <w:rPr>
          <w:rFonts w:ascii="Arial" w:hAnsi="Arial" w:cs="Arial"/>
          <w:sz w:val="22"/>
          <w:szCs w:val="22"/>
        </w:rPr>
        <w:tab/>
      </w:r>
      <w:r w:rsidR="0044528B" w:rsidRPr="00A03902">
        <w:rPr>
          <w:rFonts w:ascii="Arial" w:hAnsi="Arial" w:cs="Arial"/>
          <w:sz w:val="22"/>
          <w:szCs w:val="22"/>
        </w:rPr>
        <w:t>The Parties acknowledge that the production of a high-risk, true-crime documentary series of this nature entails significant legal, ethical, financial and reputational exposure, arising from, among other things, the handling of sensitive material, interaction with vulnerable contributors, engagement with law-enforcement officials, and reliance on archival and State-produced evidence.</w:t>
      </w:r>
    </w:p>
    <w:p w14:paraId="5B02E3AD" w14:textId="77777777" w:rsidR="006C2C11" w:rsidRPr="00A03902" w:rsidRDefault="006C2C11">
      <w:pPr>
        <w:spacing w:line="360" w:lineRule="auto"/>
        <w:jc w:val="both"/>
        <w:rPr>
          <w:rFonts w:ascii="Arial" w:hAnsi="Arial" w:cs="Arial"/>
          <w:sz w:val="22"/>
          <w:szCs w:val="22"/>
        </w:rPr>
        <w:pPrChange w:id="1032" w:author="Elsabe Viljoen" w:date="2025-11-28T06:48:00Z" w16du:dateUtc="2025-11-28T04:48:00Z">
          <w:pPr>
            <w:spacing w:line="360" w:lineRule="auto"/>
          </w:pPr>
        </w:pPrChange>
      </w:pPr>
    </w:p>
    <w:p w14:paraId="1EFF7F94" w14:textId="585897D8" w:rsidR="0044528B" w:rsidRPr="00A03902" w:rsidRDefault="004923E8">
      <w:pPr>
        <w:spacing w:line="360" w:lineRule="auto"/>
        <w:ind w:left="720" w:hanging="720"/>
        <w:jc w:val="both"/>
        <w:rPr>
          <w:rFonts w:ascii="Arial" w:hAnsi="Arial" w:cs="Arial"/>
          <w:sz w:val="22"/>
          <w:szCs w:val="22"/>
        </w:rPr>
        <w:pPrChange w:id="1033" w:author="Elsabe Viljoen" w:date="2025-11-28T06:48:00Z" w16du:dateUtc="2025-11-28T04:48:00Z">
          <w:pPr>
            <w:spacing w:line="360" w:lineRule="auto"/>
            <w:ind w:left="720" w:hanging="720"/>
          </w:pPr>
        </w:pPrChange>
      </w:pPr>
      <w:ins w:id="1034" w:author="Elsabe Viljoen" w:date="2025-11-24T10:11:00Z" w16du:dateUtc="2025-11-24T08:11:00Z">
        <w:r w:rsidRPr="00A03902">
          <w:rPr>
            <w:rFonts w:ascii="Arial" w:hAnsi="Arial" w:cs="Arial"/>
            <w:sz w:val="22"/>
            <w:szCs w:val="22"/>
          </w:rPr>
          <w:t>8</w:t>
        </w:r>
      </w:ins>
      <w:del w:id="1035" w:author="Elsabe Viljoen" w:date="2025-11-24T10:11:00Z" w16du:dateUtc="2025-11-24T08:11:00Z">
        <w:r w:rsidR="0044528B" w:rsidRPr="00A03902" w:rsidDel="004923E8">
          <w:rPr>
            <w:rFonts w:ascii="Arial" w:hAnsi="Arial" w:cs="Arial"/>
            <w:sz w:val="22"/>
            <w:szCs w:val="22"/>
          </w:rPr>
          <w:delText>9</w:delText>
        </w:r>
      </w:del>
      <w:r w:rsidR="0044528B" w:rsidRPr="00A03902">
        <w:rPr>
          <w:rFonts w:ascii="Arial" w:hAnsi="Arial" w:cs="Arial"/>
          <w:sz w:val="22"/>
          <w:szCs w:val="22"/>
        </w:rPr>
        <w:t>.</w:t>
      </w:r>
      <w:r w:rsidR="00263F7C" w:rsidRPr="00A03902">
        <w:rPr>
          <w:rFonts w:ascii="Arial" w:hAnsi="Arial" w:cs="Arial"/>
          <w:sz w:val="22"/>
          <w:szCs w:val="22"/>
        </w:rPr>
        <w:t>2</w:t>
      </w:r>
      <w:r w:rsidR="0044528B" w:rsidRPr="00A03902">
        <w:rPr>
          <w:rFonts w:ascii="Arial" w:hAnsi="Arial" w:cs="Arial"/>
          <w:sz w:val="22"/>
          <w:szCs w:val="22"/>
        </w:rPr>
        <w:t xml:space="preserve">.2 </w:t>
      </w:r>
      <w:r w:rsidR="006C2C11" w:rsidRPr="00A03902">
        <w:rPr>
          <w:rFonts w:ascii="Arial" w:hAnsi="Arial" w:cs="Arial"/>
          <w:sz w:val="22"/>
          <w:szCs w:val="22"/>
        </w:rPr>
        <w:tab/>
      </w:r>
      <w:r w:rsidR="0044528B" w:rsidRPr="00A03902">
        <w:rPr>
          <w:rFonts w:ascii="Arial" w:hAnsi="Arial" w:cs="Arial"/>
          <w:sz w:val="22"/>
          <w:szCs w:val="22"/>
        </w:rPr>
        <w:t>The Parties agree to adopt and maintain a comprehensive and proactive approach to risk management throughout development, pre-production, production and post-production, ensuring that all foreseeable risks are identified, mitigated, recorded and addressed in accordance with legal requirements, industry best practice and Netflix’s internal protocols.</w:t>
      </w:r>
    </w:p>
    <w:p w14:paraId="4ACE200A" w14:textId="3202C67E" w:rsidR="0044528B" w:rsidRPr="00A03902" w:rsidRDefault="0044528B">
      <w:pPr>
        <w:spacing w:line="360" w:lineRule="auto"/>
        <w:jc w:val="both"/>
        <w:rPr>
          <w:rFonts w:ascii="Arial" w:hAnsi="Arial" w:cs="Arial"/>
          <w:sz w:val="22"/>
          <w:szCs w:val="22"/>
        </w:rPr>
        <w:pPrChange w:id="1036" w:author="Elsabe Viljoen" w:date="2025-11-28T06:48:00Z" w16du:dateUtc="2025-11-28T04:48:00Z">
          <w:pPr>
            <w:spacing w:line="360" w:lineRule="auto"/>
          </w:pPr>
        </w:pPrChange>
      </w:pPr>
    </w:p>
    <w:p w14:paraId="60B00037" w14:textId="0E7E151F" w:rsidR="0044528B" w:rsidRPr="00A03902" w:rsidRDefault="004923E8">
      <w:pPr>
        <w:spacing w:line="360" w:lineRule="auto"/>
        <w:jc w:val="both"/>
        <w:rPr>
          <w:rFonts w:ascii="Arial" w:hAnsi="Arial" w:cs="Arial"/>
          <w:sz w:val="22"/>
          <w:szCs w:val="22"/>
          <w:rPrChange w:id="1037" w:author="Elsabe Viljoen" w:date="2025-12-11T13:09:00Z" w16du:dateUtc="2025-12-11T11:09:00Z">
            <w:rPr>
              <w:rFonts w:ascii="Arial" w:hAnsi="Arial" w:cs="Arial"/>
              <w:b/>
              <w:bCs/>
              <w:sz w:val="22"/>
              <w:szCs w:val="22"/>
            </w:rPr>
          </w:rPrChange>
        </w:rPr>
        <w:pPrChange w:id="1038" w:author="Elsabe Viljoen" w:date="2025-11-28T06:48:00Z" w16du:dateUtc="2025-11-28T04:48:00Z">
          <w:pPr>
            <w:spacing w:line="360" w:lineRule="auto"/>
          </w:pPr>
        </w:pPrChange>
      </w:pPr>
      <w:ins w:id="1039" w:author="Elsabe Viljoen" w:date="2025-11-24T10:11:00Z" w16du:dateUtc="2025-11-24T08:11:00Z">
        <w:r w:rsidRPr="00A03902">
          <w:rPr>
            <w:rFonts w:ascii="Arial" w:hAnsi="Arial" w:cs="Arial"/>
            <w:sz w:val="22"/>
            <w:szCs w:val="22"/>
            <w:rPrChange w:id="1040" w:author="Elsabe Viljoen" w:date="2025-12-11T13:09:00Z" w16du:dateUtc="2025-12-11T11:09:00Z">
              <w:rPr>
                <w:rFonts w:ascii="Arial" w:hAnsi="Arial" w:cs="Arial"/>
                <w:b/>
                <w:bCs/>
                <w:sz w:val="22"/>
                <w:szCs w:val="22"/>
              </w:rPr>
            </w:rPrChange>
          </w:rPr>
          <w:t>8</w:t>
        </w:r>
      </w:ins>
      <w:del w:id="1041" w:author="Elsabe Viljoen" w:date="2025-11-24T10:11:00Z" w16du:dateUtc="2025-11-24T08:11:00Z">
        <w:r w:rsidR="0044528B" w:rsidRPr="00A03902" w:rsidDel="004923E8">
          <w:rPr>
            <w:rFonts w:ascii="Arial" w:hAnsi="Arial" w:cs="Arial"/>
            <w:sz w:val="22"/>
            <w:szCs w:val="22"/>
            <w:rPrChange w:id="1042" w:author="Elsabe Viljoen" w:date="2025-12-11T13:09:00Z" w16du:dateUtc="2025-12-11T11:09:00Z">
              <w:rPr>
                <w:rFonts w:ascii="Arial" w:hAnsi="Arial" w:cs="Arial"/>
                <w:b/>
                <w:bCs/>
                <w:sz w:val="22"/>
                <w:szCs w:val="22"/>
              </w:rPr>
            </w:rPrChange>
          </w:rPr>
          <w:delText>9</w:delText>
        </w:r>
      </w:del>
      <w:r w:rsidR="0044528B" w:rsidRPr="00A03902">
        <w:rPr>
          <w:rFonts w:ascii="Arial" w:hAnsi="Arial" w:cs="Arial"/>
          <w:sz w:val="22"/>
          <w:szCs w:val="22"/>
          <w:rPrChange w:id="1043"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044" w:author="Elsabe Viljoen" w:date="2025-12-11T13:09:00Z" w16du:dateUtc="2025-12-11T11:09:00Z">
            <w:rPr>
              <w:rFonts w:ascii="Arial" w:hAnsi="Arial" w:cs="Arial"/>
              <w:b/>
              <w:bCs/>
              <w:sz w:val="22"/>
              <w:szCs w:val="22"/>
            </w:rPr>
          </w:rPrChange>
        </w:rPr>
        <w:t>3</w:t>
      </w:r>
      <w:r w:rsidR="0044528B" w:rsidRPr="00A03902">
        <w:rPr>
          <w:rFonts w:ascii="Arial" w:hAnsi="Arial" w:cs="Arial"/>
          <w:sz w:val="22"/>
          <w:szCs w:val="22"/>
          <w:rPrChange w:id="1045" w:author="Elsabe Viljoen" w:date="2025-12-11T13:09:00Z" w16du:dateUtc="2025-12-11T11:09:00Z">
            <w:rPr>
              <w:rFonts w:ascii="Arial" w:hAnsi="Arial" w:cs="Arial"/>
              <w:b/>
              <w:bCs/>
              <w:sz w:val="22"/>
              <w:szCs w:val="22"/>
            </w:rPr>
          </w:rPrChange>
        </w:rPr>
        <w:t xml:space="preserve"> </w:t>
      </w:r>
      <w:r w:rsidR="006C2C11" w:rsidRPr="00A03902">
        <w:rPr>
          <w:rFonts w:ascii="Arial" w:hAnsi="Arial" w:cs="Arial"/>
          <w:sz w:val="22"/>
          <w:szCs w:val="22"/>
          <w:rPrChange w:id="1046"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047" w:author="Elsabe Viljoen" w:date="2025-12-11T13:09:00Z" w16du:dateUtc="2025-12-11T11:09:00Z">
            <w:rPr>
              <w:rFonts w:ascii="Arial" w:hAnsi="Arial" w:cs="Arial"/>
              <w:b/>
              <w:bCs/>
              <w:sz w:val="22"/>
              <w:szCs w:val="22"/>
              <w:u w:val="single"/>
            </w:rPr>
          </w:rPrChange>
        </w:rPr>
        <w:t>Warranties by Each Party</w:t>
      </w:r>
    </w:p>
    <w:p w14:paraId="5B051CFD" w14:textId="5997D550" w:rsidR="0044528B" w:rsidRPr="00A03902" w:rsidRDefault="004923E8">
      <w:pPr>
        <w:spacing w:line="360" w:lineRule="auto"/>
        <w:ind w:left="720" w:hanging="720"/>
        <w:jc w:val="both"/>
        <w:rPr>
          <w:rFonts w:ascii="Arial" w:hAnsi="Arial" w:cs="Arial"/>
          <w:sz w:val="22"/>
          <w:szCs w:val="22"/>
        </w:rPr>
        <w:pPrChange w:id="1048" w:author="Elsabe Viljoen" w:date="2025-11-28T06:48:00Z" w16du:dateUtc="2025-11-28T04:48:00Z">
          <w:pPr>
            <w:spacing w:line="360" w:lineRule="auto"/>
            <w:ind w:left="720" w:hanging="720"/>
          </w:pPr>
        </w:pPrChange>
      </w:pPr>
      <w:ins w:id="1049" w:author="Elsabe Viljoen" w:date="2025-11-24T10:11:00Z" w16du:dateUtc="2025-11-24T08:11:00Z">
        <w:r w:rsidRPr="00A03902">
          <w:rPr>
            <w:rFonts w:ascii="Arial" w:hAnsi="Arial" w:cs="Arial"/>
            <w:sz w:val="22"/>
            <w:szCs w:val="22"/>
          </w:rPr>
          <w:t>8</w:t>
        </w:r>
      </w:ins>
      <w:del w:id="1050" w:author="Elsabe Viljoen" w:date="2025-11-24T10:11:00Z" w16du:dateUtc="2025-11-24T08:11:00Z">
        <w:r w:rsidR="0044528B" w:rsidRPr="00A03902" w:rsidDel="004923E8">
          <w:rPr>
            <w:rFonts w:ascii="Arial" w:hAnsi="Arial" w:cs="Arial"/>
            <w:sz w:val="22"/>
            <w:szCs w:val="22"/>
          </w:rPr>
          <w:delText>9</w:delText>
        </w:r>
      </w:del>
      <w:r w:rsidR="0044528B" w:rsidRPr="00A03902">
        <w:rPr>
          <w:rFonts w:ascii="Arial" w:hAnsi="Arial" w:cs="Arial"/>
          <w:sz w:val="22"/>
          <w:szCs w:val="22"/>
        </w:rPr>
        <w:t>.</w:t>
      </w:r>
      <w:r w:rsidR="00CA4D3A" w:rsidRPr="00A03902">
        <w:rPr>
          <w:rFonts w:ascii="Arial" w:hAnsi="Arial" w:cs="Arial"/>
          <w:sz w:val="22"/>
          <w:szCs w:val="22"/>
        </w:rPr>
        <w:t>3</w:t>
      </w:r>
      <w:r w:rsidR="0044528B" w:rsidRPr="00A03902">
        <w:rPr>
          <w:rFonts w:ascii="Arial" w:hAnsi="Arial" w:cs="Arial"/>
          <w:sz w:val="22"/>
          <w:szCs w:val="22"/>
        </w:rPr>
        <w:t xml:space="preserve">.1 </w:t>
      </w:r>
      <w:r w:rsidR="006C2C11" w:rsidRPr="00A03902">
        <w:rPr>
          <w:rFonts w:ascii="Arial" w:hAnsi="Arial" w:cs="Arial"/>
          <w:sz w:val="22"/>
          <w:szCs w:val="22"/>
        </w:rPr>
        <w:tab/>
      </w:r>
      <w:r w:rsidR="0044528B" w:rsidRPr="00A03902">
        <w:rPr>
          <w:rFonts w:ascii="Arial" w:hAnsi="Arial" w:cs="Arial"/>
          <w:sz w:val="22"/>
          <w:szCs w:val="22"/>
        </w:rPr>
        <w:t xml:space="preserve">Each Party warrants that it has the full legal right, authority and capacity to </w:t>
      </w:r>
      <w:proofErr w:type="gramStart"/>
      <w:r w:rsidR="0044528B" w:rsidRPr="00A03902">
        <w:rPr>
          <w:rFonts w:ascii="Arial" w:hAnsi="Arial" w:cs="Arial"/>
          <w:sz w:val="22"/>
          <w:szCs w:val="22"/>
        </w:rPr>
        <w:t>enter into</w:t>
      </w:r>
      <w:proofErr w:type="gramEnd"/>
      <w:r w:rsidR="0044528B" w:rsidRPr="00A03902">
        <w:rPr>
          <w:rFonts w:ascii="Arial" w:hAnsi="Arial" w:cs="Arial"/>
          <w:sz w:val="22"/>
          <w:szCs w:val="22"/>
        </w:rPr>
        <w:t xml:space="preserve"> and perform its obligations under this Agreement, and that nothing in this Agreement violates any law, contract, corporate restriction, court order or regulatory obligation binding upon it.</w:t>
      </w:r>
    </w:p>
    <w:p w14:paraId="597EA43D" w14:textId="77777777" w:rsidR="006C2C11" w:rsidRPr="00A03902" w:rsidRDefault="006C2C11">
      <w:pPr>
        <w:spacing w:line="360" w:lineRule="auto"/>
        <w:jc w:val="both"/>
        <w:rPr>
          <w:rFonts w:ascii="Arial" w:hAnsi="Arial" w:cs="Arial"/>
          <w:sz w:val="22"/>
          <w:szCs w:val="22"/>
        </w:rPr>
        <w:pPrChange w:id="1051" w:author="Elsabe Viljoen" w:date="2025-11-28T06:48:00Z" w16du:dateUtc="2025-11-28T04:48:00Z">
          <w:pPr>
            <w:spacing w:line="360" w:lineRule="auto"/>
          </w:pPr>
        </w:pPrChange>
      </w:pPr>
    </w:p>
    <w:p w14:paraId="6E35FC09" w14:textId="2B818902" w:rsidR="0044528B" w:rsidRPr="00A03902" w:rsidRDefault="004923E8">
      <w:pPr>
        <w:spacing w:line="360" w:lineRule="auto"/>
        <w:ind w:left="720" w:hanging="720"/>
        <w:jc w:val="both"/>
        <w:rPr>
          <w:rFonts w:ascii="Arial" w:hAnsi="Arial" w:cs="Arial"/>
          <w:sz w:val="22"/>
          <w:szCs w:val="22"/>
        </w:rPr>
        <w:pPrChange w:id="1052" w:author="Elsabe Viljoen" w:date="2025-11-28T06:48:00Z" w16du:dateUtc="2025-11-28T04:48:00Z">
          <w:pPr>
            <w:spacing w:line="360" w:lineRule="auto"/>
            <w:ind w:left="720" w:hanging="720"/>
          </w:pPr>
        </w:pPrChange>
      </w:pPr>
      <w:ins w:id="1053" w:author="Elsabe Viljoen" w:date="2025-11-24T10:11:00Z" w16du:dateUtc="2025-11-24T08:11:00Z">
        <w:r w:rsidRPr="00A03902">
          <w:rPr>
            <w:rFonts w:ascii="Arial" w:hAnsi="Arial" w:cs="Arial"/>
            <w:sz w:val="22"/>
            <w:szCs w:val="22"/>
          </w:rPr>
          <w:t>8</w:t>
        </w:r>
      </w:ins>
      <w:del w:id="1054" w:author="Elsabe Viljoen" w:date="2025-11-24T10:11:00Z" w16du:dateUtc="2025-11-24T08:11:00Z">
        <w:r w:rsidR="0044528B" w:rsidRPr="00A03902" w:rsidDel="004923E8">
          <w:rPr>
            <w:rFonts w:ascii="Arial" w:hAnsi="Arial" w:cs="Arial"/>
            <w:sz w:val="22"/>
            <w:szCs w:val="22"/>
          </w:rPr>
          <w:delText>9</w:delText>
        </w:r>
      </w:del>
      <w:r w:rsidR="0044528B" w:rsidRPr="00A03902">
        <w:rPr>
          <w:rFonts w:ascii="Arial" w:hAnsi="Arial" w:cs="Arial"/>
          <w:sz w:val="22"/>
          <w:szCs w:val="22"/>
        </w:rPr>
        <w:t>.</w:t>
      </w:r>
      <w:r w:rsidR="00CA4D3A" w:rsidRPr="00A03902">
        <w:rPr>
          <w:rFonts w:ascii="Arial" w:hAnsi="Arial" w:cs="Arial"/>
          <w:sz w:val="22"/>
          <w:szCs w:val="22"/>
        </w:rPr>
        <w:t>3</w:t>
      </w:r>
      <w:r w:rsidR="0044528B" w:rsidRPr="00A03902">
        <w:rPr>
          <w:rFonts w:ascii="Arial" w:hAnsi="Arial" w:cs="Arial"/>
          <w:sz w:val="22"/>
          <w:szCs w:val="22"/>
        </w:rPr>
        <w:t>.</w:t>
      </w:r>
      <w:proofErr w:type="gramStart"/>
      <w:r w:rsidR="0044528B" w:rsidRPr="00A03902">
        <w:rPr>
          <w:rFonts w:ascii="Arial" w:hAnsi="Arial" w:cs="Arial"/>
          <w:sz w:val="22"/>
          <w:szCs w:val="22"/>
        </w:rPr>
        <w:t xml:space="preserve">2 </w:t>
      </w:r>
      <w:r w:rsidR="006C2C11" w:rsidRPr="00A03902">
        <w:rPr>
          <w:rFonts w:ascii="Arial" w:hAnsi="Arial" w:cs="Arial"/>
          <w:sz w:val="22"/>
          <w:szCs w:val="22"/>
        </w:rPr>
        <w:t xml:space="preserve"> </w:t>
      </w:r>
      <w:r w:rsidR="006C2C11" w:rsidRPr="00A03902">
        <w:rPr>
          <w:rFonts w:ascii="Arial" w:hAnsi="Arial" w:cs="Arial"/>
          <w:sz w:val="22"/>
          <w:szCs w:val="22"/>
        </w:rPr>
        <w:tab/>
      </w:r>
      <w:proofErr w:type="gramEnd"/>
      <w:r w:rsidR="0044528B" w:rsidRPr="00A03902">
        <w:rPr>
          <w:rFonts w:ascii="Arial" w:hAnsi="Arial" w:cs="Arial"/>
          <w:sz w:val="22"/>
          <w:szCs w:val="22"/>
        </w:rPr>
        <w:t xml:space="preserve">Each Party warrants that all materials, creative contributions, research, </w:t>
      </w:r>
      <w:r w:rsidR="00482EA2" w:rsidRPr="00A03902">
        <w:rPr>
          <w:rFonts w:ascii="Arial" w:hAnsi="Arial" w:cs="Arial"/>
          <w:sz w:val="22"/>
          <w:szCs w:val="22"/>
        </w:rPr>
        <w:t>footage, writings</w:t>
      </w:r>
      <w:r w:rsidR="0044528B" w:rsidRPr="00A03902">
        <w:rPr>
          <w:rFonts w:ascii="Arial" w:hAnsi="Arial" w:cs="Arial"/>
          <w:sz w:val="22"/>
          <w:szCs w:val="22"/>
        </w:rPr>
        <w:t>, concepts, designs, or other forms of intellectual property supplied or created by it shall be wholly original or lawfully acquired, and shall not infringe any copyright, trademark, personal right, privacy right, personality right or moral right of any third party.</w:t>
      </w:r>
    </w:p>
    <w:p w14:paraId="528CC580" w14:textId="77777777" w:rsidR="006C2C11" w:rsidRPr="00A03902" w:rsidRDefault="006C2C11">
      <w:pPr>
        <w:spacing w:line="360" w:lineRule="auto"/>
        <w:jc w:val="both"/>
        <w:rPr>
          <w:rFonts w:ascii="Arial" w:hAnsi="Arial" w:cs="Arial"/>
          <w:sz w:val="22"/>
          <w:szCs w:val="22"/>
        </w:rPr>
        <w:pPrChange w:id="1055" w:author="Elsabe Viljoen" w:date="2025-11-28T06:48:00Z" w16du:dateUtc="2025-11-28T04:48:00Z">
          <w:pPr>
            <w:spacing w:line="360" w:lineRule="auto"/>
          </w:pPr>
        </w:pPrChange>
      </w:pPr>
    </w:p>
    <w:p w14:paraId="2812D537" w14:textId="55996204" w:rsidR="0044528B" w:rsidRPr="00A03902" w:rsidRDefault="004923E8">
      <w:pPr>
        <w:spacing w:line="360" w:lineRule="auto"/>
        <w:ind w:left="720" w:hanging="720"/>
        <w:jc w:val="both"/>
        <w:rPr>
          <w:rFonts w:ascii="Arial" w:hAnsi="Arial" w:cs="Arial"/>
          <w:sz w:val="22"/>
          <w:szCs w:val="22"/>
        </w:rPr>
        <w:pPrChange w:id="1056" w:author="Elsabe Viljoen" w:date="2025-11-28T06:48:00Z" w16du:dateUtc="2025-11-28T04:48:00Z">
          <w:pPr>
            <w:spacing w:line="360" w:lineRule="auto"/>
            <w:ind w:left="720" w:hanging="720"/>
          </w:pPr>
        </w:pPrChange>
      </w:pPr>
      <w:ins w:id="1057" w:author="Elsabe Viljoen" w:date="2025-11-24T10:11:00Z" w16du:dateUtc="2025-11-24T08:11:00Z">
        <w:r w:rsidRPr="00A03902">
          <w:rPr>
            <w:rFonts w:ascii="Arial" w:hAnsi="Arial" w:cs="Arial"/>
            <w:sz w:val="22"/>
            <w:szCs w:val="22"/>
          </w:rPr>
          <w:t>8</w:t>
        </w:r>
      </w:ins>
      <w:del w:id="1058" w:author="Elsabe Viljoen" w:date="2025-11-24T10:11:00Z" w16du:dateUtc="2025-11-24T08:11:00Z">
        <w:r w:rsidR="0044528B" w:rsidRPr="00A03902" w:rsidDel="004923E8">
          <w:rPr>
            <w:rFonts w:ascii="Arial" w:hAnsi="Arial" w:cs="Arial"/>
            <w:sz w:val="22"/>
            <w:szCs w:val="22"/>
          </w:rPr>
          <w:delText>9</w:delText>
        </w:r>
      </w:del>
      <w:r w:rsidR="0044528B" w:rsidRPr="00A03902">
        <w:rPr>
          <w:rFonts w:ascii="Arial" w:hAnsi="Arial" w:cs="Arial"/>
          <w:sz w:val="22"/>
          <w:szCs w:val="22"/>
        </w:rPr>
        <w:t>.</w:t>
      </w:r>
      <w:r w:rsidR="00CA4D3A" w:rsidRPr="00A03902">
        <w:rPr>
          <w:rFonts w:ascii="Arial" w:hAnsi="Arial" w:cs="Arial"/>
          <w:sz w:val="22"/>
          <w:szCs w:val="22"/>
        </w:rPr>
        <w:t>3</w:t>
      </w:r>
      <w:r w:rsidR="0044528B" w:rsidRPr="00A03902">
        <w:rPr>
          <w:rFonts w:ascii="Arial" w:hAnsi="Arial" w:cs="Arial"/>
          <w:sz w:val="22"/>
          <w:szCs w:val="22"/>
        </w:rPr>
        <w:t xml:space="preserve">.3 </w:t>
      </w:r>
      <w:r w:rsidR="006C2C11" w:rsidRPr="00A03902">
        <w:rPr>
          <w:rFonts w:ascii="Arial" w:hAnsi="Arial" w:cs="Arial"/>
          <w:sz w:val="22"/>
          <w:szCs w:val="22"/>
        </w:rPr>
        <w:tab/>
      </w:r>
      <w:r w:rsidR="0044528B" w:rsidRPr="00A03902">
        <w:rPr>
          <w:rFonts w:ascii="Arial" w:hAnsi="Arial" w:cs="Arial"/>
          <w:sz w:val="22"/>
          <w:szCs w:val="22"/>
        </w:rPr>
        <w:t>Each Party warrants that no defamation, false representation, negligent misstatement, breach of confidentiality or breach of privacy shall arise from its contributions to the Project.</w:t>
      </w:r>
    </w:p>
    <w:p w14:paraId="33F41930" w14:textId="77777777" w:rsidR="006C2C11" w:rsidRPr="00A03902" w:rsidRDefault="006C2C11">
      <w:pPr>
        <w:spacing w:line="360" w:lineRule="auto"/>
        <w:jc w:val="both"/>
        <w:rPr>
          <w:rFonts w:ascii="Arial" w:hAnsi="Arial" w:cs="Arial"/>
          <w:sz w:val="22"/>
          <w:szCs w:val="22"/>
        </w:rPr>
        <w:pPrChange w:id="1059" w:author="Elsabe Viljoen" w:date="2025-11-28T06:48:00Z" w16du:dateUtc="2025-11-28T04:48:00Z">
          <w:pPr>
            <w:spacing w:line="360" w:lineRule="auto"/>
          </w:pPr>
        </w:pPrChange>
      </w:pPr>
    </w:p>
    <w:p w14:paraId="42A30BCE" w14:textId="556DC190" w:rsidR="00FC2BBE" w:rsidRPr="00A03902" w:rsidRDefault="004923E8">
      <w:pPr>
        <w:spacing w:line="360" w:lineRule="auto"/>
        <w:ind w:left="720" w:hanging="720"/>
        <w:jc w:val="both"/>
        <w:rPr>
          <w:rFonts w:ascii="Arial" w:hAnsi="Arial" w:cs="Arial"/>
          <w:sz w:val="22"/>
          <w:szCs w:val="22"/>
        </w:rPr>
        <w:pPrChange w:id="1060" w:author="Elsabe Viljoen" w:date="2025-11-28T06:48:00Z" w16du:dateUtc="2025-11-28T04:48:00Z">
          <w:pPr>
            <w:spacing w:line="360" w:lineRule="auto"/>
            <w:ind w:left="720" w:hanging="720"/>
          </w:pPr>
        </w:pPrChange>
      </w:pPr>
      <w:ins w:id="1061" w:author="Elsabe Viljoen" w:date="2025-11-24T10:11:00Z" w16du:dateUtc="2025-11-24T08:11:00Z">
        <w:r w:rsidRPr="00A03902">
          <w:rPr>
            <w:rFonts w:ascii="Arial" w:hAnsi="Arial" w:cs="Arial"/>
            <w:sz w:val="22"/>
            <w:szCs w:val="22"/>
          </w:rPr>
          <w:t>8</w:t>
        </w:r>
      </w:ins>
      <w:del w:id="1062"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3</w:t>
      </w:r>
      <w:r w:rsidR="00FC2BBE" w:rsidRPr="00A03902">
        <w:rPr>
          <w:rFonts w:ascii="Arial" w:hAnsi="Arial" w:cs="Arial"/>
          <w:sz w:val="22"/>
          <w:szCs w:val="22"/>
        </w:rPr>
        <w:t xml:space="preserve">.4 </w:t>
      </w:r>
      <w:r w:rsidR="00263F7C" w:rsidRPr="00A03902">
        <w:rPr>
          <w:rFonts w:ascii="Arial" w:hAnsi="Arial" w:cs="Arial"/>
          <w:sz w:val="22"/>
          <w:szCs w:val="22"/>
        </w:rPr>
        <w:tab/>
      </w:r>
      <w:r w:rsidR="00FC2BBE" w:rsidRPr="00A03902">
        <w:rPr>
          <w:rFonts w:ascii="Arial" w:hAnsi="Arial" w:cs="Arial"/>
          <w:sz w:val="22"/>
          <w:szCs w:val="22"/>
        </w:rPr>
        <w:t>Each Party warrants that all Contributor Releases, archive licences, State-evidence permissions, location releases and any other rights documentation obtained by that Party shall be legally valid, accurate, comprehensive and fully enforceable.</w:t>
      </w:r>
    </w:p>
    <w:p w14:paraId="34D1162D" w14:textId="77777777" w:rsidR="00FC2BBE" w:rsidRPr="00A03902" w:rsidRDefault="00FC2BBE">
      <w:pPr>
        <w:spacing w:line="360" w:lineRule="auto"/>
        <w:jc w:val="both"/>
        <w:rPr>
          <w:rFonts w:ascii="Arial" w:hAnsi="Arial" w:cs="Arial"/>
          <w:sz w:val="22"/>
          <w:szCs w:val="22"/>
        </w:rPr>
        <w:pPrChange w:id="1063" w:author="Elsabe Viljoen" w:date="2025-11-28T06:48:00Z" w16du:dateUtc="2025-11-28T04:48:00Z">
          <w:pPr>
            <w:spacing w:line="360" w:lineRule="auto"/>
          </w:pPr>
        </w:pPrChange>
      </w:pPr>
    </w:p>
    <w:p w14:paraId="0408BB47" w14:textId="041AC326" w:rsidR="00FC2BBE" w:rsidRPr="00A03902" w:rsidRDefault="004923E8">
      <w:pPr>
        <w:spacing w:line="360" w:lineRule="auto"/>
        <w:ind w:left="720" w:hanging="720"/>
        <w:jc w:val="both"/>
        <w:rPr>
          <w:rFonts w:ascii="Arial" w:hAnsi="Arial" w:cs="Arial"/>
          <w:sz w:val="22"/>
          <w:szCs w:val="22"/>
        </w:rPr>
        <w:pPrChange w:id="1064" w:author="Elsabe Viljoen" w:date="2025-11-28T06:48:00Z" w16du:dateUtc="2025-11-28T04:48:00Z">
          <w:pPr>
            <w:spacing w:line="360" w:lineRule="auto"/>
            <w:ind w:left="720" w:hanging="720"/>
          </w:pPr>
        </w:pPrChange>
      </w:pPr>
      <w:ins w:id="1065" w:author="Elsabe Viljoen" w:date="2025-11-24T10:11:00Z" w16du:dateUtc="2025-11-24T08:11:00Z">
        <w:r w:rsidRPr="00A03902">
          <w:rPr>
            <w:rFonts w:ascii="Arial" w:hAnsi="Arial" w:cs="Arial"/>
            <w:sz w:val="22"/>
            <w:szCs w:val="22"/>
          </w:rPr>
          <w:t>8</w:t>
        </w:r>
      </w:ins>
      <w:del w:id="1066"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3</w:t>
      </w:r>
      <w:r w:rsidR="00FC2BBE" w:rsidRPr="00A03902">
        <w:rPr>
          <w:rFonts w:ascii="Arial" w:hAnsi="Arial" w:cs="Arial"/>
          <w:sz w:val="22"/>
          <w:szCs w:val="22"/>
        </w:rPr>
        <w:t xml:space="preserve">.5 </w:t>
      </w:r>
      <w:r w:rsidR="00FC2BBE" w:rsidRPr="00A03902">
        <w:rPr>
          <w:rFonts w:ascii="Arial" w:hAnsi="Arial" w:cs="Arial"/>
          <w:sz w:val="22"/>
          <w:szCs w:val="22"/>
        </w:rPr>
        <w:tab/>
        <w:t xml:space="preserve">Each Party warrants that it shall </w:t>
      </w:r>
      <w:proofErr w:type="gramStart"/>
      <w:r w:rsidR="00FC2BBE" w:rsidRPr="00A03902">
        <w:rPr>
          <w:rFonts w:ascii="Arial" w:hAnsi="Arial" w:cs="Arial"/>
          <w:sz w:val="22"/>
          <w:szCs w:val="22"/>
        </w:rPr>
        <w:t>at all times</w:t>
      </w:r>
      <w:proofErr w:type="gramEnd"/>
      <w:r w:rsidR="00FC2BBE" w:rsidRPr="00A03902">
        <w:rPr>
          <w:rFonts w:ascii="Arial" w:hAnsi="Arial" w:cs="Arial"/>
          <w:sz w:val="22"/>
          <w:szCs w:val="22"/>
        </w:rPr>
        <w:t xml:space="preserve"> comply with all applicable laws, including the Film and Publications Act, the Protection of Personal Information Act (POPIA), the Criminal Procedure Act, all applicable copyright legislation, all relevant broadcasting standards, all laws governing vulnerable persons, and any additional requirements imposed by Netflix.</w:t>
      </w:r>
    </w:p>
    <w:p w14:paraId="633BD4C4" w14:textId="77777777" w:rsidR="00FC2BBE" w:rsidRPr="00A03902" w:rsidRDefault="00FC2BBE">
      <w:pPr>
        <w:spacing w:line="360" w:lineRule="auto"/>
        <w:jc w:val="both"/>
        <w:rPr>
          <w:rFonts w:ascii="Arial" w:hAnsi="Arial" w:cs="Arial"/>
          <w:sz w:val="22"/>
          <w:szCs w:val="22"/>
        </w:rPr>
        <w:pPrChange w:id="1067" w:author="Elsabe Viljoen" w:date="2025-11-28T06:48:00Z" w16du:dateUtc="2025-11-28T04:48:00Z">
          <w:pPr>
            <w:spacing w:line="360" w:lineRule="auto"/>
          </w:pPr>
        </w:pPrChange>
      </w:pPr>
    </w:p>
    <w:p w14:paraId="5E05334F" w14:textId="5CF4FF48" w:rsidR="00FC2BBE" w:rsidRPr="00A03902" w:rsidRDefault="004923E8">
      <w:pPr>
        <w:spacing w:line="360" w:lineRule="auto"/>
        <w:jc w:val="both"/>
        <w:rPr>
          <w:rFonts w:ascii="Arial" w:hAnsi="Arial" w:cs="Arial"/>
          <w:sz w:val="22"/>
          <w:szCs w:val="22"/>
          <w:rPrChange w:id="1068" w:author="Elsabe Viljoen" w:date="2025-12-11T13:09:00Z" w16du:dateUtc="2025-12-11T11:09:00Z">
            <w:rPr>
              <w:rFonts w:ascii="Arial" w:hAnsi="Arial" w:cs="Arial"/>
              <w:b/>
              <w:bCs/>
              <w:sz w:val="22"/>
              <w:szCs w:val="22"/>
            </w:rPr>
          </w:rPrChange>
        </w:rPr>
        <w:pPrChange w:id="1069" w:author="Elsabe Viljoen" w:date="2025-11-28T06:48:00Z" w16du:dateUtc="2025-11-28T04:48:00Z">
          <w:pPr>
            <w:spacing w:line="360" w:lineRule="auto"/>
          </w:pPr>
        </w:pPrChange>
      </w:pPr>
      <w:ins w:id="1070" w:author="Elsabe Viljoen" w:date="2025-11-24T10:11:00Z" w16du:dateUtc="2025-11-24T08:11:00Z">
        <w:r w:rsidRPr="00A03902">
          <w:rPr>
            <w:rFonts w:ascii="Arial" w:hAnsi="Arial" w:cs="Arial"/>
            <w:sz w:val="22"/>
            <w:szCs w:val="22"/>
            <w:rPrChange w:id="1071" w:author="Elsabe Viljoen" w:date="2025-12-11T13:09:00Z" w16du:dateUtc="2025-12-11T11:09:00Z">
              <w:rPr>
                <w:rFonts w:ascii="Arial" w:hAnsi="Arial" w:cs="Arial"/>
                <w:b/>
                <w:bCs/>
                <w:sz w:val="22"/>
                <w:szCs w:val="22"/>
              </w:rPr>
            </w:rPrChange>
          </w:rPr>
          <w:t>8</w:t>
        </w:r>
      </w:ins>
      <w:del w:id="1072" w:author="Elsabe Viljoen" w:date="2025-11-24T10:11:00Z" w16du:dateUtc="2025-11-24T08:11:00Z">
        <w:r w:rsidR="00FC2BBE" w:rsidRPr="00A03902" w:rsidDel="004923E8">
          <w:rPr>
            <w:rFonts w:ascii="Arial" w:hAnsi="Arial" w:cs="Arial"/>
            <w:sz w:val="22"/>
            <w:szCs w:val="22"/>
            <w:rPrChange w:id="1073"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074"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075" w:author="Elsabe Viljoen" w:date="2025-12-11T13:09:00Z" w16du:dateUtc="2025-12-11T11:09:00Z">
            <w:rPr>
              <w:rFonts w:ascii="Arial" w:hAnsi="Arial" w:cs="Arial"/>
              <w:b/>
              <w:bCs/>
              <w:sz w:val="22"/>
              <w:szCs w:val="22"/>
            </w:rPr>
          </w:rPrChange>
        </w:rPr>
        <w:t>4</w:t>
      </w:r>
      <w:r w:rsidR="00FC2BBE" w:rsidRPr="00A03902">
        <w:rPr>
          <w:rFonts w:ascii="Arial" w:hAnsi="Arial" w:cs="Arial"/>
          <w:sz w:val="22"/>
          <w:szCs w:val="22"/>
          <w:rPrChange w:id="1076"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077"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078" w:author="Elsabe Viljoen" w:date="2025-12-11T13:09:00Z" w16du:dateUtc="2025-12-11T11:09:00Z">
            <w:rPr>
              <w:rFonts w:ascii="Arial" w:hAnsi="Arial" w:cs="Arial"/>
              <w:b/>
              <w:bCs/>
              <w:sz w:val="22"/>
              <w:szCs w:val="22"/>
              <w:u w:val="single"/>
            </w:rPr>
          </w:rPrChange>
        </w:rPr>
        <w:t>Warranties Relating to Content Accuracy and Legal Safety</w:t>
      </w:r>
    </w:p>
    <w:p w14:paraId="0152654B" w14:textId="35B32AB3" w:rsidR="00352D75" w:rsidRPr="00A03902" w:rsidRDefault="004923E8">
      <w:pPr>
        <w:spacing w:line="360" w:lineRule="auto"/>
        <w:ind w:left="720" w:hanging="720"/>
        <w:jc w:val="both"/>
        <w:rPr>
          <w:rFonts w:ascii="Arial" w:hAnsi="Arial" w:cs="Arial"/>
          <w:sz w:val="22"/>
          <w:szCs w:val="22"/>
        </w:rPr>
        <w:pPrChange w:id="1079" w:author="Elsabe Viljoen" w:date="2025-11-28T06:48:00Z" w16du:dateUtc="2025-11-28T04:48:00Z">
          <w:pPr>
            <w:spacing w:line="360" w:lineRule="auto"/>
            <w:ind w:left="720" w:hanging="720"/>
          </w:pPr>
        </w:pPrChange>
      </w:pPr>
      <w:ins w:id="1080" w:author="Elsabe Viljoen" w:date="2025-11-24T10:11:00Z" w16du:dateUtc="2025-11-24T08:11:00Z">
        <w:r w:rsidRPr="00A03902">
          <w:rPr>
            <w:rFonts w:ascii="Arial" w:hAnsi="Arial" w:cs="Arial"/>
            <w:sz w:val="22"/>
            <w:szCs w:val="22"/>
          </w:rPr>
          <w:t>8</w:t>
        </w:r>
      </w:ins>
      <w:del w:id="1081"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4</w:t>
      </w:r>
      <w:r w:rsidR="00FC2BBE" w:rsidRPr="00A03902">
        <w:rPr>
          <w:rFonts w:ascii="Arial" w:hAnsi="Arial" w:cs="Arial"/>
          <w:sz w:val="22"/>
          <w:szCs w:val="22"/>
        </w:rPr>
        <w:t xml:space="preserve">.1 </w:t>
      </w:r>
      <w:r w:rsidR="00FC2BBE" w:rsidRPr="00A03902">
        <w:rPr>
          <w:rFonts w:ascii="Arial" w:hAnsi="Arial" w:cs="Arial"/>
          <w:sz w:val="22"/>
          <w:szCs w:val="22"/>
        </w:rPr>
        <w:tab/>
      </w:r>
      <w:r w:rsidR="00352D75" w:rsidRPr="00A03902">
        <w:rPr>
          <w:rFonts w:ascii="Arial" w:hAnsi="Arial" w:cs="Arial"/>
          <w:sz w:val="22"/>
          <w:szCs w:val="22"/>
        </w:rPr>
        <w:t>The Parties warrant that all factual assertions made in the Project shall be substantiated by verified research, appropriate documentary evidence, credible eyewitness testimony, legally acquired archival materials, forensic reports, police documents, court rulings and, where necessary, expert opinions.</w:t>
      </w:r>
    </w:p>
    <w:p w14:paraId="63907B1E" w14:textId="77777777" w:rsidR="00FC2BBE" w:rsidRPr="00A03902" w:rsidRDefault="00FC2BBE">
      <w:pPr>
        <w:spacing w:line="360" w:lineRule="auto"/>
        <w:jc w:val="both"/>
        <w:rPr>
          <w:rFonts w:ascii="Arial" w:hAnsi="Arial" w:cs="Arial"/>
          <w:sz w:val="22"/>
          <w:szCs w:val="22"/>
        </w:rPr>
        <w:pPrChange w:id="1082" w:author="Elsabe Viljoen" w:date="2025-11-28T06:48:00Z" w16du:dateUtc="2025-11-28T04:48:00Z">
          <w:pPr>
            <w:spacing w:line="360" w:lineRule="auto"/>
          </w:pPr>
        </w:pPrChange>
      </w:pPr>
    </w:p>
    <w:p w14:paraId="61997D38" w14:textId="4BF715FF" w:rsidR="00352D75" w:rsidRPr="00A03902" w:rsidRDefault="004923E8">
      <w:pPr>
        <w:spacing w:line="360" w:lineRule="auto"/>
        <w:ind w:left="720" w:hanging="720"/>
        <w:jc w:val="both"/>
        <w:rPr>
          <w:rFonts w:ascii="Arial" w:hAnsi="Arial" w:cs="Arial"/>
          <w:sz w:val="22"/>
          <w:szCs w:val="22"/>
        </w:rPr>
        <w:pPrChange w:id="1083" w:author="Elsabe Viljoen" w:date="2025-11-28T06:48:00Z" w16du:dateUtc="2025-11-28T04:48:00Z">
          <w:pPr>
            <w:spacing w:line="360" w:lineRule="auto"/>
            <w:ind w:left="720" w:hanging="720"/>
          </w:pPr>
        </w:pPrChange>
      </w:pPr>
      <w:ins w:id="1084" w:author="Elsabe Viljoen" w:date="2025-11-24T10:11:00Z" w16du:dateUtc="2025-11-24T08:11:00Z">
        <w:r w:rsidRPr="00A03902">
          <w:rPr>
            <w:rFonts w:ascii="Arial" w:hAnsi="Arial" w:cs="Arial"/>
            <w:sz w:val="22"/>
            <w:szCs w:val="22"/>
          </w:rPr>
          <w:t>8</w:t>
        </w:r>
      </w:ins>
      <w:del w:id="1085"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4</w:t>
      </w:r>
      <w:r w:rsidR="00FC2BBE" w:rsidRPr="00A03902">
        <w:rPr>
          <w:rFonts w:ascii="Arial" w:hAnsi="Arial" w:cs="Arial"/>
          <w:sz w:val="22"/>
          <w:szCs w:val="22"/>
        </w:rPr>
        <w:t xml:space="preserve">.2 </w:t>
      </w:r>
      <w:r w:rsidR="00FC2BBE" w:rsidRPr="00A03902">
        <w:rPr>
          <w:rFonts w:ascii="Arial" w:hAnsi="Arial" w:cs="Arial"/>
          <w:sz w:val="22"/>
          <w:szCs w:val="22"/>
        </w:rPr>
        <w:tab/>
      </w:r>
      <w:r w:rsidR="00352D75" w:rsidRPr="00A03902">
        <w:rPr>
          <w:rFonts w:ascii="Arial" w:hAnsi="Arial" w:cs="Arial"/>
          <w:sz w:val="22"/>
          <w:szCs w:val="22"/>
        </w:rPr>
        <w:t>The Parties warrant that no depiction in the Project shall be intentionally misleading, that no scene shall be edited in a manner that materially distorts factual accuracy, that no allegation shall be included without an appropriate factual basis, legal clearance or contextual justification, and that all obligations relating to balancing, fairness and contextualisation shall be met.</w:t>
      </w:r>
    </w:p>
    <w:p w14:paraId="6D56C894" w14:textId="77777777" w:rsidR="00FC2BBE" w:rsidRPr="00A03902" w:rsidRDefault="00FC2BBE">
      <w:pPr>
        <w:spacing w:line="360" w:lineRule="auto"/>
        <w:jc w:val="both"/>
        <w:rPr>
          <w:rFonts w:ascii="Arial" w:hAnsi="Arial" w:cs="Arial"/>
          <w:sz w:val="22"/>
          <w:szCs w:val="22"/>
        </w:rPr>
        <w:pPrChange w:id="1086" w:author="Elsabe Viljoen" w:date="2025-11-28T06:48:00Z" w16du:dateUtc="2025-11-28T04:48:00Z">
          <w:pPr>
            <w:spacing w:line="360" w:lineRule="auto"/>
          </w:pPr>
        </w:pPrChange>
      </w:pPr>
    </w:p>
    <w:p w14:paraId="2FA13FA6" w14:textId="652B191F" w:rsidR="00FC2BBE" w:rsidRPr="00A03902" w:rsidRDefault="004923E8">
      <w:pPr>
        <w:spacing w:line="360" w:lineRule="auto"/>
        <w:ind w:left="720" w:hanging="720"/>
        <w:jc w:val="both"/>
        <w:rPr>
          <w:rFonts w:ascii="Arial" w:hAnsi="Arial" w:cs="Arial"/>
          <w:sz w:val="22"/>
          <w:szCs w:val="22"/>
        </w:rPr>
        <w:pPrChange w:id="1087" w:author="Elsabe Viljoen" w:date="2025-11-28T06:48:00Z" w16du:dateUtc="2025-11-28T04:48:00Z">
          <w:pPr>
            <w:spacing w:line="360" w:lineRule="auto"/>
            <w:ind w:left="720" w:hanging="720"/>
          </w:pPr>
        </w:pPrChange>
      </w:pPr>
      <w:ins w:id="1088" w:author="Elsabe Viljoen" w:date="2025-11-24T10:11:00Z" w16du:dateUtc="2025-11-24T08:11:00Z">
        <w:r w:rsidRPr="00A03902">
          <w:rPr>
            <w:rFonts w:ascii="Arial" w:hAnsi="Arial" w:cs="Arial"/>
            <w:sz w:val="22"/>
            <w:szCs w:val="22"/>
          </w:rPr>
          <w:t>8</w:t>
        </w:r>
      </w:ins>
      <w:del w:id="1089"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4</w:t>
      </w:r>
      <w:r w:rsidR="00FC2BBE" w:rsidRPr="00A03902">
        <w:rPr>
          <w:rFonts w:ascii="Arial" w:hAnsi="Arial" w:cs="Arial"/>
          <w:sz w:val="22"/>
          <w:szCs w:val="22"/>
        </w:rPr>
        <w:t>.3</w:t>
      </w:r>
      <w:r w:rsidR="00FC2BBE" w:rsidRPr="00A03902">
        <w:rPr>
          <w:rFonts w:ascii="Arial" w:hAnsi="Arial" w:cs="Arial"/>
          <w:sz w:val="22"/>
          <w:szCs w:val="22"/>
        </w:rPr>
        <w:tab/>
        <w:t>Where allegations or disputed facts are presented in the Project, the Parties shall ensure that such matters are clearly identified as disputed, that right-of-reply opportunities are offered where required, that all statements are presented in proper context, and that all contentious material is reviewed by legal counsel before inclusion.</w:t>
      </w:r>
    </w:p>
    <w:p w14:paraId="1981458D" w14:textId="77777777" w:rsidR="00FC2BBE" w:rsidRPr="00A03902" w:rsidRDefault="00FC2BBE">
      <w:pPr>
        <w:spacing w:line="360" w:lineRule="auto"/>
        <w:jc w:val="both"/>
        <w:rPr>
          <w:rFonts w:ascii="Arial" w:hAnsi="Arial" w:cs="Arial"/>
          <w:sz w:val="22"/>
          <w:szCs w:val="22"/>
        </w:rPr>
        <w:pPrChange w:id="1090" w:author="Elsabe Viljoen" w:date="2025-11-28T06:48:00Z" w16du:dateUtc="2025-11-28T04:48:00Z">
          <w:pPr>
            <w:spacing w:line="360" w:lineRule="auto"/>
          </w:pPr>
        </w:pPrChange>
      </w:pPr>
    </w:p>
    <w:p w14:paraId="581397AC" w14:textId="638CD8FB" w:rsidR="00FC2BBE" w:rsidRPr="00A03902" w:rsidRDefault="004923E8">
      <w:pPr>
        <w:spacing w:line="360" w:lineRule="auto"/>
        <w:jc w:val="both"/>
        <w:rPr>
          <w:rFonts w:ascii="Arial" w:hAnsi="Arial" w:cs="Arial"/>
          <w:sz w:val="22"/>
          <w:szCs w:val="22"/>
        </w:rPr>
        <w:pPrChange w:id="1091" w:author="Elsabe Viljoen" w:date="2025-11-28T06:48:00Z" w16du:dateUtc="2025-11-28T04:48:00Z">
          <w:pPr>
            <w:spacing w:line="360" w:lineRule="auto"/>
          </w:pPr>
        </w:pPrChange>
      </w:pPr>
      <w:ins w:id="1092" w:author="Elsabe Viljoen" w:date="2025-11-24T10:11:00Z" w16du:dateUtc="2025-11-24T08:11:00Z">
        <w:r w:rsidRPr="00A03902">
          <w:rPr>
            <w:rFonts w:ascii="Arial" w:hAnsi="Arial" w:cs="Arial"/>
            <w:sz w:val="22"/>
            <w:szCs w:val="22"/>
            <w:rPrChange w:id="1093" w:author="Elsabe Viljoen" w:date="2025-12-11T13:09:00Z" w16du:dateUtc="2025-12-11T11:09:00Z">
              <w:rPr>
                <w:rFonts w:ascii="Arial" w:hAnsi="Arial" w:cs="Arial"/>
                <w:b/>
                <w:bCs/>
                <w:sz w:val="22"/>
                <w:szCs w:val="22"/>
              </w:rPr>
            </w:rPrChange>
          </w:rPr>
          <w:t>8</w:t>
        </w:r>
      </w:ins>
      <w:del w:id="1094" w:author="Elsabe Viljoen" w:date="2025-11-24T10:11:00Z" w16du:dateUtc="2025-11-24T08:11:00Z">
        <w:r w:rsidR="00FC2BBE" w:rsidRPr="00A03902" w:rsidDel="004923E8">
          <w:rPr>
            <w:rFonts w:ascii="Arial" w:hAnsi="Arial" w:cs="Arial"/>
            <w:sz w:val="22"/>
            <w:szCs w:val="22"/>
            <w:rPrChange w:id="1095"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096"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097" w:author="Elsabe Viljoen" w:date="2025-12-11T13:09:00Z" w16du:dateUtc="2025-12-11T11:09:00Z">
            <w:rPr>
              <w:rFonts w:ascii="Arial" w:hAnsi="Arial" w:cs="Arial"/>
              <w:b/>
              <w:bCs/>
              <w:sz w:val="22"/>
              <w:szCs w:val="22"/>
            </w:rPr>
          </w:rPrChange>
        </w:rPr>
        <w:t>5</w:t>
      </w:r>
      <w:r w:rsidR="00FC2BBE" w:rsidRPr="00A03902">
        <w:rPr>
          <w:rFonts w:ascii="Arial" w:hAnsi="Arial" w:cs="Arial"/>
          <w:sz w:val="22"/>
          <w:szCs w:val="22"/>
          <w:rPrChange w:id="1098"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099"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100" w:author="Elsabe Viljoen" w:date="2025-12-11T13:09:00Z" w16du:dateUtc="2025-12-11T11:09:00Z">
            <w:rPr>
              <w:rFonts w:ascii="Arial" w:hAnsi="Arial" w:cs="Arial"/>
              <w:b/>
              <w:bCs/>
              <w:sz w:val="22"/>
              <w:szCs w:val="22"/>
              <w:u w:val="single"/>
            </w:rPr>
          </w:rPrChange>
        </w:rPr>
        <w:t>Warranties Relating to the Subject and Sensitive Material</w:t>
      </w:r>
    </w:p>
    <w:p w14:paraId="02AE8F8F" w14:textId="78C835AB" w:rsidR="00FC2BBE" w:rsidRPr="00A03902" w:rsidRDefault="004923E8">
      <w:pPr>
        <w:spacing w:line="360" w:lineRule="auto"/>
        <w:ind w:left="720" w:hanging="720"/>
        <w:jc w:val="both"/>
        <w:rPr>
          <w:rFonts w:ascii="Arial" w:hAnsi="Arial" w:cs="Arial"/>
          <w:sz w:val="22"/>
          <w:szCs w:val="22"/>
        </w:rPr>
        <w:pPrChange w:id="1101" w:author="Elsabe Viljoen" w:date="2025-11-28T06:48:00Z" w16du:dateUtc="2025-11-28T04:48:00Z">
          <w:pPr>
            <w:spacing w:line="360" w:lineRule="auto"/>
            <w:ind w:left="720" w:hanging="720"/>
          </w:pPr>
        </w:pPrChange>
      </w:pPr>
      <w:ins w:id="1102" w:author="Elsabe Viljoen" w:date="2025-11-24T10:11:00Z" w16du:dateUtc="2025-11-24T08:11:00Z">
        <w:r w:rsidRPr="00A03902">
          <w:rPr>
            <w:rFonts w:ascii="Arial" w:hAnsi="Arial" w:cs="Arial"/>
            <w:sz w:val="22"/>
            <w:szCs w:val="22"/>
          </w:rPr>
          <w:t>8</w:t>
        </w:r>
      </w:ins>
      <w:del w:id="1103"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5</w:t>
      </w:r>
      <w:r w:rsidR="00FC2BBE" w:rsidRPr="00A03902">
        <w:rPr>
          <w:rFonts w:ascii="Arial" w:hAnsi="Arial" w:cs="Arial"/>
          <w:sz w:val="22"/>
          <w:szCs w:val="22"/>
        </w:rPr>
        <w:t xml:space="preserve">.1 </w:t>
      </w:r>
      <w:r w:rsidR="00FC2BBE" w:rsidRPr="00A03902">
        <w:rPr>
          <w:rFonts w:ascii="Arial" w:hAnsi="Arial" w:cs="Arial"/>
          <w:sz w:val="22"/>
          <w:szCs w:val="22"/>
        </w:rPr>
        <w:tab/>
        <w:t>The Parties warrant that the portrayal of the Subject shall avoid glorification or sensationalism, shall accurately reflect the factual record, shall comply with any applicable court order, shall comply with ethical standards relating to the treatment of victims and perpetrators, and shall include contextual, balanced and legally reviewed commentary</w:t>
      </w:r>
      <w:r w:rsidR="0019104F" w:rsidRPr="00A03902">
        <w:rPr>
          <w:rFonts w:ascii="Arial" w:hAnsi="Arial" w:cs="Arial"/>
          <w:sz w:val="22"/>
          <w:szCs w:val="22"/>
        </w:rPr>
        <w:t xml:space="preserve">, while allowing the Parties to determine the final narrative approach, structure and emphasis in accordance with clause </w:t>
      </w:r>
      <w:ins w:id="1104" w:author="Elsabe Viljoen" w:date="2025-11-24T12:04:00Z" w16du:dateUtc="2025-11-24T10:04:00Z">
        <w:r w:rsidR="00B65834" w:rsidRPr="00A03902">
          <w:rPr>
            <w:rFonts w:ascii="Arial" w:hAnsi="Arial" w:cs="Arial"/>
            <w:sz w:val="22"/>
            <w:szCs w:val="22"/>
          </w:rPr>
          <w:t>3 of this agreement</w:t>
        </w:r>
      </w:ins>
      <w:del w:id="1105" w:author="Elsabe Viljoen" w:date="2025-11-24T12:04:00Z" w16du:dateUtc="2025-11-24T10:04:00Z">
        <w:r w:rsidR="0019104F" w:rsidRPr="00A03902" w:rsidDel="00B65834">
          <w:rPr>
            <w:rFonts w:ascii="Arial" w:hAnsi="Arial" w:cs="Arial"/>
            <w:sz w:val="22"/>
            <w:szCs w:val="22"/>
          </w:rPr>
          <w:delText>9</w:delText>
        </w:r>
      </w:del>
      <w:r w:rsidR="0019104F" w:rsidRPr="00A03902">
        <w:rPr>
          <w:rFonts w:ascii="Arial" w:hAnsi="Arial" w:cs="Arial"/>
          <w:sz w:val="22"/>
          <w:szCs w:val="22"/>
        </w:rPr>
        <w:t>.</w:t>
      </w:r>
    </w:p>
    <w:p w14:paraId="32411449" w14:textId="77777777" w:rsidR="00FC2BBE" w:rsidRPr="00A03902" w:rsidRDefault="00FC2BBE">
      <w:pPr>
        <w:spacing w:line="360" w:lineRule="auto"/>
        <w:jc w:val="both"/>
        <w:rPr>
          <w:rFonts w:ascii="Arial" w:hAnsi="Arial" w:cs="Arial"/>
          <w:sz w:val="22"/>
          <w:szCs w:val="22"/>
        </w:rPr>
        <w:pPrChange w:id="1106" w:author="Elsabe Viljoen" w:date="2025-11-28T06:48:00Z" w16du:dateUtc="2025-11-28T04:48:00Z">
          <w:pPr>
            <w:spacing w:line="360" w:lineRule="auto"/>
          </w:pPr>
        </w:pPrChange>
      </w:pPr>
    </w:p>
    <w:p w14:paraId="7DC60DE7" w14:textId="06EBA2F0" w:rsidR="00FC2BBE" w:rsidRPr="00A03902" w:rsidRDefault="004923E8">
      <w:pPr>
        <w:spacing w:line="360" w:lineRule="auto"/>
        <w:ind w:left="720" w:hanging="720"/>
        <w:jc w:val="both"/>
        <w:rPr>
          <w:rFonts w:ascii="Arial" w:hAnsi="Arial" w:cs="Arial"/>
          <w:sz w:val="22"/>
          <w:szCs w:val="22"/>
        </w:rPr>
        <w:pPrChange w:id="1107" w:author="Elsabe Viljoen" w:date="2025-11-28T06:48:00Z" w16du:dateUtc="2025-11-28T04:48:00Z">
          <w:pPr>
            <w:spacing w:line="360" w:lineRule="auto"/>
            <w:ind w:left="720" w:hanging="720"/>
          </w:pPr>
        </w:pPrChange>
      </w:pPr>
      <w:ins w:id="1108" w:author="Elsabe Viljoen" w:date="2025-11-24T10:11:00Z" w16du:dateUtc="2025-11-24T08:11:00Z">
        <w:r w:rsidRPr="00A03902">
          <w:rPr>
            <w:rFonts w:ascii="Arial" w:hAnsi="Arial" w:cs="Arial"/>
            <w:sz w:val="22"/>
            <w:szCs w:val="22"/>
          </w:rPr>
          <w:t>8</w:t>
        </w:r>
      </w:ins>
      <w:del w:id="1109"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5</w:t>
      </w:r>
      <w:r w:rsidR="00FC2BBE" w:rsidRPr="00A03902">
        <w:rPr>
          <w:rFonts w:ascii="Arial" w:hAnsi="Arial" w:cs="Arial"/>
          <w:sz w:val="22"/>
          <w:szCs w:val="22"/>
        </w:rPr>
        <w:t xml:space="preserve">.2 </w:t>
      </w:r>
      <w:r w:rsidR="00FC2BBE" w:rsidRPr="00A03902">
        <w:rPr>
          <w:rFonts w:ascii="Arial" w:hAnsi="Arial" w:cs="Arial"/>
          <w:sz w:val="22"/>
          <w:szCs w:val="22"/>
        </w:rPr>
        <w:tab/>
        <w:t>The Parties warrant that no compensation of any nature shall be paid, whether directly or indirectly, to the Subject, and that the Project shall comply with South African laws and international principles that prohibit criminals from profiting from their notoriety.</w:t>
      </w:r>
    </w:p>
    <w:p w14:paraId="64367805" w14:textId="77777777" w:rsidR="00FC2BBE" w:rsidRPr="00A03902" w:rsidRDefault="00FC2BBE">
      <w:pPr>
        <w:spacing w:line="360" w:lineRule="auto"/>
        <w:jc w:val="both"/>
        <w:rPr>
          <w:rFonts w:ascii="Arial" w:hAnsi="Arial" w:cs="Arial"/>
          <w:sz w:val="22"/>
          <w:szCs w:val="22"/>
        </w:rPr>
        <w:pPrChange w:id="1110" w:author="Elsabe Viljoen" w:date="2025-11-28T06:48:00Z" w16du:dateUtc="2025-11-28T04:48:00Z">
          <w:pPr>
            <w:spacing w:line="360" w:lineRule="auto"/>
          </w:pPr>
        </w:pPrChange>
      </w:pPr>
    </w:p>
    <w:p w14:paraId="32105686" w14:textId="2AA2C176" w:rsidR="00FC2BBE" w:rsidRPr="00A03902" w:rsidRDefault="004923E8">
      <w:pPr>
        <w:spacing w:line="360" w:lineRule="auto"/>
        <w:jc w:val="both"/>
        <w:rPr>
          <w:rFonts w:ascii="Arial" w:hAnsi="Arial" w:cs="Arial"/>
          <w:sz w:val="22"/>
          <w:szCs w:val="22"/>
          <w:rPrChange w:id="1111" w:author="Elsabe Viljoen" w:date="2025-12-11T13:09:00Z" w16du:dateUtc="2025-12-11T11:09:00Z">
            <w:rPr>
              <w:rFonts w:ascii="Arial" w:hAnsi="Arial" w:cs="Arial"/>
              <w:b/>
              <w:bCs/>
              <w:sz w:val="22"/>
              <w:szCs w:val="22"/>
            </w:rPr>
          </w:rPrChange>
        </w:rPr>
        <w:pPrChange w:id="1112" w:author="Elsabe Viljoen" w:date="2025-11-28T06:48:00Z" w16du:dateUtc="2025-11-28T04:48:00Z">
          <w:pPr>
            <w:spacing w:line="360" w:lineRule="auto"/>
          </w:pPr>
        </w:pPrChange>
      </w:pPr>
      <w:ins w:id="1113" w:author="Elsabe Viljoen" w:date="2025-11-24T10:11:00Z" w16du:dateUtc="2025-11-24T08:11:00Z">
        <w:r w:rsidRPr="00A03902">
          <w:rPr>
            <w:rFonts w:ascii="Arial" w:hAnsi="Arial" w:cs="Arial"/>
            <w:sz w:val="22"/>
            <w:szCs w:val="22"/>
            <w:rPrChange w:id="1114" w:author="Elsabe Viljoen" w:date="2025-12-11T13:09:00Z" w16du:dateUtc="2025-12-11T11:09:00Z">
              <w:rPr>
                <w:rFonts w:ascii="Arial" w:hAnsi="Arial" w:cs="Arial"/>
                <w:b/>
                <w:bCs/>
                <w:sz w:val="22"/>
                <w:szCs w:val="22"/>
              </w:rPr>
            </w:rPrChange>
          </w:rPr>
          <w:t>8</w:t>
        </w:r>
      </w:ins>
      <w:del w:id="1115" w:author="Elsabe Viljoen" w:date="2025-11-24T10:11:00Z" w16du:dateUtc="2025-11-24T08:11:00Z">
        <w:r w:rsidR="00FC2BBE" w:rsidRPr="00A03902" w:rsidDel="004923E8">
          <w:rPr>
            <w:rFonts w:ascii="Arial" w:hAnsi="Arial" w:cs="Arial"/>
            <w:sz w:val="22"/>
            <w:szCs w:val="22"/>
            <w:rPrChange w:id="1116"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117"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118" w:author="Elsabe Viljoen" w:date="2025-12-11T13:09:00Z" w16du:dateUtc="2025-12-11T11:09:00Z">
            <w:rPr>
              <w:rFonts w:ascii="Arial" w:hAnsi="Arial" w:cs="Arial"/>
              <w:b/>
              <w:bCs/>
              <w:sz w:val="22"/>
              <w:szCs w:val="22"/>
            </w:rPr>
          </w:rPrChange>
        </w:rPr>
        <w:t>6</w:t>
      </w:r>
      <w:r w:rsidR="00FC2BBE" w:rsidRPr="00A03902">
        <w:rPr>
          <w:rFonts w:ascii="Arial" w:hAnsi="Arial" w:cs="Arial"/>
          <w:sz w:val="22"/>
          <w:szCs w:val="22"/>
          <w:rPrChange w:id="1119"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120"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121" w:author="Elsabe Viljoen" w:date="2025-12-11T13:09:00Z" w16du:dateUtc="2025-12-11T11:09:00Z">
            <w:rPr>
              <w:rFonts w:ascii="Arial" w:hAnsi="Arial" w:cs="Arial"/>
              <w:b/>
              <w:bCs/>
              <w:sz w:val="22"/>
              <w:szCs w:val="22"/>
              <w:u w:val="single"/>
            </w:rPr>
          </w:rPrChange>
        </w:rPr>
        <w:t>Indemnities</w:t>
      </w:r>
    </w:p>
    <w:p w14:paraId="37D429F9" w14:textId="458389C9" w:rsidR="00FC2BBE" w:rsidRPr="00A03902" w:rsidRDefault="004923E8">
      <w:pPr>
        <w:spacing w:line="360" w:lineRule="auto"/>
        <w:ind w:left="720" w:hanging="720"/>
        <w:jc w:val="both"/>
        <w:rPr>
          <w:rFonts w:ascii="Arial" w:hAnsi="Arial" w:cs="Arial"/>
          <w:sz w:val="22"/>
          <w:szCs w:val="22"/>
        </w:rPr>
        <w:pPrChange w:id="1122" w:author="Elsabe Viljoen" w:date="2025-11-28T06:48:00Z" w16du:dateUtc="2025-11-28T04:48:00Z">
          <w:pPr>
            <w:spacing w:line="360" w:lineRule="auto"/>
            <w:ind w:left="720" w:hanging="720"/>
          </w:pPr>
        </w:pPrChange>
      </w:pPr>
      <w:ins w:id="1123" w:author="Elsabe Viljoen" w:date="2025-11-24T10:11:00Z" w16du:dateUtc="2025-11-24T08:11:00Z">
        <w:r w:rsidRPr="00A03902">
          <w:rPr>
            <w:rFonts w:ascii="Arial" w:hAnsi="Arial" w:cs="Arial"/>
            <w:sz w:val="22"/>
            <w:szCs w:val="22"/>
          </w:rPr>
          <w:t>8</w:t>
        </w:r>
      </w:ins>
      <w:del w:id="1124"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6</w:t>
      </w:r>
      <w:r w:rsidR="00FC2BBE" w:rsidRPr="00A03902">
        <w:rPr>
          <w:rFonts w:ascii="Arial" w:hAnsi="Arial" w:cs="Arial"/>
          <w:sz w:val="22"/>
          <w:szCs w:val="22"/>
        </w:rPr>
        <w:t xml:space="preserve">.1 </w:t>
      </w:r>
      <w:r w:rsidR="00FC2BBE" w:rsidRPr="00A03902">
        <w:rPr>
          <w:rFonts w:ascii="Arial" w:hAnsi="Arial" w:cs="Arial"/>
          <w:sz w:val="22"/>
          <w:szCs w:val="22"/>
        </w:rPr>
        <w:tab/>
        <w:t>Each Party (the “Indemnifying Party”) hereby indemnifies and holds harmless the other Party, the SPV, Netflix, and all of their respective officers, directors, employees, contractors and agents (collectively, the “Indemnified Parties”) from and against any and all losses, damages, claims, liabilities, fines, penalties, legal costs and expenses that arise from any breach of this Agreement, any breach of the warranties given in this Agreement, any infringement of intellectual-property rights, any breach of privacy or confidentiality, any breach of data-protection obligations, any unauthorised disclosures, any negligent, reckless or unlawful acts or omissions, any misrepresentation or false statements, any failure to obtain valid contributor releases or licences, or any defamation or injurious falsehood arising from content contributed by the Indemnifying Party.</w:t>
      </w:r>
    </w:p>
    <w:p w14:paraId="147940BE" w14:textId="77777777" w:rsidR="00FC2BBE" w:rsidRPr="00A03902" w:rsidRDefault="00FC2BBE">
      <w:pPr>
        <w:spacing w:line="360" w:lineRule="auto"/>
        <w:jc w:val="both"/>
        <w:rPr>
          <w:rFonts w:ascii="Arial" w:hAnsi="Arial" w:cs="Arial"/>
          <w:sz w:val="22"/>
          <w:szCs w:val="22"/>
        </w:rPr>
        <w:pPrChange w:id="1125" w:author="Elsabe Viljoen" w:date="2025-11-28T06:48:00Z" w16du:dateUtc="2025-11-28T04:48:00Z">
          <w:pPr>
            <w:spacing w:line="360" w:lineRule="auto"/>
          </w:pPr>
        </w:pPrChange>
      </w:pPr>
    </w:p>
    <w:p w14:paraId="615B0062" w14:textId="60CE92D1" w:rsidR="00FC2BBE" w:rsidRPr="00A03902" w:rsidRDefault="004923E8">
      <w:pPr>
        <w:spacing w:line="360" w:lineRule="auto"/>
        <w:ind w:left="720" w:hanging="720"/>
        <w:jc w:val="both"/>
        <w:rPr>
          <w:rFonts w:ascii="Arial" w:hAnsi="Arial" w:cs="Arial"/>
          <w:sz w:val="22"/>
          <w:szCs w:val="22"/>
        </w:rPr>
        <w:pPrChange w:id="1126" w:author="Elsabe Viljoen" w:date="2025-11-28T06:48:00Z" w16du:dateUtc="2025-11-28T04:48:00Z">
          <w:pPr>
            <w:spacing w:line="360" w:lineRule="auto"/>
            <w:ind w:left="720" w:hanging="720"/>
          </w:pPr>
        </w:pPrChange>
      </w:pPr>
      <w:ins w:id="1127" w:author="Elsabe Viljoen" w:date="2025-11-24T10:11:00Z" w16du:dateUtc="2025-11-24T08:11:00Z">
        <w:r w:rsidRPr="00A03902">
          <w:rPr>
            <w:rFonts w:ascii="Arial" w:hAnsi="Arial" w:cs="Arial"/>
            <w:sz w:val="22"/>
            <w:szCs w:val="22"/>
          </w:rPr>
          <w:t>8</w:t>
        </w:r>
      </w:ins>
      <w:del w:id="1128"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6</w:t>
      </w:r>
      <w:r w:rsidR="00FC2BBE" w:rsidRPr="00A03902">
        <w:rPr>
          <w:rFonts w:ascii="Arial" w:hAnsi="Arial" w:cs="Arial"/>
          <w:sz w:val="22"/>
          <w:szCs w:val="22"/>
        </w:rPr>
        <w:t xml:space="preserve">.2 </w:t>
      </w:r>
      <w:r w:rsidR="00FC2BBE" w:rsidRPr="00A03902">
        <w:rPr>
          <w:rFonts w:ascii="Arial" w:hAnsi="Arial" w:cs="Arial"/>
          <w:sz w:val="22"/>
          <w:szCs w:val="22"/>
        </w:rPr>
        <w:tab/>
        <w:t>Each Party shall indemnify the other Party against any claims brought by contributors that arise from the negligent or improper handling of interviews, archival materials or sensitive content by that Party.</w:t>
      </w:r>
    </w:p>
    <w:p w14:paraId="15148C81" w14:textId="77777777" w:rsidR="00FC2BBE" w:rsidRPr="00A03902" w:rsidRDefault="00FC2BBE">
      <w:pPr>
        <w:spacing w:line="360" w:lineRule="auto"/>
        <w:jc w:val="both"/>
        <w:rPr>
          <w:rFonts w:ascii="Arial" w:hAnsi="Arial" w:cs="Arial"/>
          <w:sz w:val="22"/>
          <w:szCs w:val="22"/>
        </w:rPr>
        <w:pPrChange w:id="1129" w:author="Elsabe Viljoen" w:date="2025-11-28T06:48:00Z" w16du:dateUtc="2025-11-28T04:48:00Z">
          <w:pPr>
            <w:spacing w:line="360" w:lineRule="auto"/>
          </w:pPr>
        </w:pPrChange>
      </w:pPr>
    </w:p>
    <w:p w14:paraId="7B2AA204" w14:textId="0FC3A3B6" w:rsidR="00FC2BBE" w:rsidRPr="00A03902" w:rsidRDefault="004923E8">
      <w:pPr>
        <w:spacing w:line="360" w:lineRule="auto"/>
        <w:ind w:left="720" w:hanging="720"/>
        <w:jc w:val="both"/>
        <w:rPr>
          <w:rFonts w:ascii="Arial" w:hAnsi="Arial" w:cs="Arial"/>
          <w:sz w:val="22"/>
          <w:szCs w:val="22"/>
        </w:rPr>
        <w:pPrChange w:id="1130" w:author="Elsabe Viljoen" w:date="2025-11-28T06:48:00Z" w16du:dateUtc="2025-11-28T04:48:00Z">
          <w:pPr>
            <w:spacing w:line="360" w:lineRule="auto"/>
            <w:ind w:left="720" w:hanging="720"/>
          </w:pPr>
        </w:pPrChange>
      </w:pPr>
      <w:ins w:id="1131" w:author="Elsabe Viljoen" w:date="2025-11-24T10:11:00Z" w16du:dateUtc="2025-11-24T08:11:00Z">
        <w:r w:rsidRPr="00A03902">
          <w:rPr>
            <w:rFonts w:ascii="Arial" w:hAnsi="Arial" w:cs="Arial"/>
            <w:sz w:val="22"/>
            <w:szCs w:val="22"/>
          </w:rPr>
          <w:t>8</w:t>
        </w:r>
      </w:ins>
      <w:del w:id="1132"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6</w:t>
      </w:r>
      <w:r w:rsidR="00FC2BBE" w:rsidRPr="00A03902">
        <w:rPr>
          <w:rFonts w:ascii="Arial" w:hAnsi="Arial" w:cs="Arial"/>
          <w:sz w:val="22"/>
          <w:szCs w:val="22"/>
        </w:rPr>
        <w:t xml:space="preserve">.3 </w:t>
      </w:r>
      <w:r w:rsidR="00FC2BBE" w:rsidRPr="00A03902">
        <w:rPr>
          <w:rFonts w:ascii="Arial" w:hAnsi="Arial" w:cs="Arial"/>
          <w:sz w:val="22"/>
          <w:szCs w:val="22"/>
        </w:rPr>
        <w:tab/>
        <w:t>Where a claim is caused jointly by both Parties, liability shall be apportioned between them according to their respective degrees of fault; provided that, where Netflix or the SPV suffer harm, both Parties shall remain jointly and severally liable unless a competent court determines otherwise.</w:t>
      </w:r>
    </w:p>
    <w:p w14:paraId="7377E8A5" w14:textId="77777777" w:rsidR="00FC2BBE" w:rsidRPr="00A03902" w:rsidRDefault="00FC2BBE">
      <w:pPr>
        <w:spacing w:line="360" w:lineRule="auto"/>
        <w:jc w:val="both"/>
        <w:rPr>
          <w:rFonts w:ascii="Arial" w:hAnsi="Arial" w:cs="Arial"/>
          <w:sz w:val="22"/>
          <w:szCs w:val="22"/>
        </w:rPr>
        <w:pPrChange w:id="1133" w:author="Elsabe Viljoen" w:date="2025-11-28T06:48:00Z" w16du:dateUtc="2025-11-28T04:48:00Z">
          <w:pPr>
            <w:spacing w:line="360" w:lineRule="auto"/>
          </w:pPr>
        </w:pPrChange>
      </w:pPr>
    </w:p>
    <w:p w14:paraId="2D965B4E" w14:textId="3BE7E55A" w:rsidR="00FC2BBE" w:rsidRPr="00A03902" w:rsidRDefault="004923E8">
      <w:pPr>
        <w:spacing w:line="360" w:lineRule="auto"/>
        <w:jc w:val="both"/>
        <w:rPr>
          <w:rFonts w:ascii="Arial" w:hAnsi="Arial" w:cs="Arial"/>
          <w:sz w:val="22"/>
          <w:szCs w:val="22"/>
        </w:rPr>
        <w:pPrChange w:id="1134" w:author="Elsabe Viljoen" w:date="2025-11-28T06:48:00Z" w16du:dateUtc="2025-11-28T04:48:00Z">
          <w:pPr>
            <w:spacing w:line="360" w:lineRule="auto"/>
          </w:pPr>
        </w:pPrChange>
      </w:pPr>
      <w:ins w:id="1135" w:author="Elsabe Viljoen" w:date="2025-11-24T10:11:00Z" w16du:dateUtc="2025-11-24T08:11:00Z">
        <w:r w:rsidRPr="00A03902">
          <w:rPr>
            <w:rFonts w:ascii="Arial" w:hAnsi="Arial" w:cs="Arial"/>
            <w:sz w:val="22"/>
            <w:szCs w:val="22"/>
          </w:rPr>
          <w:t>8</w:t>
        </w:r>
      </w:ins>
      <w:del w:id="1136"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7</w:t>
      </w:r>
      <w:r w:rsidR="00FC2BBE" w:rsidRPr="00A03902">
        <w:rPr>
          <w:rFonts w:ascii="Arial" w:hAnsi="Arial" w:cs="Arial"/>
          <w:sz w:val="22"/>
          <w:szCs w:val="22"/>
        </w:rPr>
        <w:t xml:space="preserve"> </w:t>
      </w:r>
      <w:r w:rsidR="00FC2BBE" w:rsidRPr="00A03902">
        <w:rPr>
          <w:rFonts w:ascii="Arial" w:hAnsi="Arial" w:cs="Arial"/>
          <w:sz w:val="22"/>
          <w:szCs w:val="22"/>
        </w:rPr>
        <w:tab/>
      </w:r>
      <w:r w:rsidR="0074145B" w:rsidRPr="00A03902">
        <w:rPr>
          <w:rFonts w:ascii="Arial" w:hAnsi="Arial" w:cs="Arial"/>
          <w:sz w:val="22"/>
          <w:szCs w:val="22"/>
          <w:u w:val="single"/>
          <w:rPrChange w:id="1137" w:author="Elsabe Viljoen" w:date="2025-12-11T13:09:00Z" w16du:dateUtc="2025-12-11T11:09:00Z">
            <w:rPr>
              <w:rFonts w:ascii="Arial" w:hAnsi="Arial" w:cs="Arial"/>
              <w:b/>
              <w:bCs/>
              <w:sz w:val="22"/>
              <w:szCs w:val="22"/>
              <w:u w:val="single"/>
            </w:rPr>
          </w:rPrChange>
        </w:rPr>
        <w:t>Third-Party Claims and Procedure</w:t>
      </w:r>
    </w:p>
    <w:p w14:paraId="7C398FE1" w14:textId="76253DE7" w:rsidR="00FC2BBE" w:rsidRPr="00A03902" w:rsidRDefault="004923E8">
      <w:pPr>
        <w:spacing w:line="360" w:lineRule="auto"/>
        <w:ind w:left="720" w:hanging="720"/>
        <w:jc w:val="both"/>
        <w:rPr>
          <w:rFonts w:ascii="Arial" w:hAnsi="Arial" w:cs="Arial"/>
          <w:sz w:val="22"/>
          <w:szCs w:val="22"/>
        </w:rPr>
        <w:pPrChange w:id="1138" w:author="Elsabe Viljoen" w:date="2025-11-28T06:48:00Z" w16du:dateUtc="2025-11-28T04:48:00Z">
          <w:pPr>
            <w:spacing w:line="360" w:lineRule="auto"/>
            <w:ind w:left="720" w:hanging="720"/>
          </w:pPr>
        </w:pPrChange>
      </w:pPr>
      <w:ins w:id="1139" w:author="Elsabe Viljoen" w:date="2025-11-24T10:11:00Z" w16du:dateUtc="2025-11-24T08:11:00Z">
        <w:r w:rsidRPr="00A03902">
          <w:rPr>
            <w:rFonts w:ascii="Arial" w:hAnsi="Arial" w:cs="Arial"/>
            <w:sz w:val="22"/>
            <w:szCs w:val="22"/>
          </w:rPr>
          <w:t>8</w:t>
        </w:r>
      </w:ins>
      <w:del w:id="1140"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7</w:t>
      </w:r>
      <w:r w:rsidR="00FC2BBE" w:rsidRPr="00A03902">
        <w:rPr>
          <w:rFonts w:ascii="Arial" w:hAnsi="Arial" w:cs="Arial"/>
          <w:sz w:val="22"/>
          <w:szCs w:val="22"/>
        </w:rPr>
        <w:t xml:space="preserve">.1 </w:t>
      </w:r>
      <w:r w:rsidR="00FC2BBE" w:rsidRPr="00A03902">
        <w:rPr>
          <w:rFonts w:ascii="Arial" w:hAnsi="Arial" w:cs="Arial"/>
          <w:sz w:val="22"/>
          <w:szCs w:val="22"/>
        </w:rPr>
        <w:tab/>
        <w:t>Each Party shall notify the other Party in writing immediately upon becoming aware of any threatened claim, any actual claim, any allegation of defamation, privacy breach, copyright infringement or similar legal risk, or any subpoena, summons or legal demand relating to the Project.</w:t>
      </w:r>
    </w:p>
    <w:p w14:paraId="212046EB" w14:textId="77777777" w:rsidR="00FC2BBE" w:rsidRPr="00A03902" w:rsidRDefault="00FC2BBE">
      <w:pPr>
        <w:spacing w:line="360" w:lineRule="auto"/>
        <w:jc w:val="both"/>
        <w:rPr>
          <w:rFonts w:ascii="Arial" w:hAnsi="Arial" w:cs="Arial"/>
          <w:sz w:val="22"/>
          <w:szCs w:val="22"/>
        </w:rPr>
        <w:pPrChange w:id="1141" w:author="Elsabe Viljoen" w:date="2025-11-28T06:48:00Z" w16du:dateUtc="2025-11-28T04:48:00Z">
          <w:pPr>
            <w:spacing w:line="360" w:lineRule="auto"/>
          </w:pPr>
        </w:pPrChange>
      </w:pPr>
    </w:p>
    <w:p w14:paraId="4751B50E" w14:textId="3679A63F" w:rsidR="00FC2BBE" w:rsidRPr="00A03902" w:rsidRDefault="004923E8">
      <w:pPr>
        <w:spacing w:line="360" w:lineRule="auto"/>
        <w:ind w:left="720" w:hanging="720"/>
        <w:jc w:val="both"/>
        <w:rPr>
          <w:rFonts w:ascii="Arial" w:hAnsi="Arial" w:cs="Arial"/>
          <w:sz w:val="22"/>
          <w:szCs w:val="22"/>
        </w:rPr>
        <w:pPrChange w:id="1142" w:author="Elsabe Viljoen" w:date="2025-11-28T06:48:00Z" w16du:dateUtc="2025-11-28T04:48:00Z">
          <w:pPr>
            <w:spacing w:line="360" w:lineRule="auto"/>
            <w:ind w:left="720" w:hanging="720"/>
          </w:pPr>
        </w:pPrChange>
      </w:pPr>
      <w:ins w:id="1143" w:author="Elsabe Viljoen" w:date="2025-11-24T10:11:00Z" w16du:dateUtc="2025-11-24T08:11:00Z">
        <w:r w:rsidRPr="00A03902">
          <w:rPr>
            <w:rFonts w:ascii="Arial" w:hAnsi="Arial" w:cs="Arial"/>
            <w:sz w:val="22"/>
            <w:szCs w:val="22"/>
          </w:rPr>
          <w:t>8</w:t>
        </w:r>
      </w:ins>
      <w:del w:id="1144"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7</w:t>
      </w:r>
      <w:r w:rsidR="00FC2BBE" w:rsidRPr="00A03902">
        <w:rPr>
          <w:rFonts w:ascii="Arial" w:hAnsi="Arial" w:cs="Arial"/>
          <w:sz w:val="22"/>
          <w:szCs w:val="22"/>
        </w:rPr>
        <w:t xml:space="preserve">.2 </w:t>
      </w:r>
      <w:r w:rsidR="00FC2BBE" w:rsidRPr="00A03902">
        <w:rPr>
          <w:rFonts w:ascii="Arial" w:hAnsi="Arial" w:cs="Arial"/>
          <w:sz w:val="22"/>
          <w:szCs w:val="22"/>
        </w:rPr>
        <w:tab/>
        <w:t>The Parties shall cooperate fully with one another, and with Netflix where applicable, in any investigation, defence, settlement negotiation or litigation relating to such claim.</w:t>
      </w:r>
    </w:p>
    <w:p w14:paraId="4EA92F08" w14:textId="77777777" w:rsidR="00FC2BBE" w:rsidRPr="00A03902" w:rsidRDefault="00FC2BBE">
      <w:pPr>
        <w:spacing w:line="360" w:lineRule="auto"/>
        <w:jc w:val="both"/>
        <w:rPr>
          <w:rFonts w:ascii="Arial" w:hAnsi="Arial" w:cs="Arial"/>
          <w:sz w:val="22"/>
          <w:szCs w:val="22"/>
        </w:rPr>
        <w:pPrChange w:id="1145" w:author="Elsabe Viljoen" w:date="2025-11-28T06:48:00Z" w16du:dateUtc="2025-11-28T04:48:00Z">
          <w:pPr>
            <w:spacing w:line="360" w:lineRule="auto"/>
          </w:pPr>
        </w:pPrChange>
      </w:pPr>
    </w:p>
    <w:p w14:paraId="249BBFEA" w14:textId="095698C0" w:rsidR="00FC2BBE" w:rsidRPr="00A03902" w:rsidRDefault="004923E8">
      <w:pPr>
        <w:spacing w:line="360" w:lineRule="auto"/>
        <w:ind w:left="720" w:hanging="720"/>
        <w:jc w:val="both"/>
        <w:rPr>
          <w:rFonts w:ascii="Arial" w:hAnsi="Arial" w:cs="Arial"/>
          <w:sz w:val="22"/>
          <w:szCs w:val="22"/>
        </w:rPr>
        <w:pPrChange w:id="1146" w:author="Elsabe Viljoen" w:date="2025-11-28T06:48:00Z" w16du:dateUtc="2025-11-28T04:48:00Z">
          <w:pPr>
            <w:spacing w:line="360" w:lineRule="auto"/>
            <w:ind w:left="720" w:hanging="720"/>
          </w:pPr>
        </w:pPrChange>
      </w:pPr>
      <w:ins w:id="1147" w:author="Elsabe Viljoen" w:date="2025-11-24T10:11:00Z" w16du:dateUtc="2025-11-24T08:11:00Z">
        <w:r w:rsidRPr="00A03902">
          <w:rPr>
            <w:rFonts w:ascii="Arial" w:hAnsi="Arial" w:cs="Arial"/>
            <w:sz w:val="22"/>
            <w:szCs w:val="22"/>
          </w:rPr>
          <w:t>8</w:t>
        </w:r>
      </w:ins>
      <w:del w:id="1148" w:author="Elsabe Viljoen" w:date="2025-11-24T10:11:00Z" w16du:dateUtc="2025-11-24T08:11: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7</w:t>
      </w:r>
      <w:r w:rsidR="00FC2BBE" w:rsidRPr="00A03902">
        <w:rPr>
          <w:rFonts w:ascii="Arial" w:hAnsi="Arial" w:cs="Arial"/>
          <w:sz w:val="22"/>
          <w:szCs w:val="22"/>
        </w:rPr>
        <w:t xml:space="preserve">.3 </w:t>
      </w:r>
      <w:r w:rsidR="00FC2BBE" w:rsidRPr="00A03902">
        <w:rPr>
          <w:rFonts w:ascii="Arial" w:hAnsi="Arial" w:cs="Arial"/>
          <w:sz w:val="22"/>
          <w:szCs w:val="22"/>
        </w:rPr>
        <w:tab/>
        <w:t>No Party may settle, compromise or otherwise dispose of any claim that affects the Project, the SPV or Netflix without the prior written approval of the other Party and, where required under the commissioning or production arrangements, the written approval of Netflix.</w:t>
      </w:r>
    </w:p>
    <w:p w14:paraId="35099E85" w14:textId="77777777" w:rsidR="00FC2BBE" w:rsidRPr="00A03902" w:rsidRDefault="00FC2BBE">
      <w:pPr>
        <w:spacing w:line="360" w:lineRule="auto"/>
        <w:jc w:val="both"/>
        <w:rPr>
          <w:rFonts w:ascii="Arial" w:hAnsi="Arial" w:cs="Arial"/>
          <w:sz w:val="22"/>
          <w:szCs w:val="22"/>
        </w:rPr>
        <w:pPrChange w:id="1149" w:author="Elsabe Viljoen" w:date="2025-11-28T06:48:00Z" w16du:dateUtc="2025-11-28T04:48:00Z">
          <w:pPr>
            <w:spacing w:line="360" w:lineRule="auto"/>
          </w:pPr>
        </w:pPrChange>
      </w:pPr>
    </w:p>
    <w:p w14:paraId="061E4815" w14:textId="52AB14EF" w:rsidR="00FC2BBE" w:rsidRPr="00A03902" w:rsidRDefault="004923E8">
      <w:pPr>
        <w:spacing w:line="360" w:lineRule="auto"/>
        <w:jc w:val="both"/>
        <w:rPr>
          <w:rFonts w:ascii="Arial" w:hAnsi="Arial" w:cs="Arial"/>
          <w:sz w:val="22"/>
          <w:szCs w:val="22"/>
        </w:rPr>
        <w:pPrChange w:id="1150" w:author="Elsabe Viljoen" w:date="2025-11-28T06:48:00Z" w16du:dateUtc="2025-11-28T04:48:00Z">
          <w:pPr>
            <w:spacing w:line="360" w:lineRule="auto"/>
          </w:pPr>
        </w:pPrChange>
      </w:pPr>
      <w:ins w:id="1151" w:author="Elsabe Viljoen" w:date="2025-11-24T10:12:00Z" w16du:dateUtc="2025-11-24T08:12:00Z">
        <w:r w:rsidRPr="00A03902">
          <w:rPr>
            <w:rFonts w:ascii="Arial" w:hAnsi="Arial" w:cs="Arial"/>
            <w:sz w:val="22"/>
            <w:szCs w:val="22"/>
          </w:rPr>
          <w:t>8</w:t>
        </w:r>
      </w:ins>
      <w:del w:id="1152"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8</w:t>
      </w:r>
      <w:r w:rsidR="00FC2BBE" w:rsidRPr="00A03902">
        <w:rPr>
          <w:rFonts w:ascii="Arial" w:hAnsi="Arial" w:cs="Arial"/>
          <w:sz w:val="22"/>
          <w:szCs w:val="22"/>
        </w:rPr>
        <w:t xml:space="preserve"> </w:t>
      </w:r>
      <w:r w:rsidR="00FC2BBE" w:rsidRPr="00A03902">
        <w:rPr>
          <w:rFonts w:ascii="Arial" w:hAnsi="Arial" w:cs="Arial"/>
          <w:sz w:val="22"/>
          <w:szCs w:val="22"/>
        </w:rPr>
        <w:tab/>
      </w:r>
      <w:r w:rsidR="0074145B" w:rsidRPr="00A03902">
        <w:rPr>
          <w:rFonts w:ascii="Arial" w:hAnsi="Arial" w:cs="Arial"/>
          <w:sz w:val="22"/>
          <w:szCs w:val="22"/>
          <w:u w:val="single"/>
          <w:rPrChange w:id="1153" w:author="Elsabe Viljoen" w:date="2025-12-11T13:09:00Z" w16du:dateUtc="2025-12-11T11:09:00Z">
            <w:rPr>
              <w:rFonts w:ascii="Arial" w:hAnsi="Arial" w:cs="Arial"/>
              <w:b/>
              <w:bCs/>
              <w:sz w:val="22"/>
              <w:szCs w:val="22"/>
              <w:u w:val="single"/>
            </w:rPr>
          </w:rPrChange>
        </w:rPr>
        <w:t>Insurance Requirements</w:t>
      </w:r>
    </w:p>
    <w:p w14:paraId="52BFF976" w14:textId="7174652F" w:rsidR="00FC2BBE" w:rsidRPr="00A03902" w:rsidRDefault="004923E8">
      <w:pPr>
        <w:spacing w:line="360" w:lineRule="auto"/>
        <w:ind w:left="720" w:hanging="720"/>
        <w:jc w:val="both"/>
        <w:rPr>
          <w:rFonts w:ascii="Arial" w:hAnsi="Arial" w:cs="Arial"/>
          <w:sz w:val="22"/>
          <w:szCs w:val="22"/>
        </w:rPr>
        <w:pPrChange w:id="1154" w:author="Elsabe Viljoen" w:date="2025-11-28T06:48:00Z" w16du:dateUtc="2025-11-28T04:48:00Z">
          <w:pPr>
            <w:spacing w:line="360" w:lineRule="auto"/>
            <w:ind w:left="720" w:hanging="720"/>
          </w:pPr>
        </w:pPrChange>
      </w:pPr>
      <w:ins w:id="1155" w:author="Elsabe Viljoen" w:date="2025-11-24T10:12:00Z" w16du:dateUtc="2025-11-24T08:12:00Z">
        <w:r w:rsidRPr="00A03902">
          <w:rPr>
            <w:rFonts w:ascii="Arial" w:hAnsi="Arial" w:cs="Arial"/>
            <w:sz w:val="22"/>
            <w:szCs w:val="22"/>
          </w:rPr>
          <w:t>8</w:t>
        </w:r>
      </w:ins>
      <w:del w:id="1156"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8</w:t>
      </w:r>
      <w:r w:rsidR="00FC2BBE" w:rsidRPr="00A03902">
        <w:rPr>
          <w:rFonts w:ascii="Arial" w:hAnsi="Arial" w:cs="Arial"/>
          <w:sz w:val="22"/>
          <w:szCs w:val="22"/>
        </w:rPr>
        <w:t xml:space="preserve">.1 </w:t>
      </w:r>
      <w:r w:rsidR="00FC2BBE" w:rsidRPr="00A03902">
        <w:rPr>
          <w:rFonts w:ascii="Arial" w:hAnsi="Arial" w:cs="Arial"/>
          <w:sz w:val="22"/>
          <w:szCs w:val="22"/>
        </w:rPr>
        <w:tab/>
        <w:t>The Parties shall obtain and maintain, for the duration of the Project and for any additional period required by Netflix, all insurances mandated by Netflix, including but not limited to comprehensive production insurance, public-liability insurance, employers’ liability insurance, workers’ compensation insurance, travel and equipment insurance, and Errors and Omissions (“E&amp;O”) insurance with coverage limits acceptable to Netflix.</w:t>
      </w:r>
    </w:p>
    <w:p w14:paraId="3D28B9FA" w14:textId="77777777" w:rsidR="00FC2BBE" w:rsidRPr="00A03902" w:rsidRDefault="00FC2BBE">
      <w:pPr>
        <w:spacing w:line="360" w:lineRule="auto"/>
        <w:jc w:val="both"/>
        <w:rPr>
          <w:rFonts w:ascii="Arial" w:hAnsi="Arial" w:cs="Arial"/>
          <w:sz w:val="22"/>
          <w:szCs w:val="22"/>
        </w:rPr>
        <w:pPrChange w:id="1157" w:author="Elsabe Viljoen" w:date="2025-11-28T06:48:00Z" w16du:dateUtc="2025-11-28T04:48:00Z">
          <w:pPr>
            <w:spacing w:line="360" w:lineRule="auto"/>
          </w:pPr>
        </w:pPrChange>
      </w:pPr>
    </w:p>
    <w:p w14:paraId="29D207AC" w14:textId="4DF1965A" w:rsidR="00FC2BBE" w:rsidRPr="00A03902" w:rsidRDefault="004923E8">
      <w:pPr>
        <w:spacing w:line="360" w:lineRule="auto"/>
        <w:ind w:left="720" w:hanging="720"/>
        <w:jc w:val="both"/>
        <w:rPr>
          <w:rFonts w:ascii="Arial" w:hAnsi="Arial" w:cs="Arial"/>
          <w:sz w:val="22"/>
          <w:szCs w:val="22"/>
        </w:rPr>
        <w:pPrChange w:id="1158" w:author="Elsabe Viljoen" w:date="2025-11-28T06:48:00Z" w16du:dateUtc="2025-11-28T04:48:00Z">
          <w:pPr>
            <w:spacing w:line="360" w:lineRule="auto"/>
            <w:ind w:left="720" w:hanging="720"/>
          </w:pPr>
        </w:pPrChange>
      </w:pPr>
      <w:ins w:id="1159" w:author="Elsabe Viljoen" w:date="2025-11-24T10:12:00Z" w16du:dateUtc="2025-11-24T08:12:00Z">
        <w:r w:rsidRPr="00A03902">
          <w:rPr>
            <w:rFonts w:ascii="Arial" w:hAnsi="Arial" w:cs="Arial"/>
            <w:sz w:val="22"/>
            <w:szCs w:val="22"/>
          </w:rPr>
          <w:t>8</w:t>
        </w:r>
      </w:ins>
      <w:del w:id="1160"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8</w:t>
      </w:r>
      <w:r w:rsidR="00FC2BBE" w:rsidRPr="00A03902">
        <w:rPr>
          <w:rFonts w:ascii="Arial" w:hAnsi="Arial" w:cs="Arial"/>
          <w:sz w:val="22"/>
          <w:szCs w:val="22"/>
        </w:rPr>
        <w:t xml:space="preserve">.2 </w:t>
      </w:r>
      <w:r w:rsidR="00FC2BBE" w:rsidRPr="00A03902">
        <w:rPr>
          <w:rFonts w:ascii="Arial" w:hAnsi="Arial" w:cs="Arial"/>
          <w:sz w:val="22"/>
          <w:szCs w:val="22"/>
        </w:rPr>
        <w:tab/>
        <w:t>The Parties shall ensure that the E&amp;O insurance provides cover for claims arising from defamation, privacy breaches, infringement of intellectual-property rights, negligence in rights acquisition, unauthorised use of archival material, errors in portrayal and omissions in contextualisation.</w:t>
      </w:r>
    </w:p>
    <w:p w14:paraId="6BAE6C45" w14:textId="77777777" w:rsidR="00FC2BBE" w:rsidRPr="00A03902" w:rsidRDefault="00FC2BBE">
      <w:pPr>
        <w:spacing w:line="360" w:lineRule="auto"/>
        <w:jc w:val="both"/>
        <w:rPr>
          <w:rFonts w:ascii="Arial" w:hAnsi="Arial" w:cs="Arial"/>
          <w:sz w:val="22"/>
          <w:szCs w:val="22"/>
        </w:rPr>
        <w:pPrChange w:id="1161" w:author="Elsabe Viljoen" w:date="2025-11-28T06:48:00Z" w16du:dateUtc="2025-11-28T04:48:00Z">
          <w:pPr>
            <w:spacing w:line="360" w:lineRule="auto"/>
          </w:pPr>
        </w:pPrChange>
      </w:pPr>
    </w:p>
    <w:p w14:paraId="797D2939" w14:textId="395CE992" w:rsidR="00FC2BBE" w:rsidRPr="00A03902" w:rsidRDefault="004923E8">
      <w:pPr>
        <w:spacing w:line="360" w:lineRule="auto"/>
        <w:ind w:left="720" w:hanging="720"/>
        <w:jc w:val="both"/>
        <w:rPr>
          <w:rFonts w:ascii="Arial" w:hAnsi="Arial" w:cs="Arial"/>
          <w:sz w:val="22"/>
          <w:szCs w:val="22"/>
        </w:rPr>
        <w:pPrChange w:id="1162" w:author="Elsabe Viljoen" w:date="2025-11-28T06:48:00Z" w16du:dateUtc="2025-11-28T04:48:00Z">
          <w:pPr>
            <w:spacing w:line="360" w:lineRule="auto"/>
            <w:ind w:left="720" w:hanging="720"/>
          </w:pPr>
        </w:pPrChange>
      </w:pPr>
      <w:ins w:id="1163" w:author="Elsabe Viljoen" w:date="2025-11-24T10:12:00Z" w16du:dateUtc="2025-11-24T08:12:00Z">
        <w:r w:rsidRPr="00A03902">
          <w:rPr>
            <w:rFonts w:ascii="Arial" w:hAnsi="Arial" w:cs="Arial"/>
            <w:sz w:val="22"/>
            <w:szCs w:val="22"/>
          </w:rPr>
          <w:t>8</w:t>
        </w:r>
      </w:ins>
      <w:del w:id="1164"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8</w:t>
      </w:r>
      <w:r w:rsidR="00FC2BBE" w:rsidRPr="00A03902">
        <w:rPr>
          <w:rFonts w:ascii="Arial" w:hAnsi="Arial" w:cs="Arial"/>
          <w:sz w:val="22"/>
          <w:szCs w:val="22"/>
        </w:rPr>
        <w:t xml:space="preserve">.3 </w:t>
      </w:r>
      <w:r w:rsidR="00FC2BBE" w:rsidRPr="00A03902">
        <w:rPr>
          <w:rFonts w:ascii="Arial" w:hAnsi="Arial" w:cs="Arial"/>
          <w:sz w:val="22"/>
          <w:szCs w:val="22"/>
        </w:rPr>
        <w:tab/>
        <w:t>Each Party shall, upon request by Netflix or by the other Party, promptly provide certificates of insurance and any accompanying documentation necessary to demonstrate compliance with the insurance requirements in this Agreement.</w:t>
      </w:r>
    </w:p>
    <w:p w14:paraId="704BE561" w14:textId="77777777" w:rsidR="00FC2BBE" w:rsidRPr="00A03902" w:rsidRDefault="00FC2BBE">
      <w:pPr>
        <w:spacing w:line="360" w:lineRule="auto"/>
        <w:jc w:val="both"/>
        <w:rPr>
          <w:rFonts w:ascii="Arial" w:hAnsi="Arial" w:cs="Arial"/>
          <w:sz w:val="22"/>
          <w:szCs w:val="22"/>
          <w:rPrChange w:id="1165" w:author="Elsabe Viljoen" w:date="2025-12-11T13:09:00Z" w16du:dateUtc="2025-12-11T11:09:00Z">
            <w:rPr>
              <w:rFonts w:ascii="Arial" w:hAnsi="Arial" w:cs="Arial"/>
              <w:b/>
              <w:bCs/>
              <w:sz w:val="22"/>
              <w:szCs w:val="22"/>
            </w:rPr>
          </w:rPrChange>
        </w:rPr>
        <w:pPrChange w:id="1166" w:author="Elsabe Viljoen" w:date="2025-11-28T06:48:00Z" w16du:dateUtc="2025-11-28T04:48:00Z">
          <w:pPr>
            <w:spacing w:line="360" w:lineRule="auto"/>
          </w:pPr>
        </w:pPrChange>
      </w:pPr>
    </w:p>
    <w:p w14:paraId="51A36472" w14:textId="0B7FA6E4" w:rsidR="00FC2BBE" w:rsidRPr="00A03902" w:rsidRDefault="004923E8">
      <w:pPr>
        <w:spacing w:line="360" w:lineRule="auto"/>
        <w:jc w:val="both"/>
        <w:rPr>
          <w:rFonts w:ascii="Arial" w:hAnsi="Arial" w:cs="Arial"/>
          <w:sz w:val="22"/>
          <w:szCs w:val="22"/>
          <w:u w:val="single"/>
          <w:rPrChange w:id="1167" w:author="Elsabe Viljoen" w:date="2025-12-11T13:09:00Z" w16du:dateUtc="2025-12-11T11:09:00Z">
            <w:rPr>
              <w:rFonts w:ascii="Arial" w:hAnsi="Arial" w:cs="Arial"/>
              <w:b/>
              <w:bCs/>
              <w:sz w:val="22"/>
              <w:szCs w:val="22"/>
              <w:u w:val="single"/>
            </w:rPr>
          </w:rPrChange>
        </w:rPr>
        <w:pPrChange w:id="1168" w:author="Elsabe Viljoen" w:date="2025-11-28T06:48:00Z" w16du:dateUtc="2025-11-28T04:48:00Z">
          <w:pPr>
            <w:spacing w:line="360" w:lineRule="auto"/>
          </w:pPr>
        </w:pPrChange>
      </w:pPr>
      <w:ins w:id="1169" w:author="Elsabe Viljoen" w:date="2025-11-24T10:12:00Z" w16du:dateUtc="2025-11-24T08:12:00Z">
        <w:r w:rsidRPr="00A03902">
          <w:rPr>
            <w:rFonts w:ascii="Arial" w:hAnsi="Arial" w:cs="Arial"/>
            <w:sz w:val="22"/>
            <w:szCs w:val="22"/>
            <w:rPrChange w:id="1170" w:author="Elsabe Viljoen" w:date="2025-12-11T13:09:00Z" w16du:dateUtc="2025-12-11T11:09:00Z">
              <w:rPr>
                <w:rFonts w:ascii="Arial" w:hAnsi="Arial" w:cs="Arial"/>
                <w:b/>
                <w:bCs/>
                <w:sz w:val="22"/>
                <w:szCs w:val="22"/>
              </w:rPr>
            </w:rPrChange>
          </w:rPr>
          <w:t>8</w:t>
        </w:r>
      </w:ins>
      <w:del w:id="1171" w:author="Elsabe Viljoen" w:date="2025-11-24T10:12:00Z" w16du:dateUtc="2025-11-24T08:12:00Z">
        <w:r w:rsidR="00FC2BBE" w:rsidRPr="00A03902" w:rsidDel="004923E8">
          <w:rPr>
            <w:rFonts w:ascii="Arial" w:hAnsi="Arial" w:cs="Arial"/>
            <w:sz w:val="22"/>
            <w:szCs w:val="22"/>
            <w:rPrChange w:id="1172"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173"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174" w:author="Elsabe Viljoen" w:date="2025-12-11T13:09:00Z" w16du:dateUtc="2025-12-11T11:09:00Z">
            <w:rPr>
              <w:rFonts w:ascii="Arial" w:hAnsi="Arial" w:cs="Arial"/>
              <w:b/>
              <w:bCs/>
              <w:sz w:val="22"/>
              <w:szCs w:val="22"/>
            </w:rPr>
          </w:rPrChange>
        </w:rPr>
        <w:t>9</w:t>
      </w:r>
      <w:r w:rsidR="00FC2BBE" w:rsidRPr="00A03902">
        <w:rPr>
          <w:rFonts w:ascii="Arial" w:hAnsi="Arial" w:cs="Arial"/>
          <w:sz w:val="22"/>
          <w:szCs w:val="22"/>
          <w:rPrChange w:id="1175"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176" w:author="Elsabe Viljoen" w:date="2025-12-11T13:09:00Z" w16du:dateUtc="2025-12-11T11:09:00Z">
            <w:rPr>
              <w:rFonts w:ascii="Arial" w:hAnsi="Arial" w:cs="Arial"/>
              <w:b/>
              <w:bCs/>
              <w:sz w:val="22"/>
              <w:szCs w:val="22"/>
            </w:rPr>
          </w:rPrChange>
        </w:rPr>
        <w:tab/>
      </w:r>
      <w:r w:rsidR="0074145B" w:rsidRPr="00A03902">
        <w:rPr>
          <w:rFonts w:ascii="Arial" w:hAnsi="Arial" w:cs="Arial"/>
          <w:sz w:val="22"/>
          <w:szCs w:val="22"/>
          <w:u w:val="single"/>
          <w:rPrChange w:id="1177" w:author="Elsabe Viljoen" w:date="2025-12-11T13:09:00Z" w16du:dateUtc="2025-12-11T11:09:00Z">
            <w:rPr>
              <w:rFonts w:ascii="Arial" w:hAnsi="Arial" w:cs="Arial"/>
              <w:b/>
              <w:bCs/>
              <w:sz w:val="22"/>
              <w:szCs w:val="22"/>
              <w:u w:val="single"/>
            </w:rPr>
          </w:rPrChange>
        </w:rPr>
        <w:t>Financial Liability Limitations</w:t>
      </w:r>
    </w:p>
    <w:p w14:paraId="04514342" w14:textId="2B47FD8C" w:rsidR="00FC2BBE" w:rsidRPr="00A03902" w:rsidRDefault="004923E8">
      <w:pPr>
        <w:spacing w:line="360" w:lineRule="auto"/>
        <w:ind w:left="720" w:hanging="720"/>
        <w:jc w:val="both"/>
        <w:rPr>
          <w:rFonts w:ascii="Arial" w:hAnsi="Arial" w:cs="Arial"/>
          <w:sz w:val="22"/>
          <w:szCs w:val="22"/>
        </w:rPr>
        <w:pPrChange w:id="1178" w:author="Elsabe Viljoen" w:date="2025-11-28T06:48:00Z" w16du:dateUtc="2025-11-28T04:48:00Z">
          <w:pPr>
            <w:spacing w:line="360" w:lineRule="auto"/>
            <w:ind w:left="720" w:hanging="720"/>
          </w:pPr>
        </w:pPrChange>
      </w:pPr>
      <w:ins w:id="1179" w:author="Elsabe Viljoen" w:date="2025-11-24T10:12:00Z" w16du:dateUtc="2025-11-24T08:12:00Z">
        <w:r w:rsidRPr="00A03902">
          <w:rPr>
            <w:rFonts w:ascii="Arial" w:hAnsi="Arial" w:cs="Arial"/>
            <w:sz w:val="22"/>
            <w:szCs w:val="22"/>
          </w:rPr>
          <w:t>8</w:t>
        </w:r>
      </w:ins>
      <w:del w:id="1180"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9</w:t>
      </w:r>
      <w:r w:rsidR="00FC2BBE" w:rsidRPr="00A03902">
        <w:rPr>
          <w:rFonts w:ascii="Arial" w:hAnsi="Arial" w:cs="Arial"/>
          <w:sz w:val="22"/>
          <w:szCs w:val="22"/>
        </w:rPr>
        <w:t xml:space="preserve">.1 </w:t>
      </w:r>
      <w:r w:rsidR="00FC2BBE" w:rsidRPr="00A03902">
        <w:rPr>
          <w:rFonts w:ascii="Arial" w:hAnsi="Arial" w:cs="Arial"/>
          <w:sz w:val="22"/>
          <w:szCs w:val="22"/>
        </w:rPr>
        <w:tab/>
        <w:t>Except to the extent prohibited by law or where an express indemnity under this Agreement applies, neither Party shall be liable to the other Party for any consequential, indirect or special loss or damage, including any loss of profits or punitive damages.</w:t>
      </w:r>
    </w:p>
    <w:p w14:paraId="208D8168" w14:textId="77777777" w:rsidR="00FC2BBE" w:rsidRPr="00A03902" w:rsidRDefault="00FC2BBE">
      <w:pPr>
        <w:spacing w:line="360" w:lineRule="auto"/>
        <w:jc w:val="both"/>
        <w:rPr>
          <w:rFonts w:ascii="Arial" w:hAnsi="Arial" w:cs="Arial"/>
          <w:sz w:val="22"/>
          <w:szCs w:val="22"/>
        </w:rPr>
        <w:pPrChange w:id="1181" w:author="Elsabe Viljoen" w:date="2025-11-28T06:48:00Z" w16du:dateUtc="2025-11-28T04:48:00Z">
          <w:pPr>
            <w:spacing w:line="360" w:lineRule="auto"/>
          </w:pPr>
        </w:pPrChange>
      </w:pPr>
    </w:p>
    <w:p w14:paraId="3C8DE649" w14:textId="20479B72" w:rsidR="00FC2BBE" w:rsidRPr="00A03902" w:rsidRDefault="004923E8">
      <w:pPr>
        <w:spacing w:line="360" w:lineRule="auto"/>
        <w:ind w:left="720" w:hanging="720"/>
        <w:jc w:val="both"/>
        <w:rPr>
          <w:rFonts w:ascii="Arial" w:hAnsi="Arial" w:cs="Arial"/>
          <w:sz w:val="22"/>
          <w:szCs w:val="22"/>
        </w:rPr>
        <w:pPrChange w:id="1182" w:author="Elsabe Viljoen" w:date="2025-11-28T06:48:00Z" w16du:dateUtc="2025-11-28T04:48:00Z">
          <w:pPr>
            <w:spacing w:line="360" w:lineRule="auto"/>
            <w:ind w:left="720" w:hanging="720"/>
          </w:pPr>
        </w:pPrChange>
      </w:pPr>
      <w:ins w:id="1183" w:author="Elsabe Viljoen" w:date="2025-11-24T10:12:00Z" w16du:dateUtc="2025-11-24T08:12:00Z">
        <w:r w:rsidRPr="00A03902">
          <w:rPr>
            <w:rFonts w:ascii="Arial" w:hAnsi="Arial" w:cs="Arial"/>
            <w:sz w:val="22"/>
            <w:szCs w:val="22"/>
          </w:rPr>
          <w:t>8</w:t>
        </w:r>
      </w:ins>
      <w:del w:id="1184"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9</w:t>
      </w:r>
      <w:r w:rsidR="00FC2BBE" w:rsidRPr="00A03902">
        <w:rPr>
          <w:rFonts w:ascii="Arial" w:hAnsi="Arial" w:cs="Arial"/>
          <w:sz w:val="22"/>
          <w:szCs w:val="22"/>
        </w:rPr>
        <w:t>.2</w:t>
      </w:r>
      <w:r w:rsidR="00FC2BBE" w:rsidRPr="00A03902">
        <w:rPr>
          <w:rFonts w:ascii="Arial" w:hAnsi="Arial" w:cs="Arial"/>
          <w:sz w:val="22"/>
          <w:szCs w:val="22"/>
        </w:rPr>
        <w:tab/>
        <w:t xml:space="preserve"> The limitation of liability set out in clause </w:t>
      </w:r>
      <w:ins w:id="1185" w:author="Elsabe Viljoen" w:date="2025-11-24T12:05:00Z" w16du:dateUtc="2025-11-24T10:05:00Z">
        <w:r w:rsidR="00B65834" w:rsidRPr="00A03902">
          <w:rPr>
            <w:rFonts w:ascii="Arial" w:hAnsi="Arial" w:cs="Arial"/>
            <w:sz w:val="22"/>
            <w:szCs w:val="22"/>
          </w:rPr>
          <w:t>8</w:t>
        </w:r>
      </w:ins>
      <w:del w:id="1186" w:author="Elsabe Viljoen" w:date="2025-11-24T12:05:00Z" w16du:dateUtc="2025-11-24T10:05:00Z">
        <w:r w:rsidR="00FC2BBE" w:rsidRPr="00A03902" w:rsidDel="00B65834">
          <w:rPr>
            <w:rFonts w:ascii="Arial" w:hAnsi="Arial" w:cs="Arial"/>
            <w:sz w:val="22"/>
            <w:szCs w:val="22"/>
          </w:rPr>
          <w:delText>9</w:delText>
        </w:r>
      </w:del>
      <w:r w:rsidR="00FC2BBE" w:rsidRPr="00A03902">
        <w:rPr>
          <w:rFonts w:ascii="Arial" w:hAnsi="Arial" w:cs="Arial"/>
          <w:sz w:val="22"/>
          <w:szCs w:val="22"/>
        </w:rPr>
        <w:t>.</w:t>
      </w:r>
      <w:ins w:id="1187" w:author="Elsabe Viljoen" w:date="2025-11-24T12:05:00Z" w16du:dateUtc="2025-11-24T10:05:00Z">
        <w:r w:rsidR="00B65834" w:rsidRPr="00A03902">
          <w:rPr>
            <w:rFonts w:ascii="Arial" w:hAnsi="Arial" w:cs="Arial"/>
            <w:sz w:val="22"/>
            <w:szCs w:val="22"/>
          </w:rPr>
          <w:t>9</w:t>
        </w:r>
      </w:ins>
      <w:del w:id="1188" w:author="Elsabe Viljoen" w:date="2025-11-24T12:05:00Z" w16du:dateUtc="2025-11-24T10:05:00Z">
        <w:r w:rsidR="00FC2BBE" w:rsidRPr="00A03902" w:rsidDel="00B65834">
          <w:rPr>
            <w:rFonts w:ascii="Arial" w:hAnsi="Arial" w:cs="Arial"/>
            <w:sz w:val="22"/>
            <w:szCs w:val="22"/>
          </w:rPr>
          <w:delText>8</w:delText>
        </w:r>
      </w:del>
      <w:r w:rsidR="00FC2BBE" w:rsidRPr="00A03902">
        <w:rPr>
          <w:rFonts w:ascii="Arial" w:hAnsi="Arial" w:cs="Arial"/>
          <w:sz w:val="22"/>
          <w:szCs w:val="22"/>
        </w:rPr>
        <w:t>.1 shall not apply to any liability arising from intellectual-property infringement, breach of confidentiality, breach of data-protection obligations, fraud, intentional misconduct, gross negligence or breach of warranties.</w:t>
      </w:r>
    </w:p>
    <w:p w14:paraId="2B161319" w14:textId="77777777" w:rsidR="00FC2BBE" w:rsidRPr="00A03902" w:rsidRDefault="00FC2BBE">
      <w:pPr>
        <w:spacing w:line="360" w:lineRule="auto"/>
        <w:jc w:val="both"/>
        <w:rPr>
          <w:rFonts w:ascii="Arial" w:hAnsi="Arial" w:cs="Arial"/>
          <w:sz w:val="22"/>
          <w:szCs w:val="22"/>
        </w:rPr>
        <w:pPrChange w:id="1189" w:author="Elsabe Viljoen" w:date="2025-11-28T06:48:00Z" w16du:dateUtc="2025-11-28T04:48:00Z">
          <w:pPr>
            <w:spacing w:line="360" w:lineRule="auto"/>
          </w:pPr>
        </w:pPrChange>
      </w:pPr>
    </w:p>
    <w:p w14:paraId="2AC857E9" w14:textId="69361D28" w:rsidR="00FC2BBE" w:rsidRPr="00A03902" w:rsidRDefault="004923E8">
      <w:pPr>
        <w:spacing w:line="360" w:lineRule="auto"/>
        <w:jc w:val="both"/>
        <w:rPr>
          <w:rFonts w:ascii="Arial" w:hAnsi="Arial" w:cs="Arial"/>
          <w:sz w:val="22"/>
          <w:szCs w:val="22"/>
          <w:rPrChange w:id="1190" w:author="Elsabe Viljoen" w:date="2025-12-11T13:09:00Z" w16du:dateUtc="2025-12-11T11:09:00Z">
            <w:rPr>
              <w:rFonts w:ascii="Arial" w:hAnsi="Arial" w:cs="Arial"/>
              <w:b/>
              <w:bCs/>
              <w:sz w:val="22"/>
              <w:szCs w:val="22"/>
            </w:rPr>
          </w:rPrChange>
        </w:rPr>
        <w:pPrChange w:id="1191" w:author="Elsabe Viljoen" w:date="2025-11-28T06:48:00Z" w16du:dateUtc="2025-11-28T04:48:00Z">
          <w:pPr>
            <w:spacing w:line="360" w:lineRule="auto"/>
          </w:pPr>
        </w:pPrChange>
      </w:pPr>
      <w:ins w:id="1192" w:author="Elsabe Viljoen" w:date="2025-11-24T10:12:00Z" w16du:dateUtc="2025-11-24T08:12:00Z">
        <w:r w:rsidRPr="00A03902">
          <w:rPr>
            <w:rFonts w:ascii="Arial" w:hAnsi="Arial" w:cs="Arial"/>
            <w:sz w:val="22"/>
            <w:szCs w:val="22"/>
            <w:rPrChange w:id="1193" w:author="Elsabe Viljoen" w:date="2025-12-11T13:09:00Z" w16du:dateUtc="2025-12-11T11:09:00Z">
              <w:rPr>
                <w:rFonts w:ascii="Arial" w:hAnsi="Arial" w:cs="Arial"/>
                <w:b/>
                <w:bCs/>
                <w:sz w:val="22"/>
                <w:szCs w:val="22"/>
              </w:rPr>
            </w:rPrChange>
          </w:rPr>
          <w:t>8</w:t>
        </w:r>
      </w:ins>
      <w:del w:id="1194" w:author="Elsabe Viljoen" w:date="2025-11-24T10:12:00Z" w16du:dateUtc="2025-11-24T08:12:00Z">
        <w:r w:rsidR="00FC2BBE" w:rsidRPr="00A03902" w:rsidDel="004923E8">
          <w:rPr>
            <w:rFonts w:ascii="Arial" w:hAnsi="Arial" w:cs="Arial"/>
            <w:sz w:val="22"/>
            <w:szCs w:val="22"/>
            <w:rPrChange w:id="1195"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196" w:author="Elsabe Viljoen" w:date="2025-12-11T13:09:00Z" w16du:dateUtc="2025-12-11T11:09:00Z">
            <w:rPr>
              <w:rFonts w:ascii="Arial" w:hAnsi="Arial" w:cs="Arial"/>
              <w:b/>
              <w:bCs/>
              <w:sz w:val="22"/>
              <w:szCs w:val="22"/>
            </w:rPr>
          </w:rPrChange>
        </w:rPr>
        <w:t>.</w:t>
      </w:r>
      <w:r w:rsidR="00CA4D3A" w:rsidRPr="00A03902">
        <w:rPr>
          <w:rFonts w:ascii="Arial" w:hAnsi="Arial" w:cs="Arial"/>
          <w:sz w:val="22"/>
          <w:szCs w:val="22"/>
          <w:rPrChange w:id="1197" w:author="Elsabe Viljoen" w:date="2025-12-11T13:09:00Z" w16du:dateUtc="2025-12-11T11:09:00Z">
            <w:rPr>
              <w:rFonts w:ascii="Arial" w:hAnsi="Arial" w:cs="Arial"/>
              <w:b/>
              <w:bCs/>
              <w:sz w:val="22"/>
              <w:szCs w:val="22"/>
            </w:rPr>
          </w:rPrChange>
        </w:rPr>
        <w:t>10</w:t>
      </w:r>
      <w:r w:rsidR="00FC2BBE" w:rsidRPr="00A03902">
        <w:rPr>
          <w:rFonts w:ascii="Arial" w:hAnsi="Arial" w:cs="Arial"/>
          <w:sz w:val="22"/>
          <w:szCs w:val="22"/>
          <w:rPrChange w:id="1198"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199" w:author="Elsabe Viljoen" w:date="2025-12-11T13:09:00Z" w16du:dateUtc="2025-12-11T11:09:00Z">
            <w:rPr>
              <w:rFonts w:ascii="Arial" w:hAnsi="Arial" w:cs="Arial"/>
              <w:b/>
              <w:bCs/>
              <w:sz w:val="22"/>
              <w:szCs w:val="22"/>
            </w:rPr>
          </w:rPrChange>
        </w:rPr>
        <w:tab/>
      </w:r>
      <w:r w:rsidR="00D94C27" w:rsidRPr="00A03902">
        <w:rPr>
          <w:rFonts w:ascii="Arial" w:hAnsi="Arial" w:cs="Arial"/>
          <w:sz w:val="22"/>
          <w:szCs w:val="22"/>
          <w:u w:val="single"/>
          <w:rPrChange w:id="1200" w:author="Elsabe Viljoen" w:date="2025-12-11T13:09:00Z" w16du:dateUtc="2025-12-11T11:09:00Z">
            <w:rPr>
              <w:rFonts w:ascii="Arial" w:hAnsi="Arial" w:cs="Arial"/>
              <w:b/>
              <w:bCs/>
              <w:sz w:val="22"/>
              <w:szCs w:val="22"/>
              <w:u w:val="single"/>
            </w:rPr>
          </w:rPrChange>
        </w:rPr>
        <w:t>Risk Allocation Relating to Archive and Sensitive Material</w:t>
      </w:r>
    </w:p>
    <w:p w14:paraId="62E153DE" w14:textId="536CBDF1" w:rsidR="00FC2BBE" w:rsidRPr="00A03902" w:rsidRDefault="004923E8">
      <w:pPr>
        <w:spacing w:line="360" w:lineRule="auto"/>
        <w:ind w:left="720" w:hanging="720"/>
        <w:jc w:val="both"/>
        <w:rPr>
          <w:rFonts w:ascii="Arial" w:hAnsi="Arial" w:cs="Arial"/>
          <w:sz w:val="22"/>
          <w:szCs w:val="22"/>
        </w:rPr>
        <w:pPrChange w:id="1201" w:author="Elsabe Viljoen" w:date="2025-11-28T06:48:00Z" w16du:dateUtc="2025-11-28T04:48:00Z">
          <w:pPr>
            <w:spacing w:line="360" w:lineRule="auto"/>
            <w:ind w:left="720" w:hanging="720"/>
          </w:pPr>
        </w:pPrChange>
      </w:pPr>
      <w:ins w:id="1202" w:author="Elsabe Viljoen" w:date="2025-11-24T10:12:00Z" w16du:dateUtc="2025-11-24T08:12:00Z">
        <w:r w:rsidRPr="00A03902">
          <w:rPr>
            <w:rFonts w:ascii="Arial" w:hAnsi="Arial" w:cs="Arial"/>
            <w:sz w:val="22"/>
            <w:szCs w:val="22"/>
          </w:rPr>
          <w:t>8</w:t>
        </w:r>
      </w:ins>
      <w:del w:id="1203"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10</w:t>
      </w:r>
      <w:r w:rsidR="00FC2BBE" w:rsidRPr="00A03902">
        <w:rPr>
          <w:rFonts w:ascii="Arial" w:hAnsi="Arial" w:cs="Arial"/>
          <w:sz w:val="22"/>
          <w:szCs w:val="22"/>
        </w:rPr>
        <w:t xml:space="preserve">.1 </w:t>
      </w:r>
      <w:r w:rsidR="00FC2BBE" w:rsidRPr="00A03902">
        <w:rPr>
          <w:rFonts w:ascii="Arial" w:hAnsi="Arial" w:cs="Arial"/>
          <w:sz w:val="22"/>
          <w:szCs w:val="22"/>
        </w:rPr>
        <w:tab/>
        <w:t>Each Party shall bear full responsibility for ensuring the legality, accuracy, proper licensing and legal safety of any archival, digital, forensic or other third-party material sourced by that Party for the purposes of the Project.</w:t>
      </w:r>
    </w:p>
    <w:p w14:paraId="637F4BCC" w14:textId="77777777" w:rsidR="00FC2BBE" w:rsidRPr="00A03902" w:rsidRDefault="00FC2BBE">
      <w:pPr>
        <w:spacing w:line="360" w:lineRule="auto"/>
        <w:jc w:val="both"/>
        <w:rPr>
          <w:rFonts w:ascii="Arial" w:hAnsi="Arial" w:cs="Arial"/>
          <w:sz w:val="22"/>
          <w:szCs w:val="22"/>
        </w:rPr>
        <w:pPrChange w:id="1204" w:author="Elsabe Viljoen" w:date="2025-11-28T06:48:00Z" w16du:dateUtc="2025-11-28T04:48:00Z">
          <w:pPr>
            <w:spacing w:line="360" w:lineRule="auto"/>
          </w:pPr>
        </w:pPrChange>
      </w:pPr>
    </w:p>
    <w:p w14:paraId="795B5DC3" w14:textId="1690E5BE" w:rsidR="00FC2BBE" w:rsidRPr="00A03902" w:rsidRDefault="004923E8">
      <w:pPr>
        <w:spacing w:line="360" w:lineRule="auto"/>
        <w:ind w:left="720" w:hanging="720"/>
        <w:jc w:val="both"/>
        <w:rPr>
          <w:rFonts w:ascii="Arial" w:hAnsi="Arial" w:cs="Arial"/>
          <w:sz w:val="22"/>
          <w:szCs w:val="22"/>
        </w:rPr>
        <w:pPrChange w:id="1205" w:author="Elsabe Viljoen" w:date="2025-11-28T06:48:00Z" w16du:dateUtc="2025-11-28T04:48:00Z">
          <w:pPr>
            <w:spacing w:line="360" w:lineRule="auto"/>
            <w:ind w:left="720" w:hanging="720"/>
          </w:pPr>
        </w:pPrChange>
      </w:pPr>
      <w:ins w:id="1206" w:author="Elsabe Viljoen" w:date="2025-11-24T10:12:00Z" w16du:dateUtc="2025-11-24T08:12:00Z">
        <w:r w:rsidRPr="00A03902">
          <w:rPr>
            <w:rFonts w:ascii="Arial" w:hAnsi="Arial" w:cs="Arial"/>
            <w:sz w:val="22"/>
            <w:szCs w:val="22"/>
          </w:rPr>
          <w:t>8</w:t>
        </w:r>
      </w:ins>
      <w:del w:id="1207"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w:t>
      </w:r>
      <w:r w:rsidR="00CA4D3A" w:rsidRPr="00A03902">
        <w:rPr>
          <w:rFonts w:ascii="Arial" w:hAnsi="Arial" w:cs="Arial"/>
          <w:sz w:val="22"/>
          <w:szCs w:val="22"/>
        </w:rPr>
        <w:t>10</w:t>
      </w:r>
      <w:r w:rsidR="00FC2BBE" w:rsidRPr="00A03902">
        <w:rPr>
          <w:rFonts w:ascii="Arial" w:hAnsi="Arial" w:cs="Arial"/>
          <w:sz w:val="22"/>
          <w:szCs w:val="22"/>
        </w:rPr>
        <w:t xml:space="preserve">.2 </w:t>
      </w:r>
      <w:r w:rsidR="00FC2BBE" w:rsidRPr="00A03902">
        <w:rPr>
          <w:rFonts w:ascii="Arial" w:hAnsi="Arial" w:cs="Arial"/>
          <w:sz w:val="22"/>
          <w:szCs w:val="22"/>
        </w:rPr>
        <w:tab/>
        <w:t>If any archival or sensitive material introduced into the Project by a Party is subsequently found to be defective, unlicensed, unlawfully obtained or otherwise unlawful to use, that Party shall, at its own cost and risk, ensure that such material is removed or replaced and shall remedy any associated harm or exposure.</w:t>
      </w:r>
    </w:p>
    <w:p w14:paraId="1DD13A8E" w14:textId="77777777" w:rsidR="00FC2BBE" w:rsidRPr="00A03902" w:rsidRDefault="00FC2BBE">
      <w:pPr>
        <w:spacing w:line="360" w:lineRule="auto"/>
        <w:jc w:val="both"/>
        <w:rPr>
          <w:rFonts w:ascii="Arial" w:hAnsi="Arial" w:cs="Arial"/>
          <w:sz w:val="22"/>
          <w:szCs w:val="22"/>
        </w:rPr>
        <w:pPrChange w:id="1208" w:author="Elsabe Viljoen" w:date="2025-11-28T06:48:00Z" w16du:dateUtc="2025-11-28T04:48:00Z">
          <w:pPr>
            <w:spacing w:line="360" w:lineRule="auto"/>
          </w:pPr>
        </w:pPrChange>
      </w:pPr>
    </w:p>
    <w:p w14:paraId="4128F42E" w14:textId="50A5E8F9" w:rsidR="00FC2BBE" w:rsidRPr="00A03902" w:rsidRDefault="004923E8">
      <w:pPr>
        <w:spacing w:line="360" w:lineRule="auto"/>
        <w:jc w:val="both"/>
        <w:rPr>
          <w:rFonts w:ascii="Arial" w:hAnsi="Arial" w:cs="Arial"/>
          <w:sz w:val="22"/>
          <w:szCs w:val="22"/>
        </w:rPr>
        <w:pPrChange w:id="1209" w:author="Elsabe Viljoen" w:date="2025-11-28T06:48:00Z" w16du:dateUtc="2025-11-28T04:48:00Z">
          <w:pPr>
            <w:spacing w:line="360" w:lineRule="auto"/>
          </w:pPr>
        </w:pPrChange>
      </w:pPr>
      <w:ins w:id="1210" w:author="Elsabe Viljoen" w:date="2025-11-24T10:12:00Z" w16du:dateUtc="2025-11-24T08:12:00Z">
        <w:r w:rsidRPr="00A03902">
          <w:rPr>
            <w:rFonts w:ascii="Arial" w:hAnsi="Arial" w:cs="Arial"/>
            <w:sz w:val="22"/>
            <w:szCs w:val="22"/>
            <w:rPrChange w:id="1211" w:author="Elsabe Viljoen" w:date="2025-12-11T13:09:00Z" w16du:dateUtc="2025-12-11T11:09:00Z">
              <w:rPr>
                <w:rFonts w:ascii="Arial" w:hAnsi="Arial" w:cs="Arial"/>
                <w:b/>
                <w:bCs/>
                <w:sz w:val="22"/>
                <w:szCs w:val="22"/>
              </w:rPr>
            </w:rPrChange>
          </w:rPr>
          <w:t>8</w:t>
        </w:r>
      </w:ins>
      <w:del w:id="1212" w:author="Elsabe Viljoen" w:date="2025-11-24T10:12:00Z" w16du:dateUtc="2025-11-24T08:12:00Z">
        <w:r w:rsidR="00FC2BBE" w:rsidRPr="00A03902" w:rsidDel="004923E8">
          <w:rPr>
            <w:rFonts w:ascii="Arial" w:hAnsi="Arial" w:cs="Arial"/>
            <w:sz w:val="22"/>
            <w:szCs w:val="22"/>
            <w:rPrChange w:id="1213" w:author="Elsabe Viljoen" w:date="2025-12-11T13:09:00Z" w16du:dateUtc="2025-12-11T11:09:00Z">
              <w:rPr>
                <w:rFonts w:ascii="Arial" w:hAnsi="Arial" w:cs="Arial"/>
                <w:b/>
                <w:bCs/>
                <w:sz w:val="22"/>
                <w:szCs w:val="22"/>
              </w:rPr>
            </w:rPrChange>
          </w:rPr>
          <w:delText>9</w:delText>
        </w:r>
      </w:del>
      <w:r w:rsidR="00FC2BBE" w:rsidRPr="00A03902">
        <w:rPr>
          <w:rFonts w:ascii="Arial" w:hAnsi="Arial" w:cs="Arial"/>
          <w:sz w:val="22"/>
          <w:szCs w:val="22"/>
          <w:rPrChange w:id="1214" w:author="Elsabe Viljoen" w:date="2025-12-11T13:09:00Z" w16du:dateUtc="2025-12-11T11:09:00Z">
            <w:rPr>
              <w:rFonts w:ascii="Arial" w:hAnsi="Arial" w:cs="Arial"/>
              <w:b/>
              <w:bCs/>
              <w:sz w:val="22"/>
              <w:szCs w:val="22"/>
            </w:rPr>
          </w:rPrChange>
        </w:rPr>
        <w:t>.1</w:t>
      </w:r>
      <w:r w:rsidR="00CA4D3A" w:rsidRPr="00A03902">
        <w:rPr>
          <w:rFonts w:ascii="Arial" w:hAnsi="Arial" w:cs="Arial"/>
          <w:sz w:val="22"/>
          <w:szCs w:val="22"/>
          <w:rPrChange w:id="1215" w:author="Elsabe Viljoen" w:date="2025-12-11T13:09:00Z" w16du:dateUtc="2025-12-11T11:09:00Z">
            <w:rPr>
              <w:rFonts w:ascii="Arial" w:hAnsi="Arial" w:cs="Arial"/>
              <w:b/>
              <w:bCs/>
              <w:sz w:val="22"/>
              <w:szCs w:val="22"/>
            </w:rPr>
          </w:rPrChange>
        </w:rPr>
        <w:t>1</w:t>
      </w:r>
      <w:r w:rsidR="00FC2BBE" w:rsidRPr="00A03902">
        <w:rPr>
          <w:rFonts w:ascii="Arial" w:hAnsi="Arial" w:cs="Arial"/>
          <w:sz w:val="22"/>
          <w:szCs w:val="22"/>
          <w:rPrChange w:id="1216" w:author="Elsabe Viljoen" w:date="2025-12-11T13:09:00Z" w16du:dateUtc="2025-12-11T11:09:00Z">
            <w:rPr>
              <w:rFonts w:ascii="Arial" w:hAnsi="Arial" w:cs="Arial"/>
              <w:b/>
              <w:bCs/>
              <w:sz w:val="22"/>
              <w:szCs w:val="22"/>
            </w:rPr>
          </w:rPrChange>
        </w:rPr>
        <w:t xml:space="preserve"> </w:t>
      </w:r>
      <w:r w:rsidR="00FC2BBE" w:rsidRPr="00A03902">
        <w:rPr>
          <w:rFonts w:ascii="Arial" w:hAnsi="Arial" w:cs="Arial"/>
          <w:sz w:val="22"/>
          <w:szCs w:val="22"/>
          <w:rPrChange w:id="1217" w:author="Elsabe Viljoen" w:date="2025-12-11T13:09:00Z" w16du:dateUtc="2025-12-11T11:09:00Z">
            <w:rPr>
              <w:rFonts w:ascii="Arial" w:hAnsi="Arial" w:cs="Arial"/>
              <w:b/>
              <w:bCs/>
              <w:sz w:val="22"/>
              <w:szCs w:val="22"/>
            </w:rPr>
          </w:rPrChange>
        </w:rPr>
        <w:tab/>
      </w:r>
      <w:r w:rsidR="00D94C27" w:rsidRPr="00A03902">
        <w:rPr>
          <w:rFonts w:ascii="Arial" w:hAnsi="Arial" w:cs="Arial"/>
          <w:sz w:val="22"/>
          <w:szCs w:val="22"/>
          <w:u w:val="single"/>
          <w:rPrChange w:id="1218" w:author="Elsabe Viljoen" w:date="2025-12-11T13:09:00Z" w16du:dateUtc="2025-12-11T11:09:00Z">
            <w:rPr>
              <w:rFonts w:ascii="Arial" w:hAnsi="Arial" w:cs="Arial"/>
              <w:b/>
              <w:bCs/>
              <w:sz w:val="22"/>
              <w:szCs w:val="22"/>
              <w:u w:val="single"/>
            </w:rPr>
          </w:rPrChange>
        </w:rPr>
        <w:t>Obligation to Mitigate Risk</w:t>
      </w:r>
    </w:p>
    <w:p w14:paraId="5B2C69BE" w14:textId="2CD564AD" w:rsidR="00FC2BBE" w:rsidRPr="00A03902" w:rsidRDefault="004923E8">
      <w:pPr>
        <w:spacing w:line="360" w:lineRule="auto"/>
        <w:ind w:left="720" w:hanging="720"/>
        <w:jc w:val="both"/>
        <w:rPr>
          <w:rFonts w:ascii="Arial" w:hAnsi="Arial" w:cs="Arial"/>
          <w:sz w:val="22"/>
          <w:szCs w:val="22"/>
        </w:rPr>
        <w:pPrChange w:id="1219" w:author="Elsabe Viljoen" w:date="2025-11-28T06:48:00Z" w16du:dateUtc="2025-11-28T04:48:00Z">
          <w:pPr>
            <w:spacing w:line="360" w:lineRule="auto"/>
            <w:ind w:left="720" w:hanging="720"/>
          </w:pPr>
        </w:pPrChange>
      </w:pPr>
      <w:ins w:id="1220" w:author="Elsabe Viljoen" w:date="2025-11-24T10:12:00Z" w16du:dateUtc="2025-11-24T08:12:00Z">
        <w:r w:rsidRPr="00A03902">
          <w:rPr>
            <w:rFonts w:ascii="Arial" w:hAnsi="Arial" w:cs="Arial"/>
            <w:sz w:val="22"/>
            <w:szCs w:val="22"/>
          </w:rPr>
          <w:t>8</w:t>
        </w:r>
      </w:ins>
      <w:del w:id="1221"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.1</w:t>
      </w:r>
      <w:r w:rsidR="00CA4D3A" w:rsidRPr="00A03902">
        <w:rPr>
          <w:rFonts w:ascii="Arial" w:hAnsi="Arial" w:cs="Arial"/>
          <w:sz w:val="22"/>
          <w:szCs w:val="22"/>
        </w:rPr>
        <w:t>1</w:t>
      </w:r>
      <w:r w:rsidR="00FC2BBE" w:rsidRPr="00A03902">
        <w:rPr>
          <w:rFonts w:ascii="Arial" w:hAnsi="Arial" w:cs="Arial"/>
          <w:sz w:val="22"/>
          <w:szCs w:val="22"/>
        </w:rPr>
        <w:t xml:space="preserve">.1 </w:t>
      </w:r>
      <w:r w:rsidR="00FC2BBE" w:rsidRPr="00A03902">
        <w:rPr>
          <w:rFonts w:ascii="Arial" w:hAnsi="Arial" w:cs="Arial"/>
          <w:sz w:val="22"/>
          <w:szCs w:val="22"/>
        </w:rPr>
        <w:tab/>
        <w:t>Each Party shall take all reasonable steps to prevent the occurrence or escalation of any legal, financial, ethical or security risk in connection with the Project, including by ensuring appropriate legal review, factual verification, rights-clearance checks, contributor vetting, safe storage of sensitive materials, strict access controls and secure data handling.</w:t>
      </w:r>
    </w:p>
    <w:p w14:paraId="4A31AA5E" w14:textId="77777777" w:rsidR="00FC2BBE" w:rsidRPr="00A03902" w:rsidRDefault="00FC2BBE">
      <w:pPr>
        <w:spacing w:line="360" w:lineRule="auto"/>
        <w:jc w:val="both"/>
        <w:rPr>
          <w:rFonts w:ascii="Arial" w:hAnsi="Arial" w:cs="Arial"/>
          <w:sz w:val="22"/>
          <w:szCs w:val="22"/>
        </w:rPr>
        <w:pPrChange w:id="1222" w:author="Elsabe Viljoen" w:date="2025-11-28T06:48:00Z" w16du:dateUtc="2025-11-28T04:48:00Z">
          <w:pPr>
            <w:spacing w:line="360" w:lineRule="auto"/>
          </w:pPr>
        </w:pPrChange>
      </w:pPr>
    </w:p>
    <w:p w14:paraId="51E1807A" w14:textId="08359F18" w:rsidR="00FC2BBE" w:rsidRPr="00A03902" w:rsidRDefault="004923E8">
      <w:pPr>
        <w:spacing w:line="360" w:lineRule="auto"/>
        <w:ind w:left="720" w:hanging="720"/>
        <w:jc w:val="both"/>
        <w:rPr>
          <w:rFonts w:ascii="Arial" w:hAnsi="Arial" w:cs="Arial"/>
          <w:sz w:val="22"/>
          <w:szCs w:val="22"/>
        </w:rPr>
        <w:pPrChange w:id="1223" w:author="Elsabe Viljoen" w:date="2025-11-28T06:48:00Z" w16du:dateUtc="2025-11-28T04:48:00Z">
          <w:pPr>
            <w:spacing w:line="360" w:lineRule="auto"/>
            <w:ind w:left="720" w:hanging="720"/>
          </w:pPr>
        </w:pPrChange>
      </w:pPr>
      <w:ins w:id="1224" w:author="Elsabe Viljoen" w:date="2025-11-24T10:12:00Z" w16du:dateUtc="2025-11-24T08:12:00Z">
        <w:r w:rsidRPr="00A03902">
          <w:rPr>
            <w:rFonts w:ascii="Arial" w:hAnsi="Arial" w:cs="Arial"/>
            <w:sz w:val="22"/>
            <w:szCs w:val="22"/>
          </w:rPr>
          <w:t>8</w:t>
        </w:r>
      </w:ins>
      <w:del w:id="1225" w:author="Elsabe Viljoen" w:date="2025-11-24T10:12:00Z" w16du:dateUtc="2025-11-24T08:12:00Z">
        <w:r w:rsidR="00FC2BBE" w:rsidRPr="00A03902" w:rsidDel="004923E8">
          <w:rPr>
            <w:rFonts w:ascii="Arial" w:hAnsi="Arial" w:cs="Arial"/>
            <w:sz w:val="22"/>
            <w:szCs w:val="22"/>
          </w:rPr>
          <w:delText>9</w:delText>
        </w:r>
      </w:del>
      <w:r w:rsidR="00FC2BBE" w:rsidRPr="00A03902">
        <w:rPr>
          <w:rFonts w:ascii="Arial" w:hAnsi="Arial" w:cs="Arial"/>
          <w:sz w:val="22"/>
          <w:szCs w:val="22"/>
        </w:rPr>
        <w:t>.1</w:t>
      </w:r>
      <w:r w:rsidR="00CA4D3A" w:rsidRPr="00A03902">
        <w:rPr>
          <w:rFonts w:ascii="Arial" w:hAnsi="Arial" w:cs="Arial"/>
          <w:sz w:val="22"/>
          <w:szCs w:val="22"/>
        </w:rPr>
        <w:t>1</w:t>
      </w:r>
      <w:r w:rsidR="00FC2BBE" w:rsidRPr="00A03902">
        <w:rPr>
          <w:rFonts w:ascii="Arial" w:hAnsi="Arial" w:cs="Arial"/>
          <w:sz w:val="22"/>
          <w:szCs w:val="22"/>
        </w:rPr>
        <w:t>.2</w:t>
      </w:r>
      <w:r w:rsidR="00FC2BBE" w:rsidRPr="00A03902">
        <w:rPr>
          <w:rFonts w:ascii="Arial" w:hAnsi="Arial" w:cs="Arial"/>
          <w:sz w:val="22"/>
          <w:szCs w:val="22"/>
        </w:rPr>
        <w:tab/>
        <w:t xml:space="preserve"> A Party’s failure to take reasonable steps to mitigate foreseeable risks shall constitute a breach of this Agreement.</w:t>
      </w:r>
    </w:p>
    <w:p w14:paraId="4BA804F6" w14:textId="211A43FB" w:rsidR="00482EA2" w:rsidRPr="00A03902" w:rsidDel="00F27471" w:rsidRDefault="00482EA2" w:rsidP="00F27471">
      <w:pPr>
        <w:pStyle w:val="ListParagraph"/>
        <w:spacing w:line="360" w:lineRule="auto"/>
        <w:jc w:val="both"/>
        <w:rPr>
          <w:del w:id="1226" w:author="Elsabe Viljoen" w:date="2025-12-11T12:57:00Z" w16du:dateUtc="2025-12-11T10:57:00Z"/>
          <w:rFonts w:ascii="Arial" w:hAnsi="Arial" w:cs="Arial"/>
          <w:sz w:val="22"/>
          <w:szCs w:val="22"/>
        </w:rPr>
      </w:pPr>
    </w:p>
    <w:p w14:paraId="48E677C3" w14:textId="77777777" w:rsidR="00F27471" w:rsidRPr="00A03902" w:rsidRDefault="00F27471" w:rsidP="00F27471">
      <w:pPr>
        <w:spacing w:line="360" w:lineRule="auto"/>
        <w:ind w:left="720"/>
        <w:jc w:val="both"/>
        <w:rPr>
          <w:ins w:id="1227" w:author="Elsabe Viljoen" w:date="2025-12-11T12:57:00Z" w16du:dateUtc="2025-12-11T10:57:00Z"/>
          <w:rFonts w:ascii="Arial" w:hAnsi="Arial" w:cs="Arial"/>
          <w:sz w:val="22"/>
          <w:szCs w:val="22"/>
        </w:rPr>
        <w:pPrChange w:id="1228" w:author="Elsabe Viljoen" w:date="2025-12-11T12:57:00Z" w16du:dateUtc="2025-12-11T10:57:00Z">
          <w:pPr>
            <w:spacing w:line="360" w:lineRule="auto"/>
          </w:pPr>
        </w:pPrChange>
      </w:pPr>
    </w:p>
    <w:p w14:paraId="55231061" w14:textId="77777777" w:rsidR="00F27471" w:rsidRDefault="00F27471" w:rsidP="00F27471">
      <w:pPr>
        <w:pStyle w:val="ListParagraph"/>
        <w:spacing w:line="360" w:lineRule="auto"/>
        <w:jc w:val="both"/>
        <w:rPr>
          <w:ins w:id="1229" w:author="Elsabe Viljoen" w:date="2025-12-11T12:57:00Z" w16du:dateUtc="2025-12-11T10:57:00Z"/>
          <w:rFonts w:ascii="Arial" w:hAnsi="Arial" w:cs="Arial"/>
          <w:b/>
          <w:bCs/>
          <w:sz w:val="22"/>
          <w:szCs w:val="22"/>
          <w:u w:val="single"/>
        </w:rPr>
        <w:pPrChange w:id="1230" w:author="Elsabe Viljoen" w:date="2025-12-11T12:57:00Z" w16du:dateUtc="2025-12-11T10:57:00Z">
          <w:pPr>
            <w:pStyle w:val="ListParagraph"/>
            <w:numPr>
              <w:numId w:val="22"/>
            </w:numPr>
            <w:spacing w:line="360" w:lineRule="auto"/>
            <w:ind w:hanging="720"/>
            <w:jc w:val="both"/>
          </w:pPr>
        </w:pPrChange>
      </w:pPr>
    </w:p>
    <w:p w14:paraId="7AA825D6" w14:textId="07AEBA05" w:rsidR="00D27780" w:rsidRPr="00A03902" w:rsidRDefault="00FC2BBE">
      <w:pPr>
        <w:pStyle w:val="ListParagraph"/>
        <w:numPr>
          <w:ilvl w:val="0"/>
          <w:numId w:val="22"/>
        </w:numPr>
        <w:spacing w:line="360" w:lineRule="auto"/>
        <w:ind w:hanging="720"/>
        <w:jc w:val="both"/>
        <w:rPr>
          <w:rFonts w:ascii="Arial" w:hAnsi="Arial" w:cs="Arial"/>
          <w:sz w:val="22"/>
          <w:szCs w:val="22"/>
          <w:u w:val="single"/>
          <w:rPrChange w:id="1231" w:author="Elsabe Viljoen" w:date="2025-12-11T13:09:00Z" w16du:dateUtc="2025-12-11T11:09:00Z">
            <w:rPr/>
          </w:rPrChange>
        </w:rPr>
        <w:pPrChange w:id="1232" w:author="Elsabe Viljoen" w:date="2025-11-28T06:48:00Z" w16du:dateUtc="2025-11-28T04:48:00Z">
          <w:pPr>
            <w:pStyle w:val="ListParagraph"/>
            <w:numPr>
              <w:numId w:val="8"/>
            </w:numPr>
            <w:spacing w:line="360" w:lineRule="auto"/>
            <w:ind w:hanging="720"/>
          </w:pPr>
        </w:pPrChange>
      </w:pPr>
      <w:r w:rsidRPr="004923E8">
        <w:rPr>
          <w:rFonts w:ascii="Arial" w:hAnsi="Arial" w:cs="Arial"/>
          <w:b/>
          <w:bCs/>
          <w:sz w:val="22"/>
          <w:szCs w:val="22"/>
          <w:u w:val="single"/>
          <w:rPrChange w:id="1233" w:author="Elsabe Viljoen" w:date="2025-11-24T10:12:00Z" w16du:dateUtc="2025-11-24T08:12:00Z">
            <w:rPr/>
          </w:rPrChange>
        </w:rPr>
        <w:t>CONFIDENTIALITY, DATA PROTECTION, INVESTIGATION SECURITY AND HANDLING OF SENSITIVE MATERIAL</w:t>
      </w:r>
    </w:p>
    <w:p w14:paraId="5DDE63D1" w14:textId="4F788A1C" w:rsidR="00FC2BBE" w:rsidRPr="00A03902" w:rsidRDefault="00FC2BBE">
      <w:pPr>
        <w:spacing w:line="360" w:lineRule="auto"/>
        <w:jc w:val="both"/>
        <w:rPr>
          <w:rFonts w:ascii="Arial" w:hAnsi="Arial" w:cs="Arial"/>
          <w:sz w:val="22"/>
          <w:szCs w:val="22"/>
          <w:rPrChange w:id="1234" w:author="Elsabe Viljoen" w:date="2025-12-11T13:09:00Z" w16du:dateUtc="2025-12-11T11:09:00Z">
            <w:rPr>
              <w:rFonts w:ascii="Arial" w:hAnsi="Arial" w:cs="Arial"/>
              <w:b/>
              <w:bCs/>
              <w:sz w:val="22"/>
              <w:szCs w:val="22"/>
            </w:rPr>
          </w:rPrChange>
        </w:rPr>
        <w:pPrChange w:id="1235" w:author="Elsabe Viljoen" w:date="2025-11-28T06:48:00Z" w16du:dateUtc="2025-11-28T04:48:00Z">
          <w:pPr>
            <w:spacing w:line="360" w:lineRule="auto"/>
          </w:pPr>
        </w:pPrChange>
      </w:pPr>
      <w:del w:id="1236" w:author="Elsabe Viljoen" w:date="2025-11-24T10:12:00Z" w16du:dateUtc="2025-11-24T08:12:00Z">
        <w:r w:rsidRPr="00A03902" w:rsidDel="004923E8">
          <w:rPr>
            <w:rFonts w:ascii="Arial" w:hAnsi="Arial" w:cs="Arial"/>
            <w:sz w:val="22"/>
            <w:szCs w:val="22"/>
            <w:rPrChange w:id="1237" w:author="Elsabe Viljoen" w:date="2025-12-11T13:09:00Z" w16du:dateUtc="2025-12-11T11:09:00Z">
              <w:rPr>
                <w:rFonts w:ascii="Arial" w:hAnsi="Arial" w:cs="Arial"/>
                <w:b/>
                <w:bCs/>
                <w:sz w:val="22"/>
                <w:szCs w:val="22"/>
              </w:rPr>
            </w:rPrChange>
          </w:rPr>
          <w:delText>10</w:delText>
        </w:r>
      </w:del>
      <w:ins w:id="1238" w:author="Elsabe Viljoen" w:date="2025-11-24T10:12:00Z" w16du:dateUtc="2025-11-24T08:12:00Z">
        <w:r w:rsidR="004923E8" w:rsidRPr="00A03902">
          <w:rPr>
            <w:rFonts w:ascii="Arial" w:hAnsi="Arial" w:cs="Arial"/>
            <w:sz w:val="22"/>
            <w:szCs w:val="22"/>
            <w:rPrChange w:id="1239" w:author="Elsabe Viljoen" w:date="2025-12-11T13:09:00Z" w16du:dateUtc="2025-12-11T11:09:00Z">
              <w:rPr>
                <w:rFonts w:ascii="Arial" w:hAnsi="Arial" w:cs="Arial"/>
                <w:b/>
                <w:bCs/>
                <w:sz w:val="22"/>
                <w:szCs w:val="22"/>
              </w:rPr>
            </w:rPrChange>
          </w:rPr>
          <w:t>9</w:t>
        </w:r>
      </w:ins>
      <w:r w:rsidRPr="00A03902">
        <w:rPr>
          <w:rFonts w:ascii="Arial" w:hAnsi="Arial" w:cs="Arial"/>
          <w:sz w:val="22"/>
          <w:szCs w:val="22"/>
          <w:rPrChange w:id="1240" w:author="Elsabe Viljoen" w:date="2025-12-11T13:09:00Z" w16du:dateUtc="2025-12-11T11:09:00Z">
            <w:rPr>
              <w:rFonts w:ascii="Arial" w:hAnsi="Arial" w:cs="Arial"/>
              <w:b/>
              <w:bCs/>
              <w:sz w:val="22"/>
              <w:szCs w:val="22"/>
            </w:rPr>
          </w:rPrChange>
        </w:rPr>
        <w:t xml:space="preserve">.1 </w:t>
      </w:r>
      <w:r w:rsidRPr="00A03902">
        <w:rPr>
          <w:rFonts w:ascii="Arial" w:hAnsi="Arial" w:cs="Arial"/>
          <w:sz w:val="22"/>
          <w:szCs w:val="22"/>
          <w:rPrChange w:id="1241" w:author="Elsabe Viljoen" w:date="2025-12-11T13:09:00Z" w16du:dateUtc="2025-12-11T11:09:00Z">
            <w:rPr>
              <w:rFonts w:ascii="Arial" w:hAnsi="Arial" w:cs="Arial"/>
              <w:b/>
              <w:bCs/>
              <w:sz w:val="22"/>
              <w:szCs w:val="22"/>
            </w:rPr>
          </w:rPrChange>
        </w:rPr>
        <w:tab/>
      </w:r>
      <w:r w:rsidR="00D94C27" w:rsidRPr="00A03902">
        <w:rPr>
          <w:rFonts w:ascii="Arial" w:hAnsi="Arial" w:cs="Arial"/>
          <w:sz w:val="22"/>
          <w:szCs w:val="22"/>
          <w:u w:val="single"/>
          <w:rPrChange w:id="1242" w:author="Elsabe Viljoen" w:date="2025-12-11T13:09:00Z" w16du:dateUtc="2025-12-11T11:09:00Z">
            <w:rPr>
              <w:rFonts w:ascii="Arial" w:hAnsi="Arial" w:cs="Arial"/>
              <w:b/>
              <w:bCs/>
              <w:sz w:val="22"/>
              <w:szCs w:val="22"/>
              <w:u w:val="single"/>
            </w:rPr>
          </w:rPrChange>
        </w:rPr>
        <w:t>General Confidentiality Obligations</w:t>
      </w:r>
    </w:p>
    <w:p w14:paraId="37A8423C" w14:textId="04E9AD21" w:rsidR="00FC2BBE" w:rsidRPr="008F296B" w:rsidRDefault="00FC2BBE">
      <w:pPr>
        <w:spacing w:line="360" w:lineRule="auto"/>
        <w:ind w:left="720" w:hanging="720"/>
        <w:jc w:val="both"/>
        <w:rPr>
          <w:rFonts w:ascii="Arial" w:hAnsi="Arial" w:cs="Arial"/>
          <w:sz w:val="22"/>
          <w:szCs w:val="22"/>
        </w:rPr>
        <w:pPrChange w:id="1243" w:author="Elsabe Viljoen" w:date="2025-11-28T06:48:00Z" w16du:dateUtc="2025-11-28T04:48:00Z">
          <w:pPr>
            <w:spacing w:line="360" w:lineRule="auto"/>
            <w:ind w:left="720" w:hanging="720"/>
          </w:pPr>
        </w:pPrChange>
      </w:pPr>
      <w:del w:id="1244" w:author="Elsabe Viljoen" w:date="2025-11-24T10:12:00Z" w16du:dateUtc="2025-11-24T08:12:00Z">
        <w:r w:rsidRPr="00A03902" w:rsidDel="004923E8">
          <w:rPr>
            <w:rFonts w:ascii="Arial" w:hAnsi="Arial" w:cs="Arial"/>
            <w:sz w:val="22"/>
            <w:szCs w:val="22"/>
          </w:rPr>
          <w:delText>10</w:delText>
        </w:r>
      </w:del>
      <w:ins w:id="1245" w:author="Elsabe Viljoen" w:date="2025-11-24T10:12:00Z" w16du:dateUtc="2025-11-24T08:12:00Z">
        <w:r w:rsidR="004923E8" w:rsidRPr="00A03902">
          <w:rPr>
            <w:rFonts w:ascii="Arial" w:hAnsi="Arial" w:cs="Arial"/>
            <w:sz w:val="22"/>
            <w:szCs w:val="22"/>
          </w:rPr>
          <w:t>9</w:t>
        </w:r>
      </w:ins>
      <w:r w:rsidRPr="00A03902">
        <w:rPr>
          <w:rFonts w:ascii="Arial" w:hAnsi="Arial" w:cs="Arial"/>
          <w:sz w:val="22"/>
          <w:szCs w:val="22"/>
        </w:rPr>
        <w:t xml:space="preserve">.1.1 </w:t>
      </w:r>
      <w:r w:rsidR="00D27780" w:rsidRPr="00A03902">
        <w:rPr>
          <w:rFonts w:ascii="Arial" w:hAnsi="Arial" w:cs="Arial"/>
          <w:sz w:val="22"/>
          <w:szCs w:val="22"/>
        </w:rPr>
        <w:tab/>
      </w:r>
      <w:r w:rsidRPr="00A03902">
        <w:rPr>
          <w:rFonts w:ascii="Arial" w:hAnsi="Arial" w:cs="Arial"/>
          <w:sz w:val="22"/>
          <w:szCs w:val="22"/>
        </w:rPr>
        <w:t>Each Party undertakes to keep strictly confidential all information obtained in connection with the Project, including investigative information</w:t>
      </w:r>
      <w:r w:rsidRPr="008F296B">
        <w:rPr>
          <w:rFonts w:ascii="Arial" w:hAnsi="Arial" w:cs="Arial"/>
          <w:sz w:val="22"/>
          <w:szCs w:val="22"/>
        </w:rPr>
        <w:t>, forensic materials, contributor identities, private archives, unpublished research, legal opinions, police documents, court records that are not in the public domain, internal Netflix communications, proprietary formats, structures and treatments, and any other information that is expressly marked as confidential or would reasonably be understood to be confidential by its nature or context.</w:t>
      </w:r>
    </w:p>
    <w:p w14:paraId="5AB890DB" w14:textId="77777777" w:rsidR="00FC2BBE" w:rsidRPr="008F296B" w:rsidRDefault="00FC2BBE">
      <w:pPr>
        <w:spacing w:line="360" w:lineRule="auto"/>
        <w:jc w:val="both"/>
        <w:rPr>
          <w:rFonts w:ascii="Arial" w:hAnsi="Arial" w:cs="Arial"/>
          <w:sz w:val="22"/>
          <w:szCs w:val="22"/>
        </w:rPr>
        <w:pPrChange w:id="1246" w:author="Elsabe Viljoen" w:date="2025-11-28T06:48:00Z" w16du:dateUtc="2025-11-28T04:48:00Z">
          <w:pPr>
            <w:spacing w:line="360" w:lineRule="auto"/>
          </w:pPr>
        </w:pPrChange>
      </w:pPr>
    </w:p>
    <w:p w14:paraId="4D01D48F" w14:textId="587890C6" w:rsidR="00FC2BBE" w:rsidRDefault="00FC2BBE">
      <w:pPr>
        <w:spacing w:line="360" w:lineRule="auto"/>
        <w:ind w:left="720" w:hanging="720"/>
        <w:jc w:val="both"/>
        <w:rPr>
          <w:rFonts w:ascii="Arial" w:hAnsi="Arial" w:cs="Arial"/>
          <w:sz w:val="22"/>
          <w:szCs w:val="22"/>
        </w:rPr>
        <w:pPrChange w:id="1247" w:author="Elsabe Viljoen" w:date="2025-11-28T06:48:00Z" w16du:dateUtc="2025-11-28T04:48:00Z">
          <w:pPr>
            <w:spacing w:line="360" w:lineRule="auto"/>
            <w:ind w:left="720" w:hanging="720"/>
          </w:pPr>
        </w:pPrChange>
      </w:pPr>
      <w:del w:id="1248" w:author="Elsabe Viljoen" w:date="2025-11-24T10:12:00Z" w16du:dateUtc="2025-11-24T08:12:00Z">
        <w:r w:rsidRPr="008F296B" w:rsidDel="004923E8">
          <w:rPr>
            <w:rFonts w:ascii="Arial" w:hAnsi="Arial" w:cs="Arial"/>
            <w:sz w:val="22"/>
            <w:szCs w:val="22"/>
          </w:rPr>
          <w:delText>10</w:delText>
        </w:r>
      </w:del>
      <w:ins w:id="1249" w:author="Elsabe Viljoen" w:date="2025-11-24T10:12:00Z" w16du:dateUtc="2025-11-24T08:12:00Z">
        <w:r w:rsidR="004923E8">
          <w:rPr>
            <w:rFonts w:ascii="Arial" w:hAnsi="Arial" w:cs="Arial"/>
            <w:sz w:val="22"/>
            <w:szCs w:val="22"/>
          </w:rPr>
          <w:t>9</w:t>
        </w:r>
      </w:ins>
      <w:r w:rsidRPr="008F296B">
        <w:rPr>
          <w:rFonts w:ascii="Arial" w:hAnsi="Arial" w:cs="Arial"/>
          <w:sz w:val="22"/>
          <w:szCs w:val="22"/>
        </w:rPr>
        <w:t xml:space="preserve">.1.2 </w:t>
      </w:r>
      <w:r w:rsidRPr="008F296B">
        <w:rPr>
          <w:rFonts w:ascii="Arial" w:hAnsi="Arial" w:cs="Arial"/>
          <w:sz w:val="22"/>
          <w:szCs w:val="22"/>
        </w:rPr>
        <w:tab/>
        <w:t>No confidential information may be disclosed by either Party to any person except to employees or contractors who require access in order to perform their duties in connection with the Project, to the Parties’ or the SPV’s legal counsel, to authorised Netflix representatives, to auditors, to insurers, or where disclosure is required by law or by a valid court order.</w:t>
      </w:r>
    </w:p>
    <w:p w14:paraId="1D7CA6FA" w14:textId="77777777" w:rsidR="00CA4D3A" w:rsidRPr="008F296B" w:rsidRDefault="00CA4D3A">
      <w:pPr>
        <w:spacing w:line="360" w:lineRule="auto"/>
        <w:ind w:left="720" w:hanging="720"/>
        <w:jc w:val="both"/>
        <w:rPr>
          <w:rFonts w:ascii="Arial" w:hAnsi="Arial" w:cs="Arial"/>
          <w:sz w:val="22"/>
          <w:szCs w:val="22"/>
        </w:rPr>
        <w:pPrChange w:id="1250" w:author="Elsabe Viljoen" w:date="2025-11-28T06:48:00Z" w16du:dateUtc="2025-11-28T04:48:00Z">
          <w:pPr>
            <w:spacing w:line="360" w:lineRule="auto"/>
            <w:ind w:left="720" w:hanging="720"/>
          </w:pPr>
        </w:pPrChange>
      </w:pPr>
    </w:p>
    <w:p w14:paraId="5A4446D7" w14:textId="4A12F585" w:rsidR="00FC2BBE" w:rsidRPr="00A03902" w:rsidRDefault="00FC2BBE">
      <w:pPr>
        <w:spacing w:line="360" w:lineRule="auto"/>
        <w:ind w:left="720" w:hanging="720"/>
        <w:jc w:val="both"/>
        <w:rPr>
          <w:rFonts w:ascii="Arial" w:hAnsi="Arial" w:cs="Arial"/>
          <w:sz w:val="22"/>
          <w:szCs w:val="22"/>
        </w:rPr>
        <w:pPrChange w:id="1251" w:author="Elsabe Viljoen" w:date="2025-11-28T06:48:00Z" w16du:dateUtc="2025-11-28T04:48:00Z">
          <w:pPr>
            <w:spacing w:line="360" w:lineRule="auto"/>
            <w:ind w:left="720" w:hanging="720"/>
          </w:pPr>
        </w:pPrChange>
      </w:pPr>
      <w:del w:id="1252" w:author="Elsabe Viljoen" w:date="2025-11-24T10:12:00Z" w16du:dateUtc="2025-11-24T08:12:00Z">
        <w:r w:rsidRPr="008F296B" w:rsidDel="004923E8">
          <w:rPr>
            <w:rFonts w:ascii="Arial" w:hAnsi="Arial" w:cs="Arial"/>
            <w:sz w:val="22"/>
            <w:szCs w:val="22"/>
          </w:rPr>
          <w:delText>10</w:delText>
        </w:r>
      </w:del>
      <w:ins w:id="1253" w:author="Elsabe Viljoen" w:date="2025-11-24T10:12:00Z" w16du:dateUtc="2025-11-24T08:12:00Z">
        <w:r w:rsidR="004923E8">
          <w:rPr>
            <w:rFonts w:ascii="Arial" w:hAnsi="Arial" w:cs="Arial"/>
            <w:sz w:val="22"/>
            <w:szCs w:val="22"/>
          </w:rPr>
          <w:t>9</w:t>
        </w:r>
      </w:ins>
      <w:r w:rsidRPr="008F296B">
        <w:rPr>
          <w:rFonts w:ascii="Arial" w:hAnsi="Arial" w:cs="Arial"/>
          <w:sz w:val="22"/>
          <w:szCs w:val="22"/>
        </w:rPr>
        <w:t>.1.3</w:t>
      </w:r>
      <w:r w:rsidRPr="008F296B">
        <w:rPr>
          <w:rFonts w:ascii="Arial" w:hAnsi="Arial" w:cs="Arial"/>
          <w:sz w:val="22"/>
          <w:szCs w:val="22"/>
        </w:rPr>
        <w:tab/>
        <w:t xml:space="preserve"> </w:t>
      </w:r>
      <w:ins w:id="1254" w:author="Elsabe Viljoen" w:date="2025-11-24T12:07:00Z">
        <w:r w:rsidR="00B65834" w:rsidRPr="00B65834">
          <w:rPr>
            <w:rFonts w:ascii="Arial" w:hAnsi="Arial" w:cs="Arial"/>
            <w:sz w:val="22"/>
            <w:szCs w:val="22"/>
          </w:rPr>
          <w:t xml:space="preserve">Each Party shall ensure that every person who receives confidential information under </w:t>
        </w:r>
        <w:r w:rsidR="00B65834" w:rsidRPr="00B65834">
          <w:rPr>
            <w:rFonts w:ascii="Arial" w:hAnsi="Arial" w:cs="Arial"/>
            <w:sz w:val="22"/>
            <w:szCs w:val="22"/>
            <w:rPrChange w:id="1255" w:author="Elsabe Viljoen" w:date="2025-11-24T12:07:00Z" w16du:dateUtc="2025-11-24T10:07:00Z">
              <w:rPr>
                <w:rFonts w:ascii="Arial" w:hAnsi="Arial" w:cs="Arial"/>
                <w:b/>
                <w:bCs/>
                <w:sz w:val="22"/>
                <w:szCs w:val="22"/>
              </w:rPr>
            </w:rPrChange>
          </w:rPr>
          <w:t>clause 9.1.2</w:t>
        </w:r>
        <w:r w:rsidR="00B65834" w:rsidRPr="00B65834">
          <w:rPr>
            <w:rFonts w:ascii="Arial" w:hAnsi="Arial" w:cs="Arial"/>
            <w:sz w:val="22"/>
            <w:szCs w:val="22"/>
          </w:rPr>
          <w:t xml:space="preserve"> is bound by </w:t>
        </w:r>
        <w:r w:rsidR="00B65834" w:rsidRPr="00A03902">
          <w:rPr>
            <w:rFonts w:ascii="Arial" w:hAnsi="Arial" w:cs="Arial"/>
            <w:sz w:val="22"/>
            <w:szCs w:val="22"/>
          </w:rPr>
          <w:t>written confidentiality obligations</w:t>
        </w:r>
      </w:ins>
      <w:ins w:id="1256" w:author="Elsabe Viljoen" w:date="2025-11-24T12:07:00Z" w16du:dateUtc="2025-11-24T10:07:00Z">
        <w:r w:rsidR="00B65834" w:rsidRPr="00A03902">
          <w:rPr>
            <w:rFonts w:ascii="Arial" w:hAnsi="Arial" w:cs="Arial"/>
            <w:sz w:val="22"/>
            <w:szCs w:val="22"/>
          </w:rPr>
          <w:t xml:space="preserve"> </w:t>
        </w:r>
      </w:ins>
      <w:del w:id="1257" w:author="Elsabe Viljoen" w:date="2025-11-24T12:07:00Z" w16du:dateUtc="2025-11-24T10:07:00Z">
        <w:r w:rsidRPr="00A03902" w:rsidDel="00B65834">
          <w:rPr>
            <w:rFonts w:ascii="Arial" w:hAnsi="Arial" w:cs="Arial"/>
            <w:sz w:val="22"/>
            <w:szCs w:val="22"/>
          </w:rPr>
          <w:delText xml:space="preserve">Each Party shall ensure that every person who receives confidential information under clause 10.1.2 is bound by written confidentiality obligations </w:delText>
        </w:r>
      </w:del>
      <w:r w:rsidRPr="00A03902">
        <w:rPr>
          <w:rFonts w:ascii="Arial" w:hAnsi="Arial" w:cs="Arial"/>
          <w:sz w:val="22"/>
          <w:szCs w:val="22"/>
        </w:rPr>
        <w:t>that are at least equivalent in scope and strictness to the confidentiality obligations contained in this Agreement.</w:t>
      </w:r>
    </w:p>
    <w:p w14:paraId="3B0A8734" w14:textId="77777777" w:rsidR="005D39F1" w:rsidRPr="00A03902" w:rsidRDefault="005D39F1">
      <w:pPr>
        <w:spacing w:line="360" w:lineRule="auto"/>
        <w:jc w:val="both"/>
        <w:rPr>
          <w:rFonts w:ascii="Arial" w:hAnsi="Arial" w:cs="Arial"/>
          <w:sz w:val="22"/>
          <w:szCs w:val="22"/>
        </w:rPr>
        <w:pPrChange w:id="1258" w:author="Elsabe Viljoen" w:date="2025-11-28T06:48:00Z" w16du:dateUtc="2025-11-28T04:48:00Z">
          <w:pPr>
            <w:spacing w:line="360" w:lineRule="auto"/>
          </w:pPr>
        </w:pPrChange>
      </w:pPr>
    </w:p>
    <w:p w14:paraId="085E9E98" w14:textId="359C0110" w:rsidR="00FC2BBE" w:rsidRPr="00A03902" w:rsidRDefault="00FC2BBE">
      <w:pPr>
        <w:spacing w:line="360" w:lineRule="auto"/>
        <w:jc w:val="both"/>
        <w:rPr>
          <w:rFonts w:ascii="Arial" w:hAnsi="Arial" w:cs="Arial"/>
          <w:sz w:val="22"/>
          <w:szCs w:val="22"/>
          <w:u w:val="single"/>
          <w:rPrChange w:id="1259" w:author="Elsabe Viljoen" w:date="2025-12-11T13:10:00Z" w16du:dateUtc="2025-12-11T11:10:00Z">
            <w:rPr>
              <w:rFonts w:ascii="Arial" w:hAnsi="Arial" w:cs="Arial"/>
              <w:b/>
              <w:bCs/>
              <w:sz w:val="22"/>
              <w:szCs w:val="22"/>
              <w:u w:val="single"/>
            </w:rPr>
          </w:rPrChange>
        </w:rPr>
        <w:pPrChange w:id="1260" w:author="Elsabe Viljoen" w:date="2025-11-28T06:48:00Z" w16du:dateUtc="2025-11-28T04:48:00Z">
          <w:pPr>
            <w:spacing w:line="360" w:lineRule="auto"/>
          </w:pPr>
        </w:pPrChange>
      </w:pPr>
      <w:del w:id="1261" w:author="Elsabe Viljoen" w:date="2025-11-24T10:12:00Z" w16du:dateUtc="2025-11-24T08:12:00Z">
        <w:r w:rsidRPr="00A03902" w:rsidDel="004923E8">
          <w:rPr>
            <w:rFonts w:ascii="Arial" w:hAnsi="Arial" w:cs="Arial"/>
            <w:sz w:val="22"/>
            <w:szCs w:val="22"/>
            <w:rPrChange w:id="1262" w:author="Elsabe Viljoen" w:date="2025-12-11T13:10:00Z" w16du:dateUtc="2025-12-11T11:10:00Z">
              <w:rPr>
                <w:rFonts w:ascii="Arial" w:hAnsi="Arial" w:cs="Arial"/>
                <w:b/>
                <w:bCs/>
                <w:sz w:val="22"/>
                <w:szCs w:val="22"/>
              </w:rPr>
            </w:rPrChange>
          </w:rPr>
          <w:delText>10</w:delText>
        </w:r>
      </w:del>
      <w:ins w:id="1263" w:author="Elsabe Viljoen" w:date="2025-11-24T10:12:00Z" w16du:dateUtc="2025-11-24T08:12:00Z">
        <w:r w:rsidR="004923E8" w:rsidRPr="00A03902">
          <w:rPr>
            <w:rFonts w:ascii="Arial" w:hAnsi="Arial" w:cs="Arial"/>
            <w:sz w:val="22"/>
            <w:szCs w:val="22"/>
            <w:rPrChange w:id="1264"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265" w:author="Elsabe Viljoen" w:date="2025-12-11T13:10:00Z" w16du:dateUtc="2025-12-11T11:10:00Z">
            <w:rPr>
              <w:rFonts w:ascii="Arial" w:hAnsi="Arial" w:cs="Arial"/>
              <w:b/>
              <w:bCs/>
              <w:sz w:val="22"/>
              <w:szCs w:val="22"/>
            </w:rPr>
          </w:rPrChange>
        </w:rPr>
        <w:t xml:space="preserve">.2 </w:t>
      </w:r>
      <w:r w:rsidRPr="00A03902">
        <w:rPr>
          <w:rFonts w:ascii="Arial" w:hAnsi="Arial" w:cs="Arial"/>
          <w:sz w:val="22"/>
          <w:szCs w:val="22"/>
          <w:rPrChange w:id="1266" w:author="Elsabe Viljoen" w:date="2025-12-11T13:10:00Z" w16du:dateUtc="2025-12-11T11:10:00Z">
            <w:rPr>
              <w:rFonts w:ascii="Arial" w:hAnsi="Arial" w:cs="Arial"/>
              <w:b/>
              <w:bCs/>
              <w:sz w:val="22"/>
              <w:szCs w:val="22"/>
            </w:rPr>
          </w:rPrChange>
        </w:rPr>
        <w:tab/>
      </w:r>
      <w:r w:rsidR="00D94C27" w:rsidRPr="00A03902">
        <w:rPr>
          <w:rFonts w:ascii="Arial" w:hAnsi="Arial" w:cs="Arial"/>
          <w:sz w:val="22"/>
          <w:szCs w:val="22"/>
          <w:u w:val="single"/>
          <w:rPrChange w:id="1267" w:author="Elsabe Viljoen" w:date="2025-12-11T13:10:00Z" w16du:dateUtc="2025-12-11T11:10:00Z">
            <w:rPr>
              <w:rFonts w:ascii="Arial" w:hAnsi="Arial" w:cs="Arial"/>
              <w:b/>
              <w:bCs/>
              <w:sz w:val="22"/>
              <w:szCs w:val="22"/>
              <w:u w:val="single"/>
            </w:rPr>
          </w:rPrChange>
        </w:rPr>
        <w:t>Confidentiality Regarding the Subject and Victims</w:t>
      </w:r>
    </w:p>
    <w:p w14:paraId="30F6E3B1" w14:textId="026A0E1B" w:rsidR="00FC2BBE" w:rsidRPr="00A03902" w:rsidRDefault="00FC2BBE">
      <w:pPr>
        <w:spacing w:line="360" w:lineRule="auto"/>
        <w:ind w:left="720" w:hanging="720"/>
        <w:jc w:val="both"/>
        <w:rPr>
          <w:rFonts w:ascii="Arial" w:hAnsi="Arial" w:cs="Arial"/>
          <w:sz w:val="22"/>
          <w:szCs w:val="22"/>
        </w:rPr>
        <w:pPrChange w:id="1268" w:author="Elsabe Viljoen" w:date="2025-11-28T06:48:00Z" w16du:dateUtc="2025-11-28T04:48:00Z">
          <w:pPr>
            <w:spacing w:line="360" w:lineRule="auto"/>
            <w:ind w:left="720" w:hanging="720"/>
          </w:pPr>
        </w:pPrChange>
      </w:pPr>
      <w:del w:id="1269" w:author="Elsabe Viljoen" w:date="2025-11-24T10:12:00Z" w16du:dateUtc="2025-11-24T08:12:00Z">
        <w:r w:rsidRPr="00A03902" w:rsidDel="004923E8">
          <w:rPr>
            <w:rFonts w:ascii="Arial" w:hAnsi="Arial" w:cs="Arial"/>
            <w:sz w:val="22"/>
            <w:szCs w:val="22"/>
          </w:rPr>
          <w:delText>10</w:delText>
        </w:r>
      </w:del>
      <w:ins w:id="1270" w:author="Elsabe Viljoen" w:date="2025-11-24T10:12:00Z" w16du:dateUtc="2025-11-24T08:12:00Z">
        <w:r w:rsidR="004923E8" w:rsidRPr="00A03902">
          <w:rPr>
            <w:rFonts w:ascii="Arial" w:hAnsi="Arial" w:cs="Arial"/>
            <w:sz w:val="22"/>
            <w:szCs w:val="22"/>
          </w:rPr>
          <w:t>9</w:t>
        </w:r>
      </w:ins>
      <w:r w:rsidRPr="00A03902">
        <w:rPr>
          <w:rFonts w:ascii="Arial" w:hAnsi="Arial" w:cs="Arial"/>
          <w:sz w:val="22"/>
          <w:szCs w:val="22"/>
        </w:rPr>
        <w:t xml:space="preserve">.2.1 </w:t>
      </w:r>
      <w:r w:rsidRPr="00A03902">
        <w:rPr>
          <w:rFonts w:ascii="Arial" w:hAnsi="Arial" w:cs="Arial"/>
          <w:sz w:val="22"/>
          <w:szCs w:val="22"/>
        </w:rPr>
        <w:tab/>
        <w:t>The Parties acknowledge that the Project involves deeply sensitive personal histories relating to the Subject, Zaheera Boomgaard (who is also known under the aliases Penny Basdeo, Penny Wookey, Penny Boomgaard, Sabrina Boomgaard and Zaheera Wookey), as well as to victims who were murdered or harmed, members of the victims’ families, witnesses and neighbours, investigative officials and other individuals who have been traumatised by the Subject’s conduct or by the events depicted.</w:t>
      </w:r>
    </w:p>
    <w:p w14:paraId="73DE06A7" w14:textId="77777777" w:rsidR="00FC2BBE" w:rsidRPr="00A03902" w:rsidRDefault="00FC2BBE">
      <w:pPr>
        <w:spacing w:line="360" w:lineRule="auto"/>
        <w:jc w:val="both"/>
        <w:rPr>
          <w:rFonts w:ascii="Arial" w:hAnsi="Arial" w:cs="Arial"/>
          <w:sz w:val="22"/>
          <w:szCs w:val="22"/>
        </w:rPr>
        <w:pPrChange w:id="1271" w:author="Elsabe Viljoen" w:date="2025-11-28T06:48:00Z" w16du:dateUtc="2025-11-28T04:48:00Z">
          <w:pPr>
            <w:spacing w:line="360" w:lineRule="auto"/>
          </w:pPr>
        </w:pPrChange>
      </w:pPr>
    </w:p>
    <w:p w14:paraId="0A89D92B" w14:textId="51B7A822" w:rsidR="00FC2BBE" w:rsidRPr="00A03902" w:rsidRDefault="00FC2BBE">
      <w:pPr>
        <w:spacing w:line="360" w:lineRule="auto"/>
        <w:ind w:left="720" w:hanging="720"/>
        <w:jc w:val="both"/>
        <w:rPr>
          <w:rFonts w:ascii="Arial" w:hAnsi="Arial" w:cs="Arial"/>
          <w:sz w:val="22"/>
          <w:szCs w:val="22"/>
        </w:rPr>
        <w:pPrChange w:id="1272" w:author="Elsabe Viljoen" w:date="2025-11-28T06:48:00Z" w16du:dateUtc="2025-11-28T04:48:00Z">
          <w:pPr>
            <w:spacing w:line="360" w:lineRule="auto"/>
            <w:ind w:left="720" w:hanging="720"/>
          </w:pPr>
        </w:pPrChange>
      </w:pPr>
      <w:del w:id="1273" w:author="Elsabe Viljoen" w:date="2025-11-24T10:12:00Z" w16du:dateUtc="2025-11-24T08:12:00Z">
        <w:r w:rsidRPr="00A03902" w:rsidDel="004923E8">
          <w:rPr>
            <w:rFonts w:ascii="Arial" w:hAnsi="Arial" w:cs="Arial"/>
            <w:sz w:val="22"/>
            <w:szCs w:val="22"/>
          </w:rPr>
          <w:delText>10</w:delText>
        </w:r>
      </w:del>
      <w:ins w:id="1274" w:author="Elsabe Viljoen" w:date="2025-11-24T10:12:00Z" w16du:dateUtc="2025-11-24T08:12:00Z">
        <w:r w:rsidR="004923E8" w:rsidRPr="00A03902">
          <w:rPr>
            <w:rFonts w:ascii="Arial" w:hAnsi="Arial" w:cs="Arial"/>
            <w:sz w:val="22"/>
            <w:szCs w:val="22"/>
          </w:rPr>
          <w:t>9</w:t>
        </w:r>
      </w:ins>
      <w:r w:rsidRPr="00A03902">
        <w:rPr>
          <w:rFonts w:ascii="Arial" w:hAnsi="Arial" w:cs="Arial"/>
          <w:sz w:val="22"/>
          <w:szCs w:val="22"/>
        </w:rPr>
        <w:t xml:space="preserve">.2.2 </w:t>
      </w:r>
      <w:r w:rsidRPr="00A03902">
        <w:rPr>
          <w:rFonts w:ascii="Arial" w:hAnsi="Arial" w:cs="Arial"/>
          <w:sz w:val="22"/>
          <w:szCs w:val="22"/>
        </w:rPr>
        <w:tab/>
        <w:t>The Parties agree that no personal details, allegations, investigative findings or emotionally sensitive content relating to any of these individuals shall be disclosed to any third party outside the scope of the production of the Project, save as strictly required for lawful production, legal or commissioning purposes.</w:t>
      </w:r>
    </w:p>
    <w:p w14:paraId="71218349" w14:textId="77777777" w:rsidR="00FC2BBE" w:rsidRPr="00A03902" w:rsidRDefault="00FC2BBE">
      <w:pPr>
        <w:spacing w:line="360" w:lineRule="auto"/>
        <w:jc w:val="both"/>
        <w:rPr>
          <w:rFonts w:ascii="Arial" w:hAnsi="Arial" w:cs="Arial"/>
          <w:sz w:val="22"/>
          <w:szCs w:val="22"/>
        </w:rPr>
        <w:pPrChange w:id="1275" w:author="Elsabe Viljoen" w:date="2025-11-28T06:48:00Z" w16du:dateUtc="2025-11-28T04:48:00Z">
          <w:pPr>
            <w:spacing w:line="360" w:lineRule="auto"/>
          </w:pPr>
        </w:pPrChange>
      </w:pPr>
    </w:p>
    <w:p w14:paraId="655CEE42" w14:textId="3036C0DD" w:rsidR="00FC2BBE" w:rsidRPr="00A03902" w:rsidRDefault="00FC2BBE">
      <w:pPr>
        <w:spacing w:line="360" w:lineRule="auto"/>
        <w:ind w:left="720" w:hanging="720"/>
        <w:jc w:val="both"/>
        <w:rPr>
          <w:rFonts w:ascii="Arial" w:hAnsi="Arial" w:cs="Arial"/>
          <w:sz w:val="22"/>
          <w:szCs w:val="22"/>
        </w:rPr>
        <w:pPrChange w:id="1276" w:author="Elsabe Viljoen" w:date="2025-11-28T06:48:00Z" w16du:dateUtc="2025-11-28T04:48:00Z">
          <w:pPr>
            <w:spacing w:line="360" w:lineRule="auto"/>
            <w:ind w:left="720" w:hanging="720"/>
          </w:pPr>
        </w:pPrChange>
      </w:pPr>
      <w:del w:id="1277" w:author="Elsabe Viljoen" w:date="2025-11-24T10:12:00Z" w16du:dateUtc="2025-11-24T08:12:00Z">
        <w:r w:rsidRPr="00A03902" w:rsidDel="004923E8">
          <w:rPr>
            <w:rFonts w:ascii="Arial" w:hAnsi="Arial" w:cs="Arial"/>
            <w:sz w:val="22"/>
            <w:szCs w:val="22"/>
          </w:rPr>
          <w:delText>1</w:delText>
        </w:r>
      </w:del>
      <w:del w:id="1278" w:author="Elsabe Viljoen" w:date="2025-11-24T10:13:00Z" w16du:dateUtc="2025-11-24T08:13:00Z">
        <w:r w:rsidRPr="00A03902" w:rsidDel="004923E8">
          <w:rPr>
            <w:rFonts w:ascii="Arial" w:hAnsi="Arial" w:cs="Arial"/>
            <w:sz w:val="22"/>
            <w:szCs w:val="22"/>
          </w:rPr>
          <w:delText>0</w:delText>
        </w:r>
      </w:del>
      <w:ins w:id="1279"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.2.3 </w:t>
      </w:r>
      <w:r w:rsidRPr="00A03902">
        <w:rPr>
          <w:rFonts w:ascii="Arial" w:hAnsi="Arial" w:cs="Arial"/>
          <w:sz w:val="22"/>
          <w:szCs w:val="22"/>
        </w:rPr>
        <w:tab/>
        <w:t>The Parties shall adopt and maintain special precautions when handling information that could cause distress, reputational harm or further psychological trauma to any individual, and shall ensure that such information is treated with heightened sensitivity and discretion.</w:t>
      </w:r>
    </w:p>
    <w:p w14:paraId="5AF8225C" w14:textId="77777777" w:rsidR="00FC2BBE" w:rsidRPr="00A03902" w:rsidRDefault="00FC2BBE">
      <w:pPr>
        <w:spacing w:line="360" w:lineRule="auto"/>
        <w:jc w:val="both"/>
        <w:rPr>
          <w:rFonts w:ascii="Arial" w:hAnsi="Arial" w:cs="Arial"/>
          <w:sz w:val="22"/>
          <w:szCs w:val="22"/>
        </w:rPr>
        <w:pPrChange w:id="1280" w:author="Elsabe Viljoen" w:date="2025-11-28T06:48:00Z" w16du:dateUtc="2025-11-28T04:48:00Z">
          <w:pPr>
            <w:spacing w:line="360" w:lineRule="auto"/>
          </w:pPr>
        </w:pPrChange>
      </w:pPr>
    </w:p>
    <w:p w14:paraId="392D3730" w14:textId="0F52CB04" w:rsidR="00FC2BBE" w:rsidRPr="00A03902" w:rsidRDefault="00FC2BBE">
      <w:pPr>
        <w:spacing w:line="360" w:lineRule="auto"/>
        <w:jc w:val="both"/>
        <w:rPr>
          <w:rFonts w:ascii="Arial" w:hAnsi="Arial" w:cs="Arial"/>
          <w:sz w:val="22"/>
          <w:szCs w:val="22"/>
          <w:rPrChange w:id="1281" w:author="Elsabe Viljoen" w:date="2025-12-11T13:10:00Z" w16du:dateUtc="2025-12-11T11:10:00Z">
            <w:rPr>
              <w:rFonts w:ascii="Arial" w:hAnsi="Arial" w:cs="Arial"/>
              <w:b/>
              <w:bCs/>
              <w:sz w:val="22"/>
              <w:szCs w:val="22"/>
            </w:rPr>
          </w:rPrChange>
        </w:rPr>
        <w:pPrChange w:id="1282" w:author="Elsabe Viljoen" w:date="2025-11-28T06:48:00Z" w16du:dateUtc="2025-11-28T04:48:00Z">
          <w:pPr>
            <w:spacing w:line="360" w:lineRule="auto"/>
          </w:pPr>
        </w:pPrChange>
      </w:pPr>
      <w:del w:id="1283" w:author="Elsabe Viljoen" w:date="2025-11-24T10:13:00Z" w16du:dateUtc="2025-11-24T08:13:00Z">
        <w:r w:rsidRPr="00A03902" w:rsidDel="004923E8">
          <w:rPr>
            <w:rFonts w:ascii="Arial" w:hAnsi="Arial" w:cs="Arial"/>
            <w:sz w:val="22"/>
            <w:szCs w:val="22"/>
            <w:rPrChange w:id="1284" w:author="Elsabe Viljoen" w:date="2025-12-11T13:10:00Z" w16du:dateUtc="2025-12-11T11:10:00Z">
              <w:rPr>
                <w:rFonts w:ascii="Arial" w:hAnsi="Arial" w:cs="Arial"/>
                <w:b/>
                <w:bCs/>
                <w:sz w:val="22"/>
                <w:szCs w:val="22"/>
              </w:rPr>
            </w:rPrChange>
          </w:rPr>
          <w:delText>10</w:delText>
        </w:r>
      </w:del>
      <w:ins w:id="1285" w:author="Elsabe Viljoen" w:date="2025-11-24T10:13:00Z" w16du:dateUtc="2025-11-24T08:13:00Z">
        <w:r w:rsidR="004923E8" w:rsidRPr="00A03902">
          <w:rPr>
            <w:rFonts w:ascii="Arial" w:hAnsi="Arial" w:cs="Arial"/>
            <w:sz w:val="22"/>
            <w:szCs w:val="22"/>
            <w:rPrChange w:id="1286"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287" w:author="Elsabe Viljoen" w:date="2025-12-11T13:10:00Z" w16du:dateUtc="2025-12-11T11:10:00Z">
            <w:rPr>
              <w:rFonts w:ascii="Arial" w:hAnsi="Arial" w:cs="Arial"/>
              <w:b/>
              <w:bCs/>
              <w:sz w:val="22"/>
              <w:szCs w:val="22"/>
            </w:rPr>
          </w:rPrChange>
        </w:rPr>
        <w:t xml:space="preserve">.3 </w:t>
      </w:r>
      <w:r w:rsidRPr="00A03902">
        <w:rPr>
          <w:rFonts w:ascii="Arial" w:hAnsi="Arial" w:cs="Arial"/>
          <w:sz w:val="22"/>
          <w:szCs w:val="22"/>
          <w:rPrChange w:id="1288" w:author="Elsabe Viljoen" w:date="2025-12-11T13:10:00Z" w16du:dateUtc="2025-12-11T11:10:00Z">
            <w:rPr>
              <w:rFonts w:ascii="Arial" w:hAnsi="Arial" w:cs="Arial"/>
              <w:b/>
              <w:bCs/>
              <w:sz w:val="22"/>
              <w:szCs w:val="22"/>
            </w:rPr>
          </w:rPrChange>
        </w:rPr>
        <w:tab/>
      </w:r>
      <w:r w:rsidR="00D94C27" w:rsidRPr="00A03902">
        <w:rPr>
          <w:rFonts w:ascii="Arial" w:hAnsi="Arial" w:cs="Arial"/>
          <w:sz w:val="22"/>
          <w:szCs w:val="22"/>
          <w:u w:val="single"/>
          <w:rPrChange w:id="1289" w:author="Elsabe Viljoen" w:date="2025-12-11T13:10:00Z" w16du:dateUtc="2025-12-11T11:10:00Z">
            <w:rPr>
              <w:rFonts w:ascii="Arial" w:hAnsi="Arial" w:cs="Arial"/>
              <w:b/>
              <w:bCs/>
              <w:sz w:val="22"/>
              <w:szCs w:val="22"/>
              <w:u w:val="single"/>
            </w:rPr>
          </w:rPrChange>
        </w:rPr>
        <w:t>Handling of Police, Forensic and State Evidence</w:t>
      </w:r>
    </w:p>
    <w:p w14:paraId="16AB04C8" w14:textId="4F06E684" w:rsidR="00FC2BBE" w:rsidRPr="00A03902" w:rsidRDefault="004923E8">
      <w:pPr>
        <w:spacing w:line="360" w:lineRule="auto"/>
        <w:ind w:left="720" w:hanging="720"/>
        <w:jc w:val="both"/>
        <w:rPr>
          <w:rFonts w:ascii="Arial" w:hAnsi="Arial" w:cs="Arial"/>
          <w:sz w:val="22"/>
          <w:szCs w:val="22"/>
        </w:rPr>
        <w:pPrChange w:id="1290" w:author="Elsabe Viljoen" w:date="2025-11-28T06:48:00Z" w16du:dateUtc="2025-11-28T04:48:00Z">
          <w:pPr>
            <w:spacing w:line="360" w:lineRule="auto"/>
            <w:ind w:left="720" w:hanging="720"/>
          </w:pPr>
        </w:pPrChange>
      </w:pPr>
      <w:ins w:id="1291" w:author="Elsabe Viljoen" w:date="2025-11-24T10:13:00Z" w16du:dateUtc="2025-11-24T08:13:00Z">
        <w:r w:rsidRPr="00A03902">
          <w:rPr>
            <w:rFonts w:ascii="Arial" w:hAnsi="Arial" w:cs="Arial"/>
            <w:sz w:val="22"/>
            <w:szCs w:val="22"/>
          </w:rPr>
          <w:t>9</w:t>
        </w:r>
      </w:ins>
      <w:del w:id="1292" w:author="Elsabe Viljoen" w:date="2025-11-24T10:13:00Z" w16du:dateUtc="2025-11-24T08:13:00Z">
        <w:r w:rsidR="00FC2BBE" w:rsidRPr="00A03902" w:rsidDel="004923E8">
          <w:rPr>
            <w:rFonts w:ascii="Arial" w:hAnsi="Arial" w:cs="Arial"/>
            <w:sz w:val="22"/>
            <w:szCs w:val="22"/>
          </w:rPr>
          <w:delText>10</w:delText>
        </w:r>
      </w:del>
      <w:r w:rsidR="00FC2BBE" w:rsidRPr="00A03902">
        <w:rPr>
          <w:rFonts w:ascii="Arial" w:hAnsi="Arial" w:cs="Arial"/>
          <w:sz w:val="22"/>
          <w:szCs w:val="22"/>
        </w:rPr>
        <w:t xml:space="preserve">.3.1 </w:t>
      </w:r>
      <w:r w:rsidR="00FC2BBE" w:rsidRPr="00A03902">
        <w:rPr>
          <w:rFonts w:ascii="Arial" w:hAnsi="Arial" w:cs="Arial"/>
          <w:sz w:val="22"/>
          <w:szCs w:val="22"/>
        </w:rPr>
        <w:tab/>
        <w:t>The Parties acknowledge that the Project may involve access to State documents and evidence, including SAPS case files, forensic laboratory results, forensic diagrams and metadata reports, fingerprints, toxicology reports and autopsy reports (where access is lawfully granted), CCTV footage obtained through SAPS channels, private-investigator reports, court transcripts, warning statements and photographs originating from crime scenes or mortuaries.</w:t>
      </w:r>
    </w:p>
    <w:p w14:paraId="5871AE7F" w14:textId="77777777" w:rsidR="00FC2BBE" w:rsidRPr="00A03902" w:rsidRDefault="00FC2BBE">
      <w:pPr>
        <w:spacing w:line="360" w:lineRule="auto"/>
        <w:jc w:val="both"/>
        <w:rPr>
          <w:rFonts w:ascii="Arial" w:hAnsi="Arial" w:cs="Arial"/>
          <w:sz w:val="22"/>
          <w:szCs w:val="22"/>
        </w:rPr>
        <w:pPrChange w:id="1293" w:author="Elsabe Viljoen" w:date="2025-11-28T06:48:00Z" w16du:dateUtc="2025-11-28T04:48:00Z">
          <w:pPr>
            <w:spacing w:line="360" w:lineRule="auto"/>
          </w:pPr>
        </w:pPrChange>
      </w:pPr>
    </w:p>
    <w:p w14:paraId="39E3260D" w14:textId="012DBD34" w:rsidR="00FC2BBE" w:rsidRPr="00A03902" w:rsidRDefault="00FC2BBE">
      <w:pPr>
        <w:spacing w:line="360" w:lineRule="auto"/>
        <w:ind w:left="720" w:hanging="720"/>
        <w:jc w:val="both"/>
        <w:rPr>
          <w:rFonts w:ascii="Arial" w:hAnsi="Arial" w:cs="Arial"/>
          <w:sz w:val="22"/>
          <w:szCs w:val="22"/>
        </w:rPr>
        <w:pPrChange w:id="1294" w:author="Elsabe Viljoen" w:date="2025-11-28T06:48:00Z" w16du:dateUtc="2025-11-28T04:48:00Z">
          <w:pPr>
            <w:spacing w:line="360" w:lineRule="auto"/>
            <w:ind w:left="720" w:hanging="720"/>
          </w:pPr>
        </w:pPrChange>
      </w:pPr>
      <w:del w:id="1295" w:author="Elsabe Viljoen" w:date="2025-11-24T10:13:00Z" w16du:dateUtc="2025-11-24T08:13:00Z">
        <w:r w:rsidRPr="00A03902" w:rsidDel="004923E8">
          <w:rPr>
            <w:rFonts w:ascii="Arial" w:hAnsi="Arial" w:cs="Arial"/>
            <w:sz w:val="22"/>
            <w:szCs w:val="22"/>
          </w:rPr>
          <w:delText>10</w:delText>
        </w:r>
      </w:del>
      <w:ins w:id="1296"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.3.2 </w:t>
      </w:r>
      <w:r w:rsidRPr="00A03902">
        <w:rPr>
          <w:rFonts w:ascii="Arial" w:hAnsi="Arial" w:cs="Arial"/>
          <w:sz w:val="22"/>
          <w:szCs w:val="22"/>
        </w:rPr>
        <w:tab/>
        <w:t>All such State evidence shall be handled strictly in accordance with South African legislation, SAPS protocols, any applicable directives from the National Prosecuting Authority, any court-ordered restrictions, POPIA, and any specific conditions imposed by the original custodians or authorities controlling such evidence.</w:t>
      </w:r>
    </w:p>
    <w:p w14:paraId="0C10BEE5" w14:textId="77777777" w:rsidR="00D94C27" w:rsidRPr="00A03902" w:rsidRDefault="00D94C27">
      <w:pPr>
        <w:spacing w:line="360" w:lineRule="auto"/>
        <w:ind w:left="720" w:hanging="720"/>
        <w:jc w:val="both"/>
        <w:rPr>
          <w:rFonts w:ascii="Arial" w:hAnsi="Arial" w:cs="Arial"/>
          <w:sz w:val="22"/>
          <w:szCs w:val="22"/>
        </w:rPr>
        <w:pPrChange w:id="1297" w:author="Elsabe Viljoen" w:date="2025-11-28T06:48:00Z" w16du:dateUtc="2025-11-28T04:48:00Z">
          <w:pPr>
            <w:spacing w:line="360" w:lineRule="auto"/>
            <w:ind w:left="720" w:hanging="720"/>
          </w:pPr>
        </w:pPrChange>
      </w:pPr>
    </w:p>
    <w:p w14:paraId="5A379FCE" w14:textId="684B577F" w:rsidR="00FC2BBE" w:rsidRPr="00A03902" w:rsidRDefault="00FC2BBE">
      <w:pPr>
        <w:spacing w:line="360" w:lineRule="auto"/>
        <w:ind w:left="720" w:hanging="720"/>
        <w:jc w:val="both"/>
        <w:rPr>
          <w:rFonts w:ascii="Arial" w:hAnsi="Arial" w:cs="Arial"/>
          <w:sz w:val="22"/>
          <w:szCs w:val="22"/>
        </w:rPr>
        <w:pPrChange w:id="1298" w:author="Elsabe Viljoen" w:date="2025-11-28T06:48:00Z" w16du:dateUtc="2025-11-28T04:48:00Z">
          <w:pPr>
            <w:spacing w:line="360" w:lineRule="auto"/>
            <w:ind w:left="720" w:hanging="720"/>
          </w:pPr>
        </w:pPrChange>
      </w:pPr>
      <w:del w:id="1299" w:author="Elsabe Viljoen" w:date="2025-11-24T10:13:00Z" w16du:dateUtc="2025-11-24T08:13:00Z">
        <w:r w:rsidRPr="00A03902" w:rsidDel="004923E8">
          <w:rPr>
            <w:rFonts w:ascii="Arial" w:hAnsi="Arial" w:cs="Arial"/>
            <w:sz w:val="22"/>
            <w:szCs w:val="22"/>
          </w:rPr>
          <w:delText>10</w:delText>
        </w:r>
      </w:del>
      <w:ins w:id="1300"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.3.3</w:t>
      </w:r>
      <w:r w:rsidRPr="00A03902">
        <w:rPr>
          <w:rFonts w:ascii="Arial" w:hAnsi="Arial" w:cs="Arial"/>
          <w:sz w:val="22"/>
          <w:szCs w:val="22"/>
        </w:rPr>
        <w:tab/>
        <w:t xml:space="preserve"> No Party may disclose, publish or use State evidence outside the context of the Project unless such disclosure, publication or use is expressly authorised in writing by the lawful authority that controls the evidence and, where applicable, by Netflix.</w:t>
      </w:r>
    </w:p>
    <w:p w14:paraId="34CBEA03" w14:textId="77777777" w:rsidR="005D39F1" w:rsidRPr="00A03902" w:rsidRDefault="005D39F1">
      <w:pPr>
        <w:spacing w:line="360" w:lineRule="auto"/>
        <w:jc w:val="both"/>
        <w:rPr>
          <w:rFonts w:ascii="Arial" w:hAnsi="Arial" w:cs="Arial"/>
          <w:sz w:val="22"/>
          <w:szCs w:val="22"/>
        </w:rPr>
        <w:pPrChange w:id="1301" w:author="Elsabe Viljoen" w:date="2025-11-28T06:48:00Z" w16du:dateUtc="2025-11-28T04:48:00Z">
          <w:pPr>
            <w:spacing w:line="360" w:lineRule="auto"/>
          </w:pPr>
        </w:pPrChange>
      </w:pPr>
    </w:p>
    <w:p w14:paraId="22FA8EEF" w14:textId="398E3277" w:rsidR="00FC2BBE" w:rsidRPr="00A03902" w:rsidRDefault="00FC2BBE">
      <w:pPr>
        <w:spacing w:line="360" w:lineRule="auto"/>
        <w:jc w:val="both"/>
        <w:rPr>
          <w:rFonts w:ascii="Arial" w:hAnsi="Arial" w:cs="Arial"/>
          <w:sz w:val="22"/>
          <w:szCs w:val="22"/>
          <w:u w:val="single"/>
          <w:rPrChange w:id="1302" w:author="Elsabe Viljoen" w:date="2025-12-11T13:10:00Z" w16du:dateUtc="2025-12-11T11:10:00Z">
            <w:rPr>
              <w:rFonts w:ascii="Arial" w:hAnsi="Arial" w:cs="Arial"/>
              <w:b/>
              <w:bCs/>
              <w:sz w:val="22"/>
              <w:szCs w:val="22"/>
              <w:u w:val="single"/>
            </w:rPr>
          </w:rPrChange>
        </w:rPr>
        <w:pPrChange w:id="1303" w:author="Elsabe Viljoen" w:date="2025-11-28T06:48:00Z" w16du:dateUtc="2025-11-28T04:48:00Z">
          <w:pPr>
            <w:spacing w:line="360" w:lineRule="auto"/>
          </w:pPr>
        </w:pPrChange>
      </w:pPr>
      <w:del w:id="1304" w:author="Elsabe Viljoen" w:date="2025-11-24T10:13:00Z" w16du:dateUtc="2025-11-24T08:13:00Z">
        <w:r w:rsidRPr="00A03902" w:rsidDel="004923E8">
          <w:rPr>
            <w:rFonts w:ascii="Arial" w:hAnsi="Arial" w:cs="Arial"/>
            <w:sz w:val="22"/>
            <w:szCs w:val="22"/>
            <w:rPrChange w:id="1305" w:author="Elsabe Viljoen" w:date="2025-12-11T13:10:00Z" w16du:dateUtc="2025-12-11T11:10:00Z">
              <w:rPr>
                <w:rFonts w:ascii="Arial" w:hAnsi="Arial" w:cs="Arial"/>
                <w:b/>
                <w:bCs/>
                <w:sz w:val="22"/>
                <w:szCs w:val="22"/>
              </w:rPr>
            </w:rPrChange>
          </w:rPr>
          <w:delText>10</w:delText>
        </w:r>
      </w:del>
      <w:del w:id="1306" w:author="Elsabe Viljoen" w:date="2025-12-11T12:58:00Z" w16du:dateUtc="2025-12-11T10:58:00Z">
        <w:r w:rsidRPr="00A03902" w:rsidDel="00F27471">
          <w:rPr>
            <w:rFonts w:ascii="Arial" w:hAnsi="Arial" w:cs="Arial"/>
            <w:sz w:val="22"/>
            <w:szCs w:val="22"/>
            <w:rPrChange w:id="1307" w:author="Elsabe Viljoen" w:date="2025-12-11T13:10:00Z" w16du:dateUtc="2025-12-11T11:10:00Z">
              <w:rPr>
                <w:rFonts w:ascii="Arial" w:hAnsi="Arial" w:cs="Arial"/>
                <w:b/>
                <w:bCs/>
                <w:sz w:val="22"/>
                <w:szCs w:val="22"/>
              </w:rPr>
            </w:rPrChange>
          </w:rPr>
          <w:delText xml:space="preserve">.4  </w:delText>
        </w:r>
        <w:r w:rsidRPr="00A03902" w:rsidDel="00F27471">
          <w:rPr>
            <w:rFonts w:ascii="Arial" w:hAnsi="Arial" w:cs="Arial"/>
            <w:sz w:val="22"/>
            <w:szCs w:val="22"/>
            <w:rPrChange w:id="1308" w:author="Elsabe Viljoen" w:date="2025-12-11T13:10:00Z" w16du:dateUtc="2025-12-11T11:10:00Z">
              <w:rPr>
                <w:rFonts w:ascii="Arial" w:hAnsi="Arial" w:cs="Arial"/>
                <w:b/>
                <w:bCs/>
                <w:sz w:val="22"/>
                <w:szCs w:val="22"/>
              </w:rPr>
            </w:rPrChange>
          </w:rPr>
          <w:tab/>
        </w:r>
      </w:del>
      <w:ins w:id="1309" w:author="Elsabe Viljoen" w:date="2025-12-11T12:58:00Z" w16du:dateUtc="2025-12-11T10:58:00Z">
        <w:r w:rsidR="00F27471" w:rsidRPr="00A03902">
          <w:rPr>
            <w:rFonts w:ascii="Arial" w:hAnsi="Arial" w:cs="Arial"/>
            <w:sz w:val="22"/>
            <w:szCs w:val="22"/>
            <w:rPrChange w:id="1310" w:author="Elsabe Viljoen" w:date="2025-12-11T13:10:00Z" w16du:dateUtc="2025-12-11T11:10:00Z">
              <w:rPr>
                <w:rFonts w:ascii="Arial" w:hAnsi="Arial" w:cs="Arial"/>
                <w:b/>
                <w:bCs/>
                <w:sz w:val="22"/>
                <w:szCs w:val="22"/>
              </w:rPr>
            </w:rPrChange>
          </w:rPr>
          <w:t xml:space="preserve">9.4 </w:t>
        </w:r>
        <w:r w:rsidR="00F27471" w:rsidRPr="00A03902">
          <w:rPr>
            <w:rFonts w:ascii="Arial" w:hAnsi="Arial" w:cs="Arial"/>
            <w:sz w:val="22"/>
            <w:szCs w:val="22"/>
            <w:rPrChange w:id="1311" w:author="Elsabe Viljoen" w:date="2025-12-11T13:10:00Z" w16du:dateUtc="2025-12-11T11:10:00Z">
              <w:rPr>
                <w:rFonts w:ascii="Arial" w:hAnsi="Arial" w:cs="Arial"/>
                <w:b/>
                <w:bCs/>
                <w:sz w:val="22"/>
                <w:szCs w:val="22"/>
              </w:rPr>
            </w:rPrChange>
          </w:rPr>
          <w:tab/>
        </w:r>
      </w:ins>
      <w:r w:rsidR="00D94C27" w:rsidRPr="00A03902">
        <w:rPr>
          <w:rFonts w:ascii="Arial" w:hAnsi="Arial" w:cs="Arial"/>
          <w:sz w:val="22"/>
          <w:szCs w:val="22"/>
          <w:u w:val="single"/>
          <w:rPrChange w:id="1312" w:author="Elsabe Viljoen" w:date="2025-12-11T13:10:00Z" w16du:dateUtc="2025-12-11T11:10:00Z">
            <w:rPr>
              <w:rFonts w:ascii="Arial" w:hAnsi="Arial" w:cs="Arial"/>
              <w:b/>
              <w:bCs/>
              <w:sz w:val="22"/>
              <w:szCs w:val="22"/>
              <w:u w:val="single"/>
            </w:rPr>
          </w:rPrChange>
        </w:rPr>
        <w:t>Storage, Encryption and Data Security</w:t>
      </w:r>
    </w:p>
    <w:p w14:paraId="014A2C49" w14:textId="218C46B8" w:rsidR="00FC2BBE" w:rsidRPr="00A03902" w:rsidRDefault="00FC2BBE">
      <w:pPr>
        <w:spacing w:line="360" w:lineRule="auto"/>
        <w:ind w:left="720" w:hanging="720"/>
        <w:jc w:val="both"/>
        <w:rPr>
          <w:rFonts w:ascii="Arial" w:hAnsi="Arial" w:cs="Arial"/>
          <w:sz w:val="22"/>
          <w:szCs w:val="22"/>
        </w:rPr>
        <w:pPrChange w:id="1313" w:author="Elsabe Viljoen" w:date="2025-11-28T06:48:00Z" w16du:dateUtc="2025-11-28T04:48:00Z">
          <w:pPr>
            <w:spacing w:line="360" w:lineRule="auto"/>
            <w:ind w:left="720" w:hanging="720"/>
          </w:pPr>
        </w:pPrChange>
      </w:pPr>
      <w:del w:id="1314" w:author="Elsabe Viljoen" w:date="2025-11-24T10:13:00Z" w16du:dateUtc="2025-11-24T08:13:00Z">
        <w:r w:rsidRPr="00A03902" w:rsidDel="004923E8">
          <w:rPr>
            <w:rFonts w:ascii="Arial" w:hAnsi="Arial" w:cs="Arial"/>
            <w:sz w:val="22"/>
            <w:szCs w:val="22"/>
          </w:rPr>
          <w:delText>10</w:delText>
        </w:r>
      </w:del>
      <w:ins w:id="1315"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.4.1 </w:t>
      </w:r>
      <w:r w:rsidRPr="00A03902">
        <w:rPr>
          <w:rFonts w:ascii="Arial" w:hAnsi="Arial" w:cs="Arial"/>
          <w:sz w:val="22"/>
          <w:szCs w:val="22"/>
        </w:rPr>
        <w:tab/>
        <w:t>All digital and physical materials relating to the Project shall be stored using secure, encrypted and access-controlled systems that comply with Netflix’s Security and Asset Protection Policies and any other applicable Netflix security standards notified to the Parties from time to time.</w:t>
      </w:r>
    </w:p>
    <w:p w14:paraId="617874FE" w14:textId="77777777" w:rsidR="00FC2BBE" w:rsidRPr="00A03902" w:rsidRDefault="00FC2BBE">
      <w:pPr>
        <w:spacing w:line="360" w:lineRule="auto"/>
        <w:jc w:val="both"/>
        <w:rPr>
          <w:rFonts w:ascii="Arial" w:hAnsi="Arial" w:cs="Arial"/>
          <w:sz w:val="22"/>
          <w:szCs w:val="22"/>
        </w:rPr>
        <w:pPrChange w:id="1316" w:author="Elsabe Viljoen" w:date="2025-11-28T06:48:00Z" w16du:dateUtc="2025-11-28T04:48:00Z">
          <w:pPr>
            <w:spacing w:line="360" w:lineRule="auto"/>
          </w:pPr>
        </w:pPrChange>
      </w:pPr>
    </w:p>
    <w:p w14:paraId="1591AE9C" w14:textId="06A2E528" w:rsidR="00FC2BBE" w:rsidRPr="00A03902" w:rsidRDefault="00FC2BBE">
      <w:pPr>
        <w:spacing w:line="360" w:lineRule="auto"/>
        <w:ind w:left="720" w:hanging="720"/>
        <w:jc w:val="both"/>
        <w:rPr>
          <w:rFonts w:ascii="Arial" w:hAnsi="Arial" w:cs="Arial"/>
          <w:sz w:val="22"/>
          <w:szCs w:val="22"/>
        </w:rPr>
        <w:pPrChange w:id="1317" w:author="Elsabe Viljoen" w:date="2025-11-28T06:48:00Z" w16du:dateUtc="2025-11-28T04:48:00Z">
          <w:pPr>
            <w:spacing w:line="360" w:lineRule="auto"/>
            <w:ind w:left="720" w:hanging="720"/>
          </w:pPr>
        </w:pPrChange>
      </w:pPr>
      <w:del w:id="1318" w:author="Elsabe Viljoen" w:date="2025-11-24T10:13:00Z" w16du:dateUtc="2025-11-24T08:13:00Z">
        <w:r w:rsidRPr="00A03902" w:rsidDel="004923E8">
          <w:rPr>
            <w:rFonts w:ascii="Arial" w:hAnsi="Arial" w:cs="Arial"/>
            <w:sz w:val="22"/>
            <w:szCs w:val="22"/>
          </w:rPr>
          <w:delText>10</w:delText>
        </w:r>
      </w:del>
      <w:ins w:id="1319"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.4.2 </w:t>
      </w:r>
      <w:r w:rsidRPr="00A03902">
        <w:rPr>
          <w:rFonts w:ascii="Arial" w:hAnsi="Arial" w:cs="Arial"/>
          <w:sz w:val="22"/>
          <w:szCs w:val="22"/>
        </w:rPr>
        <w:tab/>
        <w:t>The Parties shall ensure that, at a minimum, files are stored only on encrypted drives that comply with Netflix’s certification requirements, that cloud storage is used only where pre-approved in writing by Netflix, that no materials are stored on personal devices, that passwords used for access are strong, unique and updated regularly, and that multi-factor or dual-factor authentication is enabled wherever reasonably possible.</w:t>
      </w:r>
    </w:p>
    <w:p w14:paraId="78224960" w14:textId="77777777" w:rsidR="00FC2BBE" w:rsidRPr="00A03902" w:rsidRDefault="00FC2BBE">
      <w:pPr>
        <w:spacing w:line="360" w:lineRule="auto"/>
        <w:jc w:val="both"/>
        <w:rPr>
          <w:rFonts w:ascii="Arial" w:hAnsi="Arial" w:cs="Arial"/>
          <w:sz w:val="22"/>
          <w:szCs w:val="22"/>
        </w:rPr>
        <w:pPrChange w:id="1320" w:author="Elsabe Viljoen" w:date="2025-11-28T06:48:00Z" w16du:dateUtc="2025-11-28T04:48:00Z">
          <w:pPr>
            <w:spacing w:line="360" w:lineRule="auto"/>
          </w:pPr>
        </w:pPrChange>
      </w:pPr>
    </w:p>
    <w:p w14:paraId="10E45218" w14:textId="3F88901A" w:rsidR="00FC2BBE" w:rsidRPr="00A03902" w:rsidRDefault="00FC2BBE">
      <w:pPr>
        <w:spacing w:line="360" w:lineRule="auto"/>
        <w:ind w:left="720" w:hanging="720"/>
        <w:jc w:val="both"/>
        <w:rPr>
          <w:rFonts w:ascii="Arial" w:hAnsi="Arial" w:cs="Arial"/>
          <w:sz w:val="22"/>
          <w:szCs w:val="22"/>
        </w:rPr>
        <w:pPrChange w:id="1321" w:author="Elsabe Viljoen" w:date="2025-11-28T06:48:00Z" w16du:dateUtc="2025-11-28T04:48:00Z">
          <w:pPr>
            <w:spacing w:line="360" w:lineRule="auto"/>
            <w:ind w:left="720" w:hanging="720"/>
          </w:pPr>
        </w:pPrChange>
      </w:pPr>
      <w:del w:id="1322" w:author="Elsabe Viljoen" w:date="2025-11-24T10:13:00Z" w16du:dateUtc="2025-11-24T08:13:00Z">
        <w:r w:rsidRPr="00A03902" w:rsidDel="004923E8">
          <w:rPr>
            <w:rFonts w:ascii="Arial" w:hAnsi="Arial" w:cs="Arial"/>
            <w:sz w:val="22"/>
            <w:szCs w:val="22"/>
          </w:rPr>
          <w:delText>10</w:delText>
        </w:r>
      </w:del>
      <w:ins w:id="1323"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.4.3 </w:t>
      </w:r>
      <w:r w:rsidRPr="00A03902">
        <w:rPr>
          <w:rFonts w:ascii="Arial" w:hAnsi="Arial" w:cs="Arial"/>
          <w:sz w:val="22"/>
          <w:szCs w:val="22"/>
        </w:rPr>
        <w:tab/>
        <w:t>The Parties shall ensure that especially sensitive materials are compartmentalised and that access to such materials is restricted to specifically authorised persons on a strict need-to-know basis.</w:t>
      </w:r>
    </w:p>
    <w:p w14:paraId="288B44DD" w14:textId="34F6A6A4" w:rsidR="00FC2BBE" w:rsidRPr="00A03902" w:rsidDel="00F27471" w:rsidRDefault="00FC2BBE">
      <w:pPr>
        <w:spacing w:line="360" w:lineRule="auto"/>
        <w:jc w:val="both"/>
        <w:rPr>
          <w:del w:id="1324" w:author="Elsabe Viljoen" w:date="2025-11-24T10:13:00Z" w16du:dateUtc="2025-11-24T08:13:00Z"/>
          <w:rFonts w:ascii="Arial" w:hAnsi="Arial" w:cs="Arial"/>
          <w:sz w:val="22"/>
          <w:szCs w:val="22"/>
          <w:rPrChange w:id="1325" w:author="Elsabe Viljoen" w:date="2025-12-11T13:10:00Z" w16du:dateUtc="2025-12-11T11:10:00Z">
            <w:rPr>
              <w:del w:id="1326" w:author="Elsabe Viljoen" w:date="2025-11-24T10:13:00Z" w16du:dateUtc="2025-11-24T08:13:00Z"/>
              <w:rFonts w:ascii="Arial" w:hAnsi="Arial" w:cs="Arial"/>
              <w:b/>
              <w:bCs/>
              <w:sz w:val="22"/>
              <w:szCs w:val="22"/>
            </w:rPr>
          </w:rPrChange>
        </w:rPr>
      </w:pPr>
    </w:p>
    <w:p w14:paraId="6B5B6640" w14:textId="77777777" w:rsidR="00F27471" w:rsidRPr="00A03902" w:rsidRDefault="00F27471">
      <w:pPr>
        <w:spacing w:line="360" w:lineRule="auto"/>
        <w:jc w:val="both"/>
        <w:rPr>
          <w:ins w:id="1327" w:author="Elsabe Viljoen" w:date="2025-12-11T12:58:00Z" w16du:dateUtc="2025-12-11T10:58:00Z"/>
          <w:rFonts w:ascii="Arial" w:hAnsi="Arial" w:cs="Arial"/>
          <w:sz w:val="22"/>
          <w:szCs w:val="22"/>
          <w:rPrChange w:id="1328" w:author="Elsabe Viljoen" w:date="2025-12-11T13:10:00Z" w16du:dateUtc="2025-12-11T11:10:00Z">
            <w:rPr>
              <w:ins w:id="1329" w:author="Elsabe Viljoen" w:date="2025-12-11T12:58:00Z" w16du:dateUtc="2025-12-11T10:58:00Z"/>
              <w:rFonts w:ascii="Arial" w:hAnsi="Arial" w:cs="Arial"/>
              <w:b/>
              <w:bCs/>
              <w:sz w:val="22"/>
              <w:szCs w:val="22"/>
            </w:rPr>
          </w:rPrChange>
        </w:rPr>
        <w:pPrChange w:id="1330" w:author="Elsabe Viljoen" w:date="2025-11-28T06:48:00Z" w16du:dateUtc="2025-11-28T04:48:00Z">
          <w:pPr>
            <w:spacing w:line="360" w:lineRule="auto"/>
          </w:pPr>
        </w:pPrChange>
      </w:pPr>
    </w:p>
    <w:p w14:paraId="6DCB3286" w14:textId="77777777" w:rsidR="00482EA2" w:rsidRPr="00A03902" w:rsidRDefault="00482EA2">
      <w:pPr>
        <w:spacing w:line="360" w:lineRule="auto"/>
        <w:jc w:val="both"/>
        <w:rPr>
          <w:rFonts w:ascii="Arial" w:hAnsi="Arial" w:cs="Arial"/>
          <w:sz w:val="22"/>
          <w:szCs w:val="22"/>
          <w:rPrChange w:id="1331" w:author="Elsabe Viljoen" w:date="2025-12-11T13:10:00Z" w16du:dateUtc="2025-12-11T11:10:00Z">
            <w:rPr>
              <w:rFonts w:ascii="Arial" w:hAnsi="Arial" w:cs="Arial"/>
              <w:b/>
              <w:bCs/>
              <w:sz w:val="22"/>
              <w:szCs w:val="22"/>
            </w:rPr>
          </w:rPrChange>
        </w:rPr>
        <w:pPrChange w:id="1332" w:author="Elsabe Viljoen" w:date="2025-11-28T06:48:00Z" w16du:dateUtc="2025-11-28T04:48:00Z">
          <w:pPr>
            <w:spacing w:line="360" w:lineRule="auto"/>
          </w:pPr>
        </w:pPrChange>
      </w:pPr>
    </w:p>
    <w:p w14:paraId="222E2346" w14:textId="1DD80F2E" w:rsidR="00FC2BBE" w:rsidRPr="00A03902" w:rsidRDefault="00FC2BBE">
      <w:pPr>
        <w:spacing w:line="360" w:lineRule="auto"/>
        <w:jc w:val="both"/>
        <w:rPr>
          <w:rFonts w:ascii="Arial" w:hAnsi="Arial" w:cs="Arial"/>
          <w:sz w:val="22"/>
          <w:szCs w:val="22"/>
          <w:u w:val="single"/>
          <w:rPrChange w:id="1333" w:author="Elsabe Viljoen" w:date="2025-12-11T13:10:00Z" w16du:dateUtc="2025-12-11T11:10:00Z">
            <w:rPr>
              <w:rFonts w:ascii="Arial" w:hAnsi="Arial" w:cs="Arial"/>
              <w:b/>
              <w:bCs/>
              <w:sz w:val="22"/>
              <w:szCs w:val="22"/>
              <w:u w:val="single"/>
            </w:rPr>
          </w:rPrChange>
        </w:rPr>
        <w:pPrChange w:id="1334" w:author="Elsabe Viljoen" w:date="2025-11-28T06:48:00Z" w16du:dateUtc="2025-11-28T04:48:00Z">
          <w:pPr>
            <w:spacing w:line="360" w:lineRule="auto"/>
          </w:pPr>
        </w:pPrChange>
      </w:pPr>
      <w:del w:id="1335" w:author="Elsabe Viljoen" w:date="2025-11-24T10:13:00Z" w16du:dateUtc="2025-11-24T08:13:00Z">
        <w:r w:rsidRPr="00A03902" w:rsidDel="004923E8">
          <w:rPr>
            <w:rFonts w:ascii="Arial" w:hAnsi="Arial" w:cs="Arial"/>
            <w:sz w:val="22"/>
            <w:szCs w:val="22"/>
            <w:rPrChange w:id="1336" w:author="Elsabe Viljoen" w:date="2025-12-11T13:10:00Z" w16du:dateUtc="2025-12-11T11:10:00Z">
              <w:rPr>
                <w:rFonts w:ascii="Arial" w:hAnsi="Arial" w:cs="Arial"/>
                <w:b/>
                <w:bCs/>
                <w:sz w:val="22"/>
                <w:szCs w:val="22"/>
              </w:rPr>
            </w:rPrChange>
          </w:rPr>
          <w:delText>10</w:delText>
        </w:r>
      </w:del>
      <w:ins w:id="1337" w:author="Elsabe Viljoen" w:date="2025-11-24T10:13:00Z" w16du:dateUtc="2025-11-24T08:13:00Z">
        <w:r w:rsidR="004923E8" w:rsidRPr="00A03902">
          <w:rPr>
            <w:rFonts w:ascii="Arial" w:hAnsi="Arial" w:cs="Arial"/>
            <w:sz w:val="22"/>
            <w:szCs w:val="22"/>
            <w:rPrChange w:id="1338"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339" w:author="Elsabe Viljoen" w:date="2025-12-11T13:10:00Z" w16du:dateUtc="2025-12-11T11:10:00Z">
            <w:rPr>
              <w:rFonts w:ascii="Arial" w:hAnsi="Arial" w:cs="Arial"/>
              <w:b/>
              <w:bCs/>
              <w:sz w:val="22"/>
              <w:szCs w:val="22"/>
            </w:rPr>
          </w:rPrChange>
        </w:rPr>
        <w:t xml:space="preserve">.5 </w:t>
      </w:r>
      <w:r w:rsidRPr="00A03902">
        <w:rPr>
          <w:rFonts w:ascii="Arial" w:hAnsi="Arial" w:cs="Arial"/>
          <w:sz w:val="22"/>
          <w:szCs w:val="22"/>
          <w:rPrChange w:id="1340" w:author="Elsabe Viljoen" w:date="2025-12-11T13:10:00Z" w16du:dateUtc="2025-12-11T11:10:00Z">
            <w:rPr>
              <w:rFonts w:ascii="Arial" w:hAnsi="Arial" w:cs="Arial"/>
              <w:b/>
              <w:bCs/>
              <w:sz w:val="22"/>
              <w:szCs w:val="22"/>
            </w:rPr>
          </w:rPrChange>
        </w:rPr>
        <w:tab/>
      </w:r>
      <w:proofErr w:type="spellStart"/>
      <w:r w:rsidR="00D94C27" w:rsidRPr="00A03902">
        <w:rPr>
          <w:rFonts w:ascii="Arial" w:hAnsi="Arial" w:cs="Arial"/>
          <w:sz w:val="22"/>
          <w:szCs w:val="22"/>
          <w:u w:val="single"/>
          <w:rPrChange w:id="1341" w:author="Elsabe Viljoen" w:date="2025-12-11T13:10:00Z" w16du:dateUtc="2025-12-11T11:10:00Z">
            <w:rPr>
              <w:rFonts w:ascii="Arial" w:hAnsi="Arial" w:cs="Arial"/>
              <w:b/>
              <w:bCs/>
              <w:sz w:val="22"/>
              <w:szCs w:val="22"/>
              <w:u w:val="single"/>
            </w:rPr>
          </w:rPrChange>
        </w:rPr>
        <w:t>Popia</w:t>
      </w:r>
      <w:proofErr w:type="spellEnd"/>
      <w:r w:rsidR="00D94C27" w:rsidRPr="00A03902">
        <w:rPr>
          <w:rFonts w:ascii="Arial" w:hAnsi="Arial" w:cs="Arial"/>
          <w:sz w:val="22"/>
          <w:szCs w:val="22"/>
          <w:u w:val="single"/>
          <w:rPrChange w:id="1342" w:author="Elsabe Viljoen" w:date="2025-12-11T13:10:00Z" w16du:dateUtc="2025-12-11T11:10:00Z">
            <w:rPr>
              <w:rFonts w:ascii="Arial" w:hAnsi="Arial" w:cs="Arial"/>
              <w:b/>
              <w:bCs/>
              <w:sz w:val="22"/>
              <w:szCs w:val="22"/>
              <w:u w:val="single"/>
            </w:rPr>
          </w:rPrChange>
        </w:rPr>
        <w:t xml:space="preserve"> Compliance and Personal Data Protection</w:t>
      </w:r>
    </w:p>
    <w:p w14:paraId="5F0BE744" w14:textId="6A7A65DF" w:rsidR="00FC2BBE" w:rsidRPr="00A03902" w:rsidRDefault="00FC2BBE">
      <w:pPr>
        <w:spacing w:line="360" w:lineRule="auto"/>
        <w:ind w:left="720" w:hanging="720"/>
        <w:jc w:val="both"/>
        <w:rPr>
          <w:rFonts w:ascii="Arial" w:hAnsi="Arial" w:cs="Arial"/>
          <w:sz w:val="22"/>
          <w:szCs w:val="22"/>
        </w:rPr>
        <w:pPrChange w:id="1343" w:author="Elsabe Viljoen" w:date="2025-11-28T06:48:00Z" w16du:dateUtc="2025-11-28T04:48:00Z">
          <w:pPr>
            <w:spacing w:line="360" w:lineRule="auto"/>
            <w:ind w:left="720" w:hanging="720"/>
          </w:pPr>
        </w:pPrChange>
      </w:pPr>
      <w:del w:id="1344" w:author="Elsabe Viljoen" w:date="2025-11-24T10:13:00Z" w16du:dateUtc="2025-11-24T08:13:00Z">
        <w:r w:rsidRPr="00A03902" w:rsidDel="004923E8">
          <w:rPr>
            <w:rFonts w:ascii="Arial" w:hAnsi="Arial" w:cs="Arial"/>
            <w:sz w:val="22"/>
            <w:szCs w:val="22"/>
          </w:rPr>
          <w:delText>10</w:delText>
        </w:r>
      </w:del>
      <w:ins w:id="1345"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.5.1 </w:t>
      </w:r>
      <w:r w:rsidRPr="00A03902">
        <w:rPr>
          <w:rFonts w:ascii="Arial" w:hAnsi="Arial" w:cs="Arial"/>
          <w:sz w:val="22"/>
          <w:szCs w:val="22"/>
        </w:rPr>
        <w:tab/>
        <w:t>Each Party shall comply fully with the Protection of Personal Information Act (POPIA), including obligations relating to the lawful collection of personal data, the processing of such data for legitimate documentary and journalistic purposes, the minimisation of data usage, the secure storage and limited retention of personal data, and the destruction or de-identification of data once it is no longer required for the Project or for legal purposes.</w:t>
      </w:r>
    </w:p>
    <w:p w14:paraId="09BFBA7A" w14:textId="77777777" w:rsidR="00FC2BBE" w:rsidRPr="00A03902" w:rsidRDefault="00FC2BBE">
      <w:pPr>
        <w:spacing w:line="360" w:lineRule="auto"/>
        <w:jc w:val="both"/>
        <w:rPr>
          <w:rFonts w:ascii="Arial" w:hAnsi="Arial" w:cs="Arial"/>
          <w:sz w:val="22"/>
          <w:szCs w:val="22"/>
        </w:rPr>
        <w:pPrChange w:id="1346" w:author="Elsabe Viljoen" w:date="2025-11-28T06:48:00Z" w16du:dateUtc="2025-11-28T04:48:00Z">
          <w:pPr>
            <w:spacing w:line="360" w:lineRule="auto"/>
          </w:pPr>
        </w:pPrChange>
      </w:pPr>
    </w:p>
    <w:p w14:paraId="66B4120D" w14:textId="5E370A5D" w:rsidR="00FC2BBE" w:rsidRPr="00A03902" w:rsidRDefault="00FC2BBE">
      <w:pPr>
        <w:spacing w:line="360" w:lineRule="auto"/>
        <w:ind w:left="720" w:hanging="720"/>
        <w:jc w:val="both"/>
        <w:rPr>
          <w:rFonts w:ascii="Arial" w:hAnsi="Arial" w:cs="Arial"/>
          <w:sz w:val="22"/>
          <w:szCs w:val="22"/>
        </w:rPr>
        <w:pPrChange w:id="1347" w:author="Elsabe Viljoen" w:date="2025-11-28T06:48:00Z" w16du:dateUtc="2025-11-28T04:48:00Z">
          <w:pPr>
            <w:spacing w:line="360" w:lineRule="auto"/>
            <w:ind w:left="720" w:hanging="720"/>
          </w:pPr>
        </w:pPrChange>
      </w:pPr>
      <w:del w:id="1348" w:author="Elsabe Viljoen" w:date="2025-11-24T10:13:00Z" w16du:dateUtc="2025-11-24T08:13:00Z">
        <w:r w:rsidRPr="00A03902" w:rsidDel="004923E8">
          <w:rPr>
            <w:rFonts w:ascii="Arial" w:hAnsi="Arial" w:cs="Arial"/>
            <w:sz w:val="22"/>
            <w:szCs w:val="22"/>
          </w:rPr>
          <w:delText>10</w:delText>
        </w:r>
      </w:del>
      <w:ins w:id="1349"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.5.2 </w:t>
      </w:r>
      <w:r w:rsidRPr="00A03902">
        <w:rPr>
          <w:rFonts w:ascii="Arial" w:hAnsi="Arial" w:cs="Arial"/>
          <w:sz w:val="22"/>
          <w:szCs w:val="22"/>
        </w:rPr>
        <w:tab/>
        <w:t xml:space="preserve">In applying POPIA, each Party shall </w:t>
      </w:r>
      <w:proofErr w:type="gramStart"/>
      <w:r w:rsidRPr="00A03902">
        <w:rPr>
          <w:rFonts w:ascii="Arial" w:hAnsi="Arial" w:cs="Arial"/>
          <w:sz w:val="22"/>
          <w:szCs w:val="22"/>
        </w:rPr>
        <w:t>take into account</w:t>
      </w:r>
      <w:proofErr w:type="gramEnd"/>
      <w:r w:rsidRPr="00A03902">
        <w:rPr>
          <w:rFonts w:ascii="Arial" w:hAnsi="Arial" w:cs="Arial"/>
          <w:sz w:val="22"/>
          <w:szCs w:val="22"/>
        </w:rPr>
        <w:t xml:space="preserve"> the Project’s legitimate public-interest purpose, which includes the documentation of criminal activity, systemic failures, forensic investigations, victim narratives and issues of public safety, and shall balance privacy rights against this public-interest mandate in accordance with applicable law.</w:t>
      </w:r>
    </w:p>
    <w:p w14:paraId="4DDBAEF2" w14:textId="77777777" w:rsidR="00FC2BBE" w:rsidRPr="00A03902" w:rsidRDefault="00FC2BBE">
      <w:pPr>
        <w:spacing w:line="360" w:lineRule="auto"/>
        <w:jc w:val="both"/>
        <w:rPr>
          <w:rFonts w:ascii="Arial" w:hAnsi="Arial" w:cs="Arial"/>
          <w:sz w:val="22"/>
          <w:szCs w:val="22"/>
        </w:rPr>
        <w:pPrChange w:id="1350" w:author="Elsabe Viljoen" w:date="2025-11-28T06:48:00Z" w16du:dateUtc="2025-11-28T04:48:00Z">
          <w:pPr>
            <w:spacing w:line="360" w:lineRule="auto"/>
          </w:pPr>
        </w:pPrChange>
      </w:pPr>
    </w:p>
    <w:p w14:paraId="252565ED" w14:textId="3EF3C905" w:rsidR="00FC2BBE" w:rsidRPr="00A03902" w:rsidRDefault="00FC2BBE">
      <w:pPr>
        <w:spacing w:line="360" w:lineRule="auto"/>
        <w:ind w:left="720" w:hanging="720"/>
        <w:jc w:val="both"/>
        <w:rPr>
          <w:rFonts w:ascii="Arial" w:hAnsi="Arial" w:cs="Arial"/>
          <w:sz w:val="22"/>
          <w:szCs w:val="22"/>
        </w:rPr>
        <w:pPrChange w:id="1351" w:author="Elsabe Viljoen" w:date="2025-11-28T06:48:00Z" w16du:dateUtc="2025-11-28T04:48:00Z">
          <w:pPr>
            <w:spacing w:line="360" w:lineRule="auto"/>
            <w:ind w:left="720" w:hanging="720"/>
          </w:pPr>
        </w:pPrChange>
      </w:pPr>
      <w:del w:id="1352" w:author="Elsabe Viljoen" w:date="2025-11-24T10:13:00Z" w16du:dateUtc="2025-11-24T08:13:00Z">
        <w:r w:rsidRPr="00A03902" w:rsidDel="004923E8">
          <w:rPr>
            <w:rFonts w:ascii="Arial" w:hAnsi="Arial" w:cs="Arial"/>
            <w:sz w:val="22"/>
            <w:szCs w:val="22"/>
          </w:rPr>
          <w:delText>10</w:delText>
        </w:r>
      </w:del>
      <w:ins w:id="1353"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.5.3 </w:t>
      </w:r>
      <w:r w:rsidRPr="00A03902">
        <w:rPr>
          <w:rFonts w:ascii="Arial" w:hAnsi="Arial" w:cs="Arial"/>
          <w:sz w:val="22"/>
          <w:szCs w:val="22"/>
        </w:rPr>
        <w:tab/>
        <w:t>Special categories of personal data, including medical, psychiatric or criminal-record information, shall be processed only where such processing is legally permissible, editorially or journalistically necessary, supported by an appropriate contributor release or lawful access permission, and subject to robust safeguards against misuse, unauthorised disclosure or improper secondary use.</w:t>
      </w:r>
    </w:p>
    <w:p w14:paraId="2754D2EE" w14:textId="77777777" w:rsidR="004923E8" w:rsidRPr="00A03902" w:rsidRDefault="004923E8" w:rsidP="00D8312A">
      <w:pPr>
        <w:spacing w:line="360" w:lineRule="auto"/>
        <w:jc w:val="both"/>
        <w:rPr>
          <w:ins w:id="1354" w:author="Elsabe Viljoen" w:date="2025-11-28T06:58:00Z" w16du:dateUtc="2025-11-28T04:58:00Z"/>
          <w:rFonts w:ascii="Arial" w:hAnsi="Arial" w:cs="Arial"/>
          <w:sz w:val="22"/>
          <w:szCs w:val="22"/>
          <w:rPrChange w:id="1355" w:author="Elsabe Viljoen" w:date="2025-12-11T13:10:00Z" w16du:dateUtc="2025-12-11T11:10:00Z">
            <w:rPr>
              <w:ins w:id="1356" w:author="Elsabe Viljoen" w:date="2025-11-28T06:58:00Z" w16du:dateUtc="2025-11-28T04:58:00Z"/>
              <w:rFonts w:ascii="Arial" w:hAnsi="Arial" w:cs="Arial"/>
              <w:b/>
              <w:bCs/>
              <w:sz w:val="22"/>
              <w:szCs w:val="22"/>
            </w:rPr>
          </w:rPrChange>
        </w:rPr>
      </w:pPr>
    </w:p>
    <w:p w14:paraId="63379C83" w14:textId="77777777" w:rsidR="005D39F1" w:rsidRPr="00A03902" w:rsidRDefault="005D39F1">
      <w:pPr>
        <w:spacing w:line="360" w:lineRule="auto"/>
        <w:jc w:val="both"/>
        <w:rPr>
          <w:ins w:id="1357" w:author="Elsabe Viljoen" w:date="2025-11-24T10:13:00Z" w16du:dateUtc="2025-11-24T08:13:00Z"/>
          <w:rFonts w:ascii="Arial" w:hAnsi="Arial" w:cs="Arial"/>
          <w:sz w:val="22"/>
          <w:szCs w:val="22"/>
          <w:rPrChange w:id="1358" w:author="Elsabe Viljoen" w:date="2025-12-11T13:10:00Z" w16du:dateUtc="2025-12-11T11:10:00Z">
            <w:rPr>
              <w:ins w:id="1359" w:author="Elsabe Viljoen" w:date="2025-11-24T10:13:00Z" w16du:dateUtc="2025-11-24T08:13:00Z"/>
              <w:rFonts w:ascii="Arial" w:hAnsi="Arial" w:cs="Arial"/>
              <w:b/>
              <w:bCs/>
              <w:sz w:val="22"/>
              <w:szCs w:val="22"/>
            </w:rPr>
          </w:rPrChange>
        </w:rPr>
        <w:pPrChange w:id="1360" w:author="Elsabe Viljoen" w:date="2025-11-28T06:48:00Z" w16du:dateUtc="2025-11-28T04:48:00Z">
          <w:pPr>
            <w:spacing w:line="360" w:lineRule="auto"/>
          </w:pPr>
        </w:pPrChange>
      </w:pPr>
    </w:p>
    <w:p w14:paraId="26C3E979" w14:textId="3711E94F" w:rsidR="00FC2BBE" w:rsidRPr="00A03902" w:rsidRDefault="00FC2BBE">
      <w:pPr>
        <w:spacing w:line="360" w:lineRule="auto"/>
        <w:jc w:val="both"/>
        <w:rPr>
          <w:rFonts w:ascii="Arial" w:hAnsi="Arial" w:cs="Arial"/>
          <w:sz w:val="22"/>
          <w:szCs w:val="22"/>
          <w:rPrChange w:id="1361" w:author="Elsabe Viljoen" w:date="2025-12-11T13:10:00Z" w16du:dateUtc="2025-12-11T11:10:00Z">
            <w:rPr>
              <w:rFonts w:ascii="Arial" w:hAnsi="Arial" w:cs="Arial"/>
              <w:b/>
              <w:bCs/>
              <w:sz w:val="22"/>
              <w:szCs w:val="22"/>
            </w:rPr>
          </w:rPrChange>
        </w:rPr>
        <w:pPrChange w:id="1362" w:author="Elsabe Viljoen" w:date="2025-11-28T06:48:00Z" w16du:dateUtc="2025-11-28T04:48:00Z">
          <w:pPr>
            <w:spacing w:line="360" w:lineRule="auto"/>
          </w:pPr>
        </w:pPrChange>
      </w:pPr>
      <w:del w:id="1363" w:author="Elsabe Viljoen" w:date="2025-11-24T10:13:00Z" w16du:dateUtc="2025-11-24T08:13:00Z">
        <w:r w:rsidRPr="00A03902" w:rsidDel="004923E8">
          <w:rPr>
            <w:rFonts w:ascii="Arial" w:hAnsi="Arial" w:cs="Arial"/>
            <w:sz w:val="22"/>
            <w:szCs w:val="22"/>
            <w:rPrChange w:id="1364" w:author="Elsabe Viljoen" w:date="2025-12-11T13:10:00Z" w16du:dateUtc="2025-12-11T11:10:00Z">
              <w:rPr>
                <w:rFonts w:ascii="Arial" w:hAnsi="Arial" w:cs="Arial"/>
                <w:b/>
                <w:bCs/>
                <w:sz w:val="22"/>
                <w:szCs w:val="22"/>
              </w:rPr>
            </w:rPrChange>
          </w:rPr>
          <w:delText>10</w:delText>
        </w:r>
      </w:del>
      <w:ins w:id="1365" w:author="Elsabe Viljoen" w:date="2025-11-24T10:13:00Z" w16du:dateUtc="2025-11-24T08:13:00Z">
        <w:r w:rsidR="004923E8" w:rsidRPr="00A03902">
          <w:rPr>
            <w:rFonts w:ascii="Arial" w:hAnsi="Arial" w:cs="Arial"/>
            <w:sz w:val="22"/>
            <w:szCs w:val="22"/>
            <w:rPrChange w:id="1366"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367" w:author="Elsabe Viljoen" w:date="2025-12-11T13:10:00Z" w16du:dateUtc="2025-12-11T11:10:00Z">
            <w:rPr>
              <w:rFonts w:ascii="Arial" w:hAnsi="Arial" w:cs="Arial"/>
              <w:b/>
              <w:bCs/>
              <w:sz w:val="22"/>
              <w:szCs w:val="22"/>
            </w:rPr>
          </w:rPrChange>
        </w:rPr>
        <w:t xml:space="preserve">.6 </w:t>
      </w:r>
      <w:r w:rsidRPr="00A03902">
        <w:rPr>
          <w:rFonts w:ascii="Arial" w:hAnsi="Arial" w:cs="Arial"/>
          <w:sz w:val="22"/>
          <w:szCs w:val="22"/>
          <w:rPrChange w:id="1368" w:author="Elsabe Viljoen" w:date="2025-12-11T13:10:00Z" w16du:dateUtc="2025-12-11T11:10:00Z">
            <w:rPr>
              <w:rFonts w:ascii="Arial" w:hAnsi="Arial" w:cs="Arial"/>
              <w:b/>
              <w:bCs/>
              <w:sz w:val="22"/>
              <w:szCs w:val="22"/>
            </w:rPr>
          </w:rPrChange>
        </w:rPr>
        <w:tab/>
      </w:r>
      <w:r w:rsidR="00D94C27" w:rsidRPr="00A03902">
        <w:rPr>
          <w:rFonts w:ascii="Arial" w:hAnsi="Arial" w:cs="Arial"/>
          <w:sz w:val="22"/>
          <w:szCs w:val="22"/>
          <w:u w:val="single"/>
          <w:rPrChange w:id="1369" w:author="Elsabe Viljoen" w:date="2025-12-11T13:10:00Z" w16du:dateUtc="2025-12-11T11:10:00Z">
            <w:rPr>
              <w:rFonts w:ascii="Arial" w:hAnsi="Arial" w:cs="Arial"/>
              <w:b/>
              <w:bCs/>
              <w:sz w:val="22"/>
              <w:szCs w:val="22"/>
              <w:u w:val="single"/>
            </w:rPr>
          </w:rPrChange>
        </w:rPr>
        <w:t>Third-Party access and Sharing Restrictions</w:t>
      </w:r>
    </w:p>
    <w:p w14:paraId="44E09F86" w14:textId="033C294B" w:rsidR="00FC2BBE" w:rsidRPr="00A03902" w:rsidRDefault="00FC2BBE">
      <w:pPr>
        <w:spacing w:line="360" w:lineRule="auto"/>
        <w:ind w:left="720" w:hanging="720"/>
        <w:jc w:val="both"/>
        <w:rPr>
          <w:rFonts w:ascii="Arial" w:hAnsi="Arial" w:cs="Arial"/>
          <w:sz w:val="22"/>
          <w:szCs w:val="22"/>
        </w:rPr>
        <w:pPrChange w:id="1370" w:author="Elsabe Viljoen" w:date="2025-11-28T06:48:00Z" w16du:dateUtc="2025-11-28T04:48:00Z">
          <w:pPr>
            <w:spacing w:line="360" w:lineRule="auto"/>
            <w:ind w:left="720" w:hanging="720"/>
          </w:pPr>
        </w:pPrChange>
      </w:pPr>
      <w:del w:id="1371" w:author="Elsabe Viljoen" w:date="2025-11-24T10:13:00Z" w16du:dateUtc="2025-11-24T08:13:00Z">
        <w:r w:rsidRPr="00A03902" w:rsidDel="004923E8">
          <w:rPr>
            <w:rFonts w:ascii="Arial" w:hAnsi="Arial" w:cs="Arial"/>
            <w:sz w:val="22"/>
            <w:szCs w:val="22"/>
          </w:rPr>
          <w:delText>10</w:delText>
        </w:r>
      </w:del>
      <w:ins w:id="1372"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.6.1 </w:t>
      </w:r>
      <w:r w:rsidRPr="00A03902">
        <w:rPr>
          <w:rFonts w:ascii="Arial" w:hAnsi="Arial" w:cs="Arial"/>
          <w:sz w:val="22"/>
          <w:szCs w:val="22"/>
        </w:rPr>
        <w:tab/>
        <w:t>No Party may transfer, share, supply or disclose any production materials, whether raw or edited, to media organisations, other production companies, journalists, external researchers, social-media platforms, family members of contributors, private investigators or any other unauthorised third party.</w:t>
      </w:r>
    </w:p>
    <w:p w14:paraId="6E6FBD75" w14:textId="77777777" w:rsidR="00FC2BBE" w:rsidRPr="00A03902" w:rsidRDefault="00FC2BBE">
      <w:pPr>
        <w:spacing w:line="360" w:lineRule="auto"/>
        <w:jc w:val="both"/>
        <w:rPr>
          <w:rFonts w:ascii="Arial" w:hAnsi="Arial" w:cs="Arial"/>
          <w:sz w:val="22"/>
          <w:szCs w:val="22"/>
        </w:rPr>
        <w:pPrChange w:id="1373" w:author="Elsabe Viljoen" w:date="2025-11-28T06:48:00Z" w16du:dateUtc="2025-11-28T04:48:00Z">
          <w:pPr>
            <w:spacing w:line="360" w:lineRule="auto"/>
          </w:pPr>
        </w:pPrChange>
      </w:pPr>
    </w:p>
    <w:p w14:paraId="7854A5FA" w14:textId="30ED5917" w:rsidR="00FC2BBE" w:rsidRPr="00A03902" w:rsidRDefault="00FC2BBE">
      <w:pPr>
        <w:spacing w:line="360" w:lineRule="auto"/>
        <w:ind w:left="720" w:hanging="720"/>
        <w:jc w:val="both"/>
        <w:rPr>
          <w:rFonts w:ascii="Arial" w:hAnsi="Arial" w:cs="Arial"/>
          <w:sz w:val="22"/>
          <w:szCs w:val="22"/>
        </w:rPr>
        <w:pPrChange w:id="1374" w:author="Elsabe Viljoen" w:date="2025-11-28T06:48:00Z" w16du:dateUtc="2025-11-28T04:48:00Z">
          <w:pPr>
            <w:spacing w:line="360" w:lineRule="auto"/>
            <w:ind w:left="720" w:hanging="720"/>
          </w:pPr>
        </w:pPrChange>
      </w:pPr>
      <w:del w:id="1375" w:author="Elsabe Viljoen" w:date="2025-11-24T10:13:00Z" w16du:dateUtc="2025-11-24T08:13:00Z">
        <w:r w:rsidRPr="00A03902" w:rsidDel="004923E8">
          <w:rPr>
            <w:rFonts w:ascii="Arial" w:hAnsi="Arial" w:cs="Arial"/>
            <w:sz w:val="22"/>
            <w:szCs w:val="22"/>
          </w:rPr>
          <w:delText>10</w:delText>
        </w:r>
      </w:del>
      <w:ins w:id="1376"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.6.2 </w:t>
      </w:r>
      <w:r w:rsidRPr="00A03902">
        <w:rPr>
          <w:rFonts w:ascii="Arial" w:hAnsi="Arial" w:cs="Arial"/>
          <w:sz w:val="22"/>
          <w:szCs w:val="22"/>
        </w:rPr>
        <w:tab/>
        <w:t xml:space="preserve">Exceptions to the restriction in clause </w:t>
      </w:r>
      <w:ins w:id="1377" w:author="Elsabe Viljoen" w:date="2025-11-24T12:08:00Z" w16du:dateUtc="2025-11-24T10:08:00Z">
        <w:r w:rsidR="00B65834" w:rsidRPr="00A03902">
          <w:rPr>
            <w:rFonts w:ascii="Arial" w:hAnsi="Arial" w:cs="Arial"/>
            <w:sz w:val="22"/>
            <w:szCs w:val="22"/>
          </w:rPr>
          <w:t>9</w:t>
        </w:r>
      </w:ins>
      <w:del w:id="1378" w:author="Elsabe Viljoen" w:date="2025-11-24T12:08:00Z" w16du:dateUtc="2025-11-24T10:08:00Z">
        <w:r w:rsidRPr="00A03902" w:rsidDel="00B65834">
          <w:rPr>
            <w:rFonts w:ascii="Arial" w:hAnsi="Arial" w:cs="Arial"/>
            <w:sz w:val="22"/>
            <w:szCs w:val="22"/>
          </w:rPr>
          <w:delText>10</w:delText>
        </w:r>
      </w:del>
      <w:r w:rsidRPr="00A03902">
        <w:rPr>
          <w:rFonts w:ascii="Arial" w:hAnsi="Arial" w:cs="Arial"/>
          <w:sz w:val="22"/>
          <w:szCs w:val="22"/>
        </w:rPr>
        <w:t>.6.1 may only be made where the disclosing Party has obtained the prior written approval of the other Party, the prior written approval of Netflix, and, where appropriate, the prior written confirmation of legal counsel that such disclosure is lawful and consistent with this Agreement.</w:t>
      </w:r>
    </w:p>
    <w:p w14:paraId="06E822E9" w14:textId="77777777" w:rsidR="00FC2BBE" w:rsidRPr="00A03902" w:rsidRDefault="00FC2BBE">
      <w:pPr>
        <w:spacing w:line="360" w:lineRule="auto"/>
        <w:jc w:val="both"/>
        <w:rPr>
          <w:rFonts w:ascii="Arial" w:hAnsi="Arial" w:cs="Arial"/>
          <w:sz w:val="22"/>
          <w:szCs w:val="22"/>
        </w:rPr>
        <w:pPrChange w:id="1379" w:author="Elsabe Viljoen" w:date="2025-11-28T06:48:00Z" w16du:dateUtc="2025-11-28T04:48:00Z">
          <w:pPr>
            <w:spacing w:line="360" w:lineRule="auto"/>
          </w:pPr>
        </w:pPrChange>
      </w:pPr>
    </w:p>
    <w:p w14:paraId="627060E7" w14:textId="3F48CCDE" w:rsidR="00FC2BBE" w:rsidRPr="00A03902" w:rsidRDefault="00FC2BBE">
      <w:pPr>
        <w:spacing w:line="360" w:lineRule="auto"/>
        <w:jc w:val="both"/>
        <w:rPr>
          <w:rFonts w:ascii="Arial" w:hAnsi="Arial" w:cs="Arial"/>
          <w:sz w:val="22"/>
          <w:szCs w:val="22"/>
          <w:u w:val="single"/>
          <w:rPrChange w:id="1380" w:author="Elsabe Viljoen" w:date="2025-12-11T13:10:00Z" w16du:dateUtc="2025-12-11T11:10:00Z">
            <w:rPr>
              <w:rFonts w:ascii="Arial" w:hAnsi="Arial" w:cs="Arial"/>
              <w:b/>
              <w:bCs/>
              <w:sz w:val="22"/>
              <w:szCs w:val="22"/>
              <w:u w:val="single"/>
            </w:rPr>
          </w:rPrChange>
        </w:rPr>
        <w:pPrChange w:id="1381" w:author="Elsabe Viljoen" w:date="2025-11-28T06:48:00Z" w16du:dateUtc="2025-11-28T04:48:00Z">
          <w:pPr>
            <w:spacing w:line="360" w:lineRule="auto"/>
          </w:pPr>
        </w:pPrChange>
      </w:pPr>
      <w:del w:id="1382" w:author="Elsabe Viljoen" w:date="2025-11-24T10:13:00Z" w16du:dateUtc="2025-11-24T08:13:00Z">
        <w:r w:rsidRPr="00A03902" w:rsidDel="004923E8">
          <w:rPr>
            <w:rFonts w:ascii="Arial" w:hAnsi="Arial" w:cs="Arial"/>
            <w:sz w:val="22"/>
            <w:szCs w:val="22"/>
            <w:rPrChange w:id="1383" w:author="Elsabe Viljoen" w:date="2025-12-11T13:10:00Z" w16du:dateUtc="2025-12-11T11:10:00Z">
              <w:rPr>
                <w:rFonts w:ascii="Arial" w:hAnsi="Arial" w:cs="Arial"/>
                <w:b/>
                <w:bCs/>
                <w:sz w:val="22"/>
                <w:szCs w:val="22"/>
              </w:rPr>
            </w:rPrChange>
          </w:rPr>
          <w:delText>10</w:delText>
        </w:r>
      </w:del>
      <w:ins w:id="1384" w:author="Elsabe Viljoen" w:date="2025-11-24T10:13:00Z" w16du:dateUtc="2025-11-24T08:13:00Z">
        <w:r w:rsidR="004923E8" w:rsidRPr="00A03902">
          <w:rPr>
            <w:rFonts w:ascii="Arial" w:hAnsi="Arial" w:cs="Arial"/>
            <w:sz w:val="22"/>
            <w:szCs w:val="22"/>
            <w:rPrChange w:id="1385"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386" w:author="Elsabe Viljoen" w:date="2025-12-11T13:10:00Z" w16du:dateUtc="2025-12-11T11:10:00Z">
            <w:rPr>
              <w:rFonts w:ascii="Arial" w:hAnsi="Arial" w:cs="Arial"/>
              <w:b/>
              <w:bCs/>
              <w:sz w:val="22"/>
              <w:szCs w:val="22"/>
            </w:rPr>
          </w:rPrChange>
        </w:rPr>
        <w:t xml:space="preserve">.7 </w:t>
      </w:r>
      <w:r w:rsidRPr="00A03902">
        <w:rPr>
          <w:rFonts w:ascii="Arial" w:hAnsi="Arial" w:cs="Arial"/>
          <w:sz w:val="22"/>
          <w:szCs w:val="22"/>
          <w:rPrChange w:id="1387" w:author="Elsabe Viljoen" w:date="2025-12-11T13:10:00Z" w16du:dateUtc="2025-12-11T11:10:00Z">
            <w:rPr>
              <w:rFonts w:ascii="Arial" w:hAnsi="Arial" w:cs="Arial"/>
              <w:b/>
              <w:bCs/>
              <w:sz w:val="22"/>
              <w:szCs w:val="22"/>
            </w:rPr>
          </w:rPrChange>
        </w:rPr>
        <w:tab/>
      </w:r>
      <w:r w:rsidR="00D94C27" w:rsidRPr="00A03902">
        <w:rPr>
          <w:rFonts w:ascii="Arial" w:hAnsi="Arial" w:cs="Arial"/>
          <w:sz w:val="22"/>
          <w:szCs w:val="22"/>
          <w:u w:val="single"/>
          <w:rPrChange w:id="1388" w:author="Elsabe Viljoen" w:date="2025-12-11T13:10:00Z" w16du:dateUtc="2025-12-11T11:10:00Z">
            <w:rPr>
              <w:rFonts w:ascii="Arial" w:hAnsi="Arial" w:cs="Arial"/>
              <w:b/>
              <w:bCs/>
              <w:sz w:val="22"/>
              <w:szCs w:val="22"/>
              <w:u w:val="single"/>
            </w:rPr>
          </w:rPrChange>
        </w:rPr>
        <w:t>Investigation Security and Non-Disclosure of Editorial Lines</w:t>
      </w:r>
    </w:p>
    <w:p w14:paraId="6E6C57EA" w14:textId="271A6CDB" w:rsidR="00D94C27" w:rsidRPr="00A03902" w:rsidRDefault="00FC2BBE">
      <w:pPr>
        <w:spacing w:line="360" w:lineRule="auto"/>
        <w:jc w:val="both"/>
        <w:rPr>
          <w:rFonts w:ascii="Arial" w:hAnsi="Arial" w:cs="Arial"/>
          <w:sz w:val="22"/>
          <w:szCs w:val="22"/>
        </w:rPr>
        <w:pPrChange w:id="1389" w:author="Elsabe Viljoen" w:date="2025-11-28T06:48:00Z" w16du:dateUtc="2025-11-28T04:48:00Z">
          <w:pPr>
            <w:spacing w:line="360" w:lineRule="auto"/>
          </w:pPr>
        </w:pPrChange>
      </w:pPr>
      <w:del w:id="1390" w:author="Elsabe Viljoen" w:date="2025-11-24T10:13:00Z" w16du:dateUtc="2025-11-24T08:13:00Z">
        <w:r w:rsidRPr="00A03902" w:rsidDel="004923E8">
          <w:rPr>
            <w:rFonts w:ascii="Arial" w:hAnsi="Arial" w:cs="Arial"/>
            <w:sz w:val="22"/>
            <w:szCs w:val="22"/>
          </w:rPr>
          <w:delText>10</w:delText>
        </w:r>
      </w:del>
      <w:ins w:id="1391"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.7.1 </w:t>
      </w:r>
      <w:r w:rsidR="00D94C27" w:rsidRPr="00A03902">
        <w:rPr>
          <w:rFonts w:ascii="Arial" w:hAnsi="Arial" w:cs="Arial"/>
          <w:sz w:val="22"/>
          <w:szCs w:val="22"/>
        </w:rPr>
        <w:tab/>
        <w:t>T</w:t>
      </w:r>
      <w:r w:rsidRPr="00A03902">
        <w:rPr>
          <w:rFonts w:ascii="Arial" w:hAnsi="Arial" w:cs="Arial"/>
          <w:sz w:val="22"/>
          <w:szCs w:val="22"/>
        </w:rPr>
        <w:t xml:space="preserve">he Parties acknowledge that any premature disclosure of editorial direction, </w:t>
      </w:r>
    </w:p>
    <w:p w14:paraId="0C426C24" w14:textId="6E091B61" w:rsidR="00FC2BBE" w:rsidRPr="00A03902" w:rsidRDefault="00FC2BBE">
      <w:pPr>
        <w:spacing w:line="360" w:lineRule="auto"/>
        <w:ind w:left="720"/>
        <w:jc w:val="both"/>
        <w:rPr>
          <w:rFonts w:ascii="Arial" w:hAnsi="Arial" w:cs="Arial"/>
          <w:sz w:val="22"/>
          <w:szCs w:val="22"/>
        </w:rPr>
        <w:pPrChange w:id="1392" w:author="Elsabe Viljoen" w:date="2025-11-28T06:48:00Z" w16du:dateUtc="2025-11-28T04:48:00Z">
          <w:pPr>
            <w:spacing w:line="360" w:lineRule="auto"/>
            <w:ind w:left="720"/>
          </w:pPr>
        </w:pPrChange>
      </w:pPr>
      <w:r w:rsidRPr="00A03902">
        <w:rPr>
          <w:rFonts w:ascii="Arial" w:hAnsi="Arial" w:cs="Arial"/>
          <w:sz w:val="22"/>
          <w:szCs w:val="22"/>
        </w:rPr>
        <w:t>investigative findings or narrative structure may compromise the safety of contributors, interfere with law-enforcement processes, prejudice the reputational rights of individuals, or undermine the integrity and impact of the Project.</w:t>
      </w:r>
    </w:p>
    <w:p w14:paraId="2422C980" w14:textId="77777777" w:rsidR="00FC2BBE" w:rsidRPr="00A03902" w:rsidRDefault="00FC2BBE">
      <w:pPr>
        <w:spacing w:line="360" w:lineRule="auto"/>
        <w:jc w:val="both"/>
        <w:rPr>
          <w:rFonts w:ascii="Arial" w:hAnsi="Arial" w:cs="Arial"/>
          <w:sz w:val="22"/>
          <w:szCs w:val="22"/>
        </w:rPr>
        <w:pPrChange w:id="1393" w:author="Elsabe Viljoen" w:date="2025-11-28T06:48:00Z" w16du:dateUtc="2025-11-28T04:48:00Z">
          <w:pPr>
            <w:spacing w:line="360" w:lineRule="auto"/>
          </w:pPr>
        </w:pPrChange>
      </w:pPr>
    </w:p>
    <w:p w14:paraId="6B3B5BF8" w14:textId="21F4B626" w:rsidR="00FC2BBE" w:rsidRPr="00A03902" w:rsidRDefault="00FC2BBE">
      <w:pPr>
        <w:spacing w:line="360" w:lineRule="auto"/>
        <w:ind w:left="720" w:hanging="720"/>
        <w:jc w:val="both"/>
        <w:rPr>
          <w:rFonts w:ascii="Arial" w:hAnsi="Arial" w:cs="Arial"/>
          <w:sz w:val="22"/>
          <w:szCs w:val="22"/>
        </w:rPr>
        <w:pPrChange w:id="1394" w:author="Elsabe Viljoen" w:date="2025-11-28T06:48:00Z" w16du:dateUtc="2025-11-28T04:48:00Z">
          <w:pPr>
            <w:spacing w:line="360" w:lineRule="auto"/>
            <w:ind w:left="720" w:hanging="720"/>
          </w:pPr>
        </w:pPrChange>
      </w:pPr>
      <w:del w:id="1395" w:author="Elsabe Viljoen" w:date="2025-11-24T10:13:00Z" w16du:dateUtc="2025-11-24T08:13:00Z">
        <w:r w:rsidRPr="00A03902" w:rsidDel="004923E8">
          <w:rPr>
            <w:rFonts w:ascii="Arial" w:hAnsi="Arial" w:cs="Arial"/>
            <w:sz w:val="22"/>
            <w:szCs w:val="22"/>
          </w:rPr>
          <w:delText>10</w:delText>
        </w:r>
      </w:del>
      <w:ins w:id="1396"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.7.2 </w:t>
      </w:r>
      <w:r w:rsidRPr="00A03902">
        <w:rPr>
          <w:rFonts w:ascii="Arial" w:hAnsi="Arial" w:cs="Arial"/>
          <w:sz w:val="22"/>
          <w:szCs w:val="22"/>
        </w:rPr>
        <w:tab/>
        <w:t>Accordingly, no Party shall share any internal editorial documents, including outlines, story structures, character maps, scripts, interview notes, cut summaries or episode breakdowns, with any third party not expressly authorised under this Agreement or by Netflix.</w:t>
      </w:r>
    </w:p>
    <w:p w14:paraId="02130A8A" w14:textId="77777777" w:rsidR="00FC2BBE" w:rsidRPr="00A03902" w:rsidRDefault="00FC2BBE">
      <w:pPr>
        <w:spacing w:line="360" w:lineRule="auto"/>
        <w:jc w:val="both"/>
        <w:rPr>
          <w:rFonts w:ascii="Arial" w:hAnsi="Arial" w:cs="Arial"/>
          <w:sz w:val="22"/>
          <w:szCs w:val="22"/>
        </w:rPr>
        <w:pPrChange w:id="1397" w:author="Elsabe Viljoen" w:date="2025-11-28T06:48:00Z" w16du:dateUtc="2025-11-28T04:48:00Z">
          <w:pPr>
            <w:spacing w:line="360" w:lineRule="auto"/>
          </w:pPr>
        </w:pPrChange>
      </w:pPr>
    </w:p>
    <w:p w14:paraId="6008FC26" w14:textId="15C15889" w:rsidR="0019104F" w:rsidRPr="00A03902" w:rsidRDefault="0019104F">
      <w:pPr>
        <w:spacing w:line="360" w:lineRule="auto"/>
        <w:ind w:left="720" w:hanging="720"/>
        <w:jc w:val="both"/>
        <w:rPr>
          <w:rFonts w:ascii="Arial" w:hAnsi="Arial" w:cs="Arial"/>
          <w:sz w:val="22"/>
          <w:szCs w:val="22"/>
        </w:rPr>
        <w:pPrChange w:id="1398" w:author="Elsabe Viljoen" w:date="2025-11-28T06:48:00Z" w16du:dateUtc="2025-11-28T04:48:00Z">
          <w:pPr>
            <w:spacing w:line="360" w:lineRule="auto"/>
            <w:ind w:left="720" w:hanging="720"/>
          </w:pPr>
        </w:pPrChange>
      </w:pPr>
      <w:del w:id="1399" w:author="Elsabe Viljoen" w:date="2025-11-24T10:13:00Z" w16du:dateUtc="2025-11-24T08:13:00Z">
        <w:r w:rsidRPr="00A03902" w:rsidDel="004923E8">
          <w:rPr>
            <w:rFonts w:ascii="Arial" w:hAnsi="Arial" w:cs="Arial"/>
            <w:sz w:val="22"/>
            <w:szCs w:val="22"/>
          </w:rPr>
          <w:delText>10</w:delText>
        </w:r>
      </w:del>
      <w:ins w:id="1400"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.7</w:t>
      </w:r>
      <w:ins w:id="1401" w:author="Elsabe Viljoen" w:date="2025-11-24T12:08:00Z" w16du:dateUtc="2025-11-24T10:08:00Z">
        <w:r w:rsidR="00B65834" w:rsidRPr="00A03902">
          <w:rPr>
            <w:rFonts w:ascii="Arial" w:hAnsi="Arial" w:cs="Arial"/>
            <w:sz w:val="22"/>
            <w:szCs w:val="22"/>
          </w:rPr>
          <w:t>.3</w:t>
        </w:r>
      </w:ins>
      <w:r w:rsidRPr="00A03902">
        <w:rPr>
          <w:rFonts w:ascii="Arial" w:hAnsi="Arial" w:cs="Arial"/>
          <w:sz w:val="22"/>
          <w:szCs w:val="22"/>
        </w:rPr>
        <w:tab/>
        <w:t>For the avoidance of doubt, the internal editorial documents referenced in this clause, including outlines, story structures and episode breakdowns, are developmental tools and shall not be construed as final or binding creative commitments.</w:t>
      </w:r>
    </w:p>
    <w:p w14:paraId="25F17E7A" w14:textId="77777777" w:rsidR="0019104F" w:rsidRPr="00A03902" w:rsidRDefault="0019104F">
      <w:pPr>
        <w:spacing w:line="360" w:lineRule="auto"/>
        <w:ind w:left="720" w:hanging="720"/>
        <w:jc w:val="both"/>
        <w:rPr>
          <w:rFonts w:ascii="Arial" w:hAnsi="Arial" w:cs="Arial"/>
          <w:sz w:val="22"/>
          <w:szCs w:val="22"/>
        </w:rPr>
        <w:pPrChange w:id="1402" w:author="Elsabe Viljoen" w:date="2025-11-28T06:48:00Z" w16du:dateUtc="2025-11-28T04:48:00Z">
          <w:pPr>
            <w:spacing w:line="360" w:lineRule="auto"/>
            <w:ind w:left="720" w:hanging="720"/>
          </w:pPr>
        </w:pPrChange>
      </w:pPr>
    </w:p>
    <w:p w14:paraId="5F443074" w14:textId="1F9D943A" w:rsidR="00FC2BBE" w:rsidRPr="00A03902" w:rsidRDefault="00FC2BBE">
      <w:pPr>
        <w:spacing w:line="360" w:lineRule="auto"/>
        <w:jc w:val="both"/>
        <w:rPr>
          <w:rFonts w:ascii="Arial" w:hAnsi="Arial" w:cs="Arial"/>
          <w:sz w:val="22"/>
          <w:szCs w:val="22"/>
          <w:u w:val="single"/>
        </w:rPr>
        <w:pPrChange w:id="1403" w:author="Elsabe Viljoen" w:date="2025-11-28T06:48:00Z" w16du:dateUtc="2025-11-28T04:48:00Z">
          <w:pPr>
            <w:spacing w:line="360" w:lineRule="auto"/>
          </w:pPr>
        </w:pPrChange>
      </w:pPr>
      <w:del w:id="1404" w:author="Elsabe Viljoen" w:date="2025-11-24T10:13:00Z" w16du:dateUtc="2025-11-24T08:13:00Z">
        <w:r w:rsidRPr="00A03902" w:rsidDel="004923E8">
          <w:rPr>
            <w:rFonts w:ascii="Arial" w:hAnsi="Arial" w:cs="Arial"/>
            <w:sz w:val="22"/>
            <w:szCs w:val="22"/>
          </w:rPr>
          <w:delText>10</w:delText>
        </w:r>
      </w:del>
      <w:ins w:id="1405" w:author="Elsabe Viljoen" w:date="2025-11-24T10:13:00Z" w16du:dateUtc="2025-11-24T08:13:00Z">
        <w:r w:rsidR="004923E8" w:rsidRPr="00A03902">
          <w:rPr>
            <w:rFonts w:ascii="Arial" w:hAnsi="Arial" w:cs="Arial"/>
            <w:sz w:val="22"/>
            <w:szCs w:val="22"/>
          </w:rPr>
          <w:t>9</w:t>
        </w:r>
      </w:ins>
      <w:r w:rsidRPr="00A03902">
        <w:rPr>
          <w:rFonts w:ascii="Arial" w:hAnsi="Arial" w:cs="Arial"/>
          <w:sz w:val="22"/>
          <w:szCs w:val="22"/>
        </w:rPr>
        <w:t xml:space="preserve">.8 </w:t>
      </w:r>
      <w:r w:rsidRPr="00A03902">
        <w:rPr>
          <w:rFonts w:ascii="Arial" w:hAnsi="Arial" w:cs="Arial"/>
          <w:sz w:val="22"/>
          <w:szCs w:val="22"/>
        </w:rPr>
        <w:tab/>
      </w:r>
      <w:r w:rsidR="00D94C27" w:rsidRPr="00A03902">
        <w:rPr>
          <w:rFonts w:ascii="Arial" w:hAnsi="Arial" w:cs="Arial"/>
          <w:sz w:val="22"/>
          <w:szCs w:val="22"/>
          <w:u w:val="single"/>
          <w:rPrChange w:id="1406" w:author="Elsabe Viljoen" w:date="2025-12-11T13:10:00Z" w16du:dateUtc="2025-12-11T11:10:00Z">
            <w:rPr>
              <w:rFonts w:ascii="Arial" w:hAnsi="Arial" w:cs="Arial"/>
              <w:b/>
              <w:bCs/>
              <w:sz w:val="22"/>
              <w:szCs w:val="22"/>
              <w:u w:val="single"/>
            </w:rPr>
          </w:rPrChange>
        </w:rPr>
        <w:t>Breach of Confidentiality</w:t>
      </w:r>
    </w:p>
    <w:p w14:paraId="5603B99E" w14:textId="746A6D6C" w:rsidR="00FC2BBE" w:rsidRPr="00A03902" w:rsidRDefault="00FC2BBE">
      <w:pPr>
        <w:spacing w:line="360" w:lineRule="auto"/>
        <w:ind w:left="720" w:hanging="720"/>
        <w:jc w:val="both"/>
        <w:rPr>
          <w:rFonts w:ascii="Arial" w:hAnsi="Arial" w:cs="Arial"/>
          <w:sz w:val="22"/>
          <w:szCs w:val="22"/>
        </w:rPr>
        <w:pPrChange w:id="1407" w:author="Elsabe Viljoen" w:date="2025-11-28T06:48:00Z" w16du:dateUtc="2025-11-28T04:48:00Z">
          <w:pPr>
            <w:spacing w:line="360" w:lineRule="auto"/>
            <w:ind w:left="720" w:hanging="720"/>
          </w:pPr>
        </w:pPrChange>
      </w:pPr>
      <w:del w:id="1408" w:author="Elsabe Viljoen" w:date="2025-11-24T10:14:00Z" w16du:dateUtc="2025-11-24T08:14:00Z">
        <w:r w:rsidRPr="00A03902" w:rsidDel="004923E8">
          <w:rPr>
            <w:rFonts w:ascii="Arial" w:hAnsi="Arial" w:cs="Arial"/>
            <w:sz w:val="22"/>
            <w:szCs w:val="22"/>
          </w:rPr>
          <w:delText>10</w:delText>
        </w:r>
      </w:del>
      <w:ins w:id="1409" w:author="Elsabe Viljoen" w:date="2025-11-24T10:14:00Z" w16du:dateUtc="2025-11-24T08:14:00Z">
        <w:r w:rsidR="004923E8" w:rsidRPr="00A03902">
          <w:rPr>
            <w:rFonts w:ascii="Arial" w:hAnsi="Arial" w:cs="Arial"/>
            <w:sz w:val="22"/>
            <w:szCs w:val="22"/>
          </w:rPr>
          <w:t>9</w:t>
        </w:r>
      </w:ins>
      <w:r w:rsidRPr="00A03902">
        <w:rPr>
          <w:rFonts w:ascii="Arial" w:hAnsi="Arial" w:cs="Arial"/>
          <w:sz w:val="22"/>
          <w:szCs w:val="22"/>
        </w:rPr>
        <w:t>.8.1</w:t>
      </w:r>
      <w:r w:rsidRPr="00A03902">
        <w:rPr>
          <w:rFonts w:ascii="Arial" w:hAnsi="Arial" w:cs="Arial"/>
          <w:sz w:val="22"/>
          <w:szCs w:val="22"/>
        </w:rPr>
        <w:tab/>
        <w:t>Any breach of the confidentiality obligations set out in this Agreement by either Party, or by any employee, contractor or representative of a Party, shall constitute a material breach of this Agreement.</w:t>
      </w:r>
    </w:p>
    <w:p w14:paraId="5DB68BA9" w14:textId="77777777" w:rsidR="00FC2BBE" w:rsidRPr="00A03902" w:rsidRDefault="00FC2BBE">
      <w:pPr>
        <w:spacing w:line="360" w:lineRule="auto"/>
        <w:jc w:val="both"/>
        <w:rPr>
          <w:rFonts w:ascii="Arial" w:hAnsi="Arial" w:cs="Arial"/>
          <w:sz w:val="22"/>
          <w:szCs w:val="22"/>
        </w:rPr>
        <w:pPrChange w:id="1410" w:author="Elsabe Viljoen" w:date="2025-11-28T06:48:00Z" w16du:dateUtc="2025-11-28T04:48:00Z">
          <w:pPr>
            <w:spacing w:line="360" w:lineRule="auto"/>
          </w:pPr>
        </w:pPrChange>
      </w:pPr>
    </w:p>
    <w:p w14:paraId="67F4B651" w14:textId="219A8812" w:rsidR="00FC2BBE" w:rsidRPr="00A03902" w:rsidRDefault="00FC2BBE">
      <w:pPr>
        <w:spacing w:line="360" w:lineRule="auto"/>
        <w:ind w:left="720" w:hanging="720"/>
        <w:jc w:val="both"/>
        <w:rPr>
          <w:rFonts w:ascii="Arial" w:hAnsi="Arial" w:cs="Arial"/>
          <w:sz w:val="22"/>
          <w:szCs w:val="22"/>
        </w:rPr>
        <w:pPrChange w:id="1411" w:author="Elsabe Viljoen" w:date="2025-11-28T06:48:00Z" w16du:dateUtc="2025-11-28T04:48:00Z">
          <w:pPr>
            <w:spacing w:line="360" w:lineRule="auto"/>
            <w:ind w:left="720" w:hanging="720"/>
          </w:pPr>
        </w:pPrChange>
      </w:pPr>
      <w:del w:id="1412" w:author="Elsabe Viljoen" w:date="2025-11-24T10:14:00Z" w16du:dateUtc="2025-11-24T08:14:00Z">
        <w:r w:rsidRPr="00A03902" w:rsidDel="004923E8">
          <w:rPr>
            <w:rFonts w:ascii="Arial" w:hAnsi="Arial" w:cs="Arial"/>
            <w:sz w:val="22"/>
            <w:szCs w:val="22"/>
          </w:rPr>
          <w:delText>10</w:delText>
        </w:r>
      </w:del>
      <w:ins w:id="1413" w:author="Elsabe Viljoen" w:date="2025-11-24T10:14:00Z" w16du:dateUtc="2025-11-24T08:14:00Z">
        <w:r w:rsidR="004923E8" w:rsidRPr="00A03902">
          <w:rPr>
            <w:rFonts w:ascii="Arial" w:hAnsi="Arial" w:cs="Arial"/>
            <w:sz w:val="22"/>
            <w:szCs w:val="22"/>
          </w:rPr>
          <w:t>9</w:t>
        </w:r>
      </w:ins>
      <w:r w:rsidRPr="00A03902">
        <w:rPr>
          <w:rFonts w:ascii="Arial" w:hAnsi="Arial" w:cs="Arial"/>
          <w:sz w:val="22"/>
          <w:szCs w:val="22"/>
        </w:rPr>
        <w:t xml:space="preserve">.8.2 </w:t>
      </w:r>
      <w:r w:rsidRPr="00A03902">
        <w:rPr>
          <w:rFonts w:ascii="Arial" w:hAnsi="Arial" w:cs="Arial"/>
          <w:sz w:val="22"/>
          <w:szCs w:val="22"/>
        </w:rPr>
        <w:tab/>
        <w:t>In the event of such a breach, the breaching Party shall immediately notify the other Party, shall take all reasonable steps to mitigate the effects of the breach, shall compensate the other Party and the SPV for any resulting harm, shall cooperate fully with any security or compliance investigation initiated by Netflix, and shall take all reasonable remedial measures to prevent a recurrence of the breach.</w:t>
      </w:r>
    </w:p>
    <w:p w14:paraId="28295AEA" w14:textId="77777777" w:rsidR="00FC2BBE" w:rsidRPr="00A03902" w:rsidRDefault="00FC2BBE">
      <w:pPr>
        <w:spacing w:line="360" w:lineRule="auto"/>
        <w:jc w:val="both"/>
        <w:rPr>
          <w:rFonts w:ascii="Arial" w:hAnsi="Arial" w:cs="Arial"/>
          <w:sz w:val="22"/>
          <w:szCs w:val="22"/>
        </w:rPr>
        <w:pPrChange w:id="1414" w:author="Elsabe Viljoen" w:date="2025-11-28T06:48:00Z" w16du:dateUtc="2025-11-28T04:48:00Z">
          <w:pPr>
            <w:spacing w:line="360" w:lineRule="auto"/>
          </w:pPr>
        </w:pPrChange>
      </w:pPr>
    </w:p>
    <w:p w14:paraId="32032C0D" w14:textId="274806B3" w:rsidR="00FC2BBE" w:rsidRPr="00A03902" w:rsidRDefault="00FC2BBE">
      <w:pPr>
        <w:spacing w:line="360" w:lineRule="auto"/>
        <w:jc w:val="both"/>
        <w:rPr>
          <w:rFonts w:ascii="Arial" w:hAnsi="Arial" w:cs="Arial"/>
          <w:sz w:val="22"/>
          <w:szCs w:val="22"/>
        </w:rPr>
        <w:pPrChange w:id="1415" w:author="Elsabe Viljoen" w:date="2025-11-28T06:48:00Z" w16du:dateUtc="2025-11-28T04:48:00Z">
          <w:pPr>
            <w:spacing w:line="360" w:lineRule="auto"/>
          </w:pPr>
        </w:pPrChange>
      </w:pPr>
      <w:del w:id="1416" w:author="Elsabe Viljoen" w:date="2025-11-24T10:14:00Z" w16du:dateUtc="2025-11-24T08:14:00Z">
        <w:r w:rsidRPr="00A03902" w:rsidDel="004923E8">
          <w:rPr>
            <w:rFonts w:ascii="Arial" w:hAnsi="Arial" w:cs="Arial"/>
            <w:sz w:val="22"/>
            <w:szCs w:val="22"/>
          </w:rPr>
          <w:delText>10</w:delText>
        </w:r>
      </w:del>
      <w:ins w:id="1417" w:author="Elsabe Viljoen" w:date="2025-11-24T10:14:00Z" w16du:dateUtc="2025-11-24T08:14:00Z">
        <w:r w:rsidR="004923E8" w:rsidRPr="00A03902">
          <w:rPr>
            <w:rFonts w:ascii="Arial" w:hAnsi="Arial" w:cs="Arial"/>
            <w:sz w:val="22"/>
            <w:szCs w:val="22"/>
          </w:rPr>
          <w:t>9</w:t>
        </w:r>
      </w:ins>
      <w:r w:rsidRPr="00A03902">
        <w:rPr>
          <w:rFonts w:ascii="Arial" w:hAnsi="Arial" w:cs="Arial"/>
          <w:sz w:val="22"/>
          <w:szCs w:val="22"/>
        </w:rPr>
        <w:t xml:space="preserve">.9 </w:t>
      </w:r>
      <w:r w:rsidRPr="00A03902">
        <w:rPr>
          <w:rFonts w:ascii="Arial" w:hAnsi="Arial" w:cs="Arial"/>
          <w:sz w:val="22"/>
          <w:szCs w:val="22"/>
        </w:rPr>
        <w:tab/>
      </w:r>
      <w:r w:rsidR="00D94C27" w:rsidRPr="00A03902">
        <w:rPr>
          <w:rFonts w:ascii="Arial" w:hAnsi="Arial" w:cs="Arial"/>
          <w:sz w:val="22"/>
          <w:szCs w:val="22"/>
          <w:u w:val="single"/>
          <w:rPrChange w:id="1418" w:author="Elsabe Viljoen" w:date="2025-12-11T13:10:00Z" w16du:dateUtc="2025-12-11T11:10:00Z">
            <w:rPr>
              <w:rFonts w:ascii="Arial" w:hAnsi="Arial" w:cs="Arial"/>
              <w:b/>
              <w:bCs/>
              <w:sz w:val="22"/>
              <w:szCs w:val="22"/>
              <w:u w:val="single"/>
            </w:rPr>
          </w:rPrChange>
        </w:rPr>
        <w:t>Return and Destruction of Sensitive Materials</w:t>
      </w:r>
    </w:p>
    <w:p w14:paraId="3EBDB468" w14:textId="2B619A6C" w:rsidR="00FC2BBE" w:rsidRPr="00A03902" w:rsidRDefault="00FC2BBE">
      <w:pPr>
        <w:spacing w:line="360" w:lineRule="auto"/>
        <w:ind w:left="720" w:hanging="720"/>
        <w:jc w:val="both"/>
        <w:rPr>
          <w:rFonts w:ascii="Arial" w:hAnsi="Arial" w:cs="Arial"/>
          <w:sz w:val="22"/>
          <w:szCs w:val="22"/>
        </w:rPr>
        <w:pPrChange w:id="1419" w:author="Elsabe Viljoen" w:date="2025-11-28T06:48:00Z" w16du:dateUtc="2025-11-28T04:48:00Z">
          <w:pPr>
            <w:spacing w:line="360" w:lineRule="auto"/>
            <w:ind w:left="720" w:hanging="720"/>
          </w:pPr>
        </w:pPrChange>
      </w:pPr>
      <w:del w:id="1420" w:author="Elsabe Viljoen" w:date="2025-11-24T10:14:00Z" w16du:dateUtc="2025-11-24T08:14:00Z">
        <w:r w:rsidRPr="00A03902" w:rsidDel="004923E8">
          <w:rPr>
            <w:rFonts w:ascii="Arial" w:hAnsi="Arial" w:cs="Arial"/>
            <w:sz w:val="22"/>
            <w:szCs w:val="22"/>
          </w:rPr>
          <w:delText>10</w:delText>
        </w:r>
      </w:del>
      <w:ins w:id="1421" w:author="Elsabe Viljoen" w:date="2025-11-24T10:14:00Z" w16du:dateUtc="2025-11-24T08:14:00Z">
        <w:r w:rsidR="004923E8" w:rsidRPr="00A03902">
          <w:rPr>
            <w:rFonts w:ascii="Arial" w:hAnsi="Arial" w:cs="Arial"/>
            <w:sz w:val="22"/>
            <w:szCs w:val="22"/>
          </w:rPr>
          <w:t>9</w:t>
        </w:r>
      </w:ins>
      <w:r w:rsidRPr="00A03902">
        <w:rPr>
          <w:rFonts w:ascii="Arial" w:hAnsi="Arial" w:cs="Arial"/>
          <w:sz w:val="22"/>
          <w:szCs w:val="22"/>
        </w:rPr>
        <w:t xml:space="preserve">.9.1 </w:t>
      </w:r>
      <w:r w:rsidRPr="00A03902">
        <w:rPr>
          <w:rFonts w:ascii="Arial" w:hAnsi="Arial" w:cs="Arial"/>
          <w:sz w:val="22"/>
          <w:szCs w:val="22"/>
        </w:rPr>
        <w:tab/>
        <w:t>Upon completion of the Project, or upon written request by Netflix, each Party shall promptly return all confidential material in its possession to the appropriate Party or custodian, shall delete all digital copies of such material from its systems, shall provide written certification that such deletion or destruction has occurred, and shall retain only such materials as are required to be kept by law or by express written agreement with Netflix.</w:t>
      </w:r>
    </w:p>
    <w:p w14:paraId="1E72FAB3" w14:textId="77777777" w:rsidR="00FC2BBE" w:rsidRPr="00A03902" w:rsidRDefault="00FC2BBE">
      <w:pPr>
        <w:spacing w:line="360" w:lineRule="auto"/>
        <w:jc w:val="both"/>
        <w:rPr>
          <w:rFonts w:ascii="Arial" w:hAnsi="Arial" w:cs="Arial"/>
          <w:sz w:val="22"/>
          <w:szCs w:val="22"/>
        </w:rPr>
        <w:pPrChange w:id="1422" w:author="Elsabe Viljoen" w:date="2025-11-28T06:48:00Z" w16du:dateUtc="2025-11-28T04:48:00Z">
          <w:pPr>
            <w:spacing w:line="360" w:lineRule="auto"/>
          </w:pPr>
        </w:pPrChange>
      </w:pPr>
    </w:p>
    <w:p w14:paraId="0EBED0C7" w14:textId="2C7D0FEF" w:rsidR="00FC2BBE" w:rsidRPr="00A03902" w:rsidRDefault="00FC2BBE">
      <w:pPr>
        <w:spacing w:line="360" w:lineRule="auto"/>
        <w:ind w:left="720" w:hanging="720"/>
        <w:jc w:val="both"/>
        <w:rPr>
          <w:rFonts w:ascii="Arial" w:hAnsi="Arial" w:cs="Arial"/>
          <w:sz w:val="22"/>
          <w:szCs w:val="22"/>
        </w:rPr>
        <w:pPrChange w:id="1423" w:author="Elsabe Viljoen" w:date="2025-11-28T06:48:00Z" w16du:dateUtc="2025-11-28T04:48:00Z">
          <w:pPr>
            <w:spacing w:line="360" w:lineRule="auto"/>
            <w:ind w:left="720" w:hanging="720"/>
          </w:pPr>
        </w:pPrChange>
      </w:pPr>
      <w:del w:id="1424" w:author="Elsabe Viljoen" w:date="2025-11-24T10:14:00Z" w16du:dateUtc="2025-11-24T08:14:00Z">
        <w:r w:rsidRPr="00A03902" w:rsidDel="004923E8">
          <w:rPr>
            <w:rFonts w:ascii="Arial" w:hAnsi="Arial" w:cs="Arial"/>
            <w:sz w:val="22"/>
            <w:szCs w:val="22"/>
          </w:rPr>
          <w:delText>10</w:delText>
        </w:r>
      </w:del>
      <w:ins w:id="1425" w:author="Elsabe Viljoen" w:date="2025-11-24T10:14:00Z" w16du:dateUtc="2025-11-24T08:14:00Z">
        <w:r w:rsidR="004923E8" w:rsidRPr="00A03902">
          <w:rPr>
            <w:rFonts w:ascii="Arial" w:hAnsi="Arial" w:cs="Arial"/>
            <w:sz w:val="22"/>
            <w:szCs w:val="22"/>
          </w:rPr>
          <w:t>9</w:t>
        </w:r>
      </w:ins>
      <w:r w:rsidRPr="00A03902">
        <w:rPr>
          <w:rFonts w:ascii="Arial" w:hAnsi="Arial" w:cs="Arial"/>
          <w:sz w:val="22"/>
          <w:szCs w:val="22"/>
        </w:rPr>
        <w:t xml:space="preserve">.9.2 </w:t>
      </w:r>
      <w:r w:rsidRPr="00A03902">
        <w:rPr>
          <w:rFonts w:ascii="Arial" w:hAnsi="Arial" w:cs="Arial"/>
          <w:sz w:val="22"/>
          <w:szCs w:val="22"/>
        </w:rPr>
        <w:tab/>
        <w:t>Any materials that must be retained for legal, regulatory or audit purposes shall be stored securely for the statutory or contractually required retention period and shall remain subject to the confidentiality and data-security obligations in this Agreement for as long as they are held.</w:t>
      </w:r>
    </w:p>
    <w:p w14:paraId="212B9649" w14:textId="77777777" w:rsidR="00FC2BBE" w:rsidRPr="00A03902" w:rsidRDefault="00FC2BBE">
      <w:pPr>
        <w:spacing w:line="360" w:lineRule="auto"/>
        <w:jc w:val="both"/>
        <w:rPr>
          <w:ins w:id="1426" w:author="Elsabe Viljoen" w:date="2025-12-11T12:58:00Z" w16du:dateUtc="2025-12-11T10:58:00Z"/>
          <w:rFonts w:ascii="Arial" w:hAnsi="Arial" w:cs="Arial"/>
          <w:sz w:val="22"/>
          <w:szCs w:val="22"/>
        </w:rPr>
      </w:pPr>
    </w:p>
    <w:p w14:paraId="3A473E5F" w14:textId="77777777" w:rsidR="00F27471" w:rsidRPr="00A03902" w:rsidRDefault="00F27471">
      <w:pPr>
        <w:spacing w:line="360" w:lineRule="auto"/>
        <w:jc w:val="both"/>
        <w:rPr>
          <w:ins w:id="1427" w:author="Elsabe Viljoen" w:date="2025-12-11T12:58:00Z" w16du:dateUtc="2025-12-11T10:58:00Z"/>
          <w:rFonts w:ascii="Arial" w:hAnsi="Arial" w:cs="Arial"/>
          <w:sz w:val="22"/>
          <w:szCs w:val="22"/>
        </w:rPr>
      </w:pPr>
    </w:p>
    <w:p w14:paraId="2B1B9B7F" w14:textId="77777777" w:rsidR="00F27471" w:rsidRPr="00A03902" w:rsidRDefault="00F27471">
      <w:pPr>
        <w:spacing w:line="360" w:lineRule="auto"/>
        <w:jc w:val="both"/>
        <w:rPr>
          <w:ins w:id="1428" w:author="Elsabe Viljoen" w:date="2025-12-11T12:58:00Z" w16du:dateUtc="2025-12-11T10:58:00Z"/>
          <w:rFonts w:ascii="Arial" w:hAnsi="Arial" w:cs="Arial"/>
          <w:sz w:val="22"/>
          <w:szCs w:val="22"/>
        </w:rPr>
      </w:pPr>
    </w:p>
    <w:p w14:paraId="6E7371C9" w14:textId="77777777" w:rsidR="00F27471" w:rsidRPr="00A03902" w:rsidRDefault="00F27471">
      <w:pPr>
        <w:spacing w:line="360" w:lineRule="auto"/>
        <w:jc w:val="both"/>
        <w:rPr>
          <w:rFonts w:ascii="Arial" w:hAnsi="Arial" w:cs="Arial"/>
          <w:sz w:val="22"/>
          <w:szCs w:val="22"/>
        </w:rPr>
        <w:pPrChange w:id="1429" w:author="Elsabe Viljoen" w:date="2025-11-28T06:48:00Z" w16du:dateUtc="2025-11-28T04:48:00Z">
          <w:pPr>
            <w:spacing w:line="360" w:lineRule="auto"/>
          </w:pPr>
        </w:pPrChange>
      </w:pPr>
    </w:p>
    <w:p w14:paraId="495C1159" w14:textId="2F2378F7" w:rsidR="00FC2BBE" w:rsidRPr="00A03902" w:rsidRDefault="00FC2BBE">
      <w:pPr>
        <w:tabs>
          <w:tab w:val="left" w:pos="851"/>
        </w:tabs>
        <w:spacing w:line="360" w:lineRule="auto"/>
        <w:ind w:left="851" w:hanging="851"/>
        <w:jc w:val="both"/>
        <w:rPr>
          <w:rFonts w:ascii="Arial" w:hAnsi="Arial" w:cs="Arial"/>
          <w:sz w:val="22"/>
          <w:szCs w:val="22"/>
          <w:u w:val="single"/>
          <w:rPrChange w:id="1430" w:author="Elsabe Viljoen" w:date="2025-12-11T13:10:00Z" w16du:dateUtc="2025-12-11T11:10:00Z">
            <w:rPr>
              <w:rFonts w:ascii="Arial" w:hAnsi="Arial" w:cs="Arial"/>
              <w:b/>
              <w:bCs/>
              <w:sz w:val="22"/>
              <w:szCs w:val="22"/>
              <w:u w:val="single"/>
            </w:rPr>
          </w:rPrChange>
        </w:rPr>
        <w:pPrChange w:id="1431" w:author="Elsabe Viljoen" w:date="2025-11-28T06:48:00Z" w16du:dateUtc="2025-11-28T04:48:00Z">
          <w:pPr>
            <w:tabs>
              <w:tab w:val="left" w:pos="851"/>
            </w:tabs>
            <w:spacing w:line="360" w:lineRule="auto"/>
            <w:ind w:left="851" w:hanging="851"/>
          </w:pPr>
        </w:pPrChange>
      </w:pPr>
      <w:del w:id="1432" w:author="Elsabe Viljoen" w:date="2025-11-24T10:14:00Z" w16du:dateUtc="2025-11-24T08:14:00Z">
        <w:r w:rsidRPr="00A03902" w:rsidDel="004923E8">
          <w:rPr>
            <w:rFonts w:ascii="Arial" w:hAnsi="Arial" w:cs="Arial"/>
            <w:sz w:val="22"/>
            <w:szCs w:val="22"/>
            <w:rPrChange w:id="1433" w:author="Elsabe Viljoen" w:date="2025-12-11T13:10:00Z" w16du:dateUtc="2025-12-11T11:10:00Z">
              <w:rPr>
                <w:rFonts w:ascii="Arial" w:hAnsi="Arial" w:cs="Arial"/>
                <w:b/>
                <w:bCs/>
                <w:sz w:val="22"/>
                <w:szCs w:val="22"/>
              </w:rPr>
            </w:rPrChange>
          </w:rPr>
          <w:delText>10</w:delText>
        </w:r>
      </w:del>
      <w:ins w:id="1434" w:author="Elsabe Viljoen" w:date="2025-11-24T10:14:00Z" w16du:dateUtc="2025-11-24T08:14:00Z">
        <w:r w:rsidR="004923E8" w:rsidRPr="00A03902">
          <w:rPr>
            <w:rFonts w:ascii="Arial" w:hAnsi="Arial" w:cs="Arial"/>
            <w:sz w:val="22"/>
            <w:szCs w:val="22"/>
            <w:rPrChange w:id="1435" w:author="Elsabe Viljoen" w:date="2025-12-11T13:10:00Z" w16du:dateUtc="2025-12-11T11:10:00Z">
              <w:rPr>
                <w:rFonts w:ascii="Arial" w:hAnsi="Arial" w:cs="Arial"/>
                <w:b/>
                <w:bCs/>
                <w:sz w:val="22"/>
                <w:szCs w:val="22"/>
              </w:rPr>
            </w:rPrChange>
          </w:rPr>
          <w:t>9</w:t>
        </w:r>
      </w:ins>
      <w:r w:rsidRPr="00A03902">
        <w:rPr>
          <w:rFonts w:ascii="Arial" w:hAnsi="Arial" w:cs="Arial"/>
          <w:sz w:val="22"/>
          <w:szCs w:val="22"/>
          <w:rPrChange w:id="1436" w:author="Elsabe Viljoen" w:date="2025-12-11T13:10:00Z" w16du:dateUtc="2025-12-11T11:10:00Z">
            <w:rPr>
              <w:rFonts w:ascii="Arial" w:hAnsi="Arial" w:cs="Arial"/>
              <w:b/>
              <w:bCs/>
              <w:sz w:val="22"/>
              <w:szCs w:val="22"/>
            </w:rPr>
          </w:rPrChange>
        </w:rPr>
        <w:t xml:space="preserve">.10 </w:t>
      </w:r>
      <w:r w:rsidRPr="00A03902">
        <w:rPr>
          <w:rFonts w:ascii="Arial" w:hAnsi="Arial" w:cs="Arial"/>
          <w:sz w:val="22"/>
          <w:szCs w:val="22"/>
          <w:rPrChange w:id="1437" w:author="Elsabe Viljoen" w:date="2025-12-11T13:10:00Z" w16du:dateUtc="2025-12-11T11:10:00Z">
            <w:rPr>
              <w:rFonts w:ascii="Arial" w:hAnsi="Arial" w:cs="Arial"/>
              <w:b/>
              <w:bCs/>
              <w:sz w:val="22"/>
              <w:szCs w:val="22"/>
            </w:rPr>
          </w:rPrChange>
        </w:rPr>
        <w:tab/>
      </w:r>
      <w:r w:rsidR="00D94C27" w:rsidRPr="00A03902">
        <w:rPr>
          <w:rFonts w:ascii="Arial" w:hAnsi="Arial" w:cs="Arial"/>
          <w:sz w:val="22"/>
          <w:szCs w:val="22"/>
          <w:u w:val="single"/>
          <w:rPrChange w:id="1438" w:author="Elsabe Viljoen" w:date="2025-12-11T13:10:00Z" w16du:dateUtc="2025-12-11T11:10:00Z">
            <w:rPr>
              <w:rFonts w:ascii="Arial" w:hAnsi="Arial" w:cs="Arial"/>
              <w:b/>
              <w:bCs/>
              <w:sz w:val="22"/>
              <w:szCs w:val="22"/>
              <w:u w:val="single"/>
            </w:rPr>
          </w:rPrChange>
        </w:rPr>
        <w:t>Permitted Disclosure</w:t>
      </w:r>
    </w:p>
    <w:p w14:paraId="4A7DB5CF" w14:textId="0969E296" w:rsidR="00D27780" w:rsidRPr="00A03902" w:rsidRDefault="00D94C27">
      <w:pPr>
        <w:tabs>
          <w:tab w:val="left" w:pos="851"/>
        </w:tabs>
        <w:spacing w:line="360" w:lineRule="auto"/>
        <w:ind w:left="851" w:hanging="851"/>
        <w:jc w:val="both"/>
        <w:rPr>
          <w:rFonts w:ascii="Arial" w:hAnsi="Arial" w:cs="Arial"/>
          <w:sz w:val="22"/>
          <w:szCs w:val="22"/>
        </w:rPr>
        <w:pPrChange w:id="1439" w:author="Elsabe Viljoen" w:date="2025-11-28T06:48:00Z" w16du:dateUtc="2025-11-28T04:48:00Z">
          <w:pPr>
            <w:tabs>
              <w:tab w:val="left" w:pos="851"/>
            </w:tabs>
            <w:spacing w:line="360" w:lineRule="auto"/>
            <w:ind w:left="851" w:hanging="851"/>
          </w:pPr>
        </w:pPrChange>
      </w:pPr>
      <w:del w:id="1440" w:author="Elsabe Viljoen" w:date="2025-11-24T10:14:00Z" w16du:dateUtc="2025-11-24T08:14:00Z">
        <w:r w:rsidRPr="00A03902" w:rsidDel="004923E8">
          <w:rPr>
            <w:rFonts w:ascii="Arial" w:hAnsi="Arial" w:cs="Arial"/>
            <w:sz w:val="22"/>
            <w:szCs w:val="22"/>
          </w:rPr>
          <w:delText>1</w:delText>
        </w:r>
      </w:del>
      <w:ins w:id="1441" w:author="Elsabe Viljoen" w:date="2025-11-24T10:14:00Z" w16du:dateUtc="2025-11-24T08:14:00Z">
        <w:r w:rsidR="004923E8" w:rsidRPr="00A03902">
          <w:rPr>
            <w:rFonts w:ascii="Arial" w:hAnsi="Arial" w:cs="Arial"/>
            <w:sz w:val="22"/>
            <w:szCs w:val="22"/>
          </w:rPr>
          <w:t>9</w:t>
        </w:r>
      </w:ins>
      <w:del w:id="1442" w:author="Elsabe Viljoen" w:date="2025-11-24T10:14:00Z" w16du:dateUtc="2025-11-24T08:14:00Z">
        <w:r w:rsidRPr="00A03902" w:rsidDel="004923E8">
          <w:rPr>
            <w:rFonts w:ascii="Arial" w:hAnsi="Arial" w:cs="Arial"/>
            <w:sz w:val="22"/>
            <w:szCs w:val="22"/>
          </w:rPr>
          <w:delText>0</w:delText>
        </w:r>
      </w:del>
      <w:r w:rsidRPr="00A03902">
        <w:rPr>
          <w:rFonts w:ascii="Arial" w:hAnsi="Arial" w:cs="Arial"/>
          <w:sz w:val="22"/>
          <w:szCs w:val="22"/>
        </w:rPr>
        <w:t xml:space="preserve">.10.1 </w:t>
      </w:r>
      <w:ins w:id="1443" w:author="Elsabe Viljoen" w:date="2025-11-24T10:14:00Z" w16du:dateUtc="2025-11-24T08:14:00Z">
        <w:r w:rsidR="004923E8" w:rsidRPr="00A03902">
          <w:rPr>
            <w:rFonts w:ascii="Arial" w:hAnsi="Arial" w:cs="Arial"/>
            <w:sz w:val="22"/>
            <w:szCs w:val="22"/>
          </w:rPr>
          <w:tab/>
        </w:r>
      </w:ins>
      <w:r w:rsidRPr="00A03902">
        <w:rPr>
          <w:rFonts w:ascii="Arial" w:hAnsi="Arial" w:cs="Arial"/>
          <w:sz w:val="22"/>
          <w:szCs w:val="22"/>
        </w:rPr>
        <w:t>Disclosure</w:t>
      </w:r>
      <w:r w:rsidR="00FC2BBE" w:rsidRPr="00A03902">
        <w:rPr>
          <w:rFonts w:ascii="Arial" w:hAnsi="Arial" w:cs="Arial"/>
          <w:sz w:val="22"/>
          <w:szCs w:val="22"/>
        </w:rPr>
        <w:t xml:space="preserve"> of confidential information or sensitive materials shall be permitted only </w:t>
      </w:r>
    </w:p>
    <w:p w14:paraId="6C125FDE" w14:textId="71513A01" w:rsidR="00FC2BBE" w:rsidRPr="00A03902" w:rsidRDefault="00D27780">
      <w:pPr>
        <w:tabs>
          <w:tab w:val="left" w:pos="851"/>
        </w:tabs>
        <w:spacing w:line="360" w:lineRule="auto"/>
        <w:ind w:left="851" w:hanging="851"/>
        <w:jc w:val="both"/>
        <w:rPr>
          <w:rFonts w:ascii="Arial" w:hAnsi="Arial" w:cs="Arial"/>
          <w:sz w:val="22"/>
          <w:szCs w:val="22"/>
        </w:rPr>
        <w:pPrChange w:id="1444"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ab/>
      </w:r>
      <w:r w:rsidR="00FC2BBE" w:rsidRPr="00A03902">
        <w:rPr>
          <w:rFonts w:ascii="Arial" w:hAnsi="Arial" w:cs="Arial"/>
          <w:sz w:val="22"/>
          <w:szCs w:val="22"/>
        </w:rPr>
        <w:t xml:space="preserve">where such disclosure is required by a valid court order, by SAPS or prosecuting </w:t>
      </w:r>
      <w:r w:rsidRPr="00A03902">
        <w:rPr>
          <w:rFonts w:ascii="Arial" w:hAnsi="Arial" w:cs="Arial"/>
          <w:sz w:val="22"/>
          <w:szCs w:val="22"/>
        </w:rPr>
        <w:t xml:space="preserve">  </w:t>
      </w:r>
      <w:r w:rsidR="00FC2BBE" w:rsidRPr="00A03902">
        <w:rPr>
          <w:rFonts w:ascii="Arial" w:hAnsi="Arial" w:cs="Arial"/>
          <w:sz w:val="22"/>
          <w:szCs w:val="22"/>
        </w:rPr>
        <w:t>authorities, by Netflix for legitimate commissioning, legal or compliance purposes, or to comply with applicable statutory obligations.</w:t>
      </w:r>
    </w:p>
    <w:p w14:paraId="196241A2" w14:textId="77777777" w:rsidR="00D27780" w:rsidRPr="00A03902" w:rsidRDefault="00D27780">
      <w:pPr>
        <w:tabs>
          <w:tab w:val="left" w:pos="851"/>
        </w:tabs>
        <w:spacing w:line="360" w:lineRule="auto"/>
        <w:ind w:left="851" w:hanging="851"/>
        <w:jc w:val="both"/>
        <w:rPr>
          <w:rFonts w:ascii="Arial" w:hAnsi="Arial" w:cs="Arial"/>
          <w:sz w:val="22"/>
          <w:szCs w:val="22"/>
        </w:rPr>
        <w:pPrChange w:id="1445" w:author="Elsabe Viljoen" w:date="2025-11-28T06:48:00Z" w16du:dateUtc="2025-11-28T04:48:00Z">
          <w:pPr>
            <w:tabs>
              <w:tab w:val="left" w:pos="851"/>
            </w:tabs>
            <w:spacing w:line="360" w:lineRule="auto"/>
            <w:ind w:left="851" w:hanging="851"/>
          </w:pPr>
        </w:pPrChange>
      </w:pPr>
    </w:p>
    <w:p w14:paraId="17F4AE01" w14:textId="2DA58642" w:rsidR="00FC2BBE" w:rsidRPr="00A03902" w:rsidRDefault="004923E8">
      <w:pPr>
        <w:tabs>
          <w:tab w:val="left" w:pos="851"/>
        </w:tabs>
        <w:spacing w:line="360" w:lineRule="auto"/>
        <w:ind w:left="851" w:hanging="851"/>
        <w:jc w:val="both"/>
        <w:rPr>
          <w:rFonts w:ascii="Arial" w:hAnsi="Arial" w:cs="Arial"/>
          <w:sz w:val="22"/>
          <w:szCs w:val="22"/>
        </w:rPr>
        <w:pPrChange w:id="1446" w:author="Elsabe Viljoen" w:date="2025-11-28T06:48:00Z" w16du:dateUtc="2025-11-28T04:48:00Z">
          <w:pPr>
            <w:tabs>
              <w:tab w:val="left" w:pos="851"/>
            </w:tabs>
            <w:spacing w:line="360" w:lineRule="auto"/>
            <w:ind w:left="851" w:hanging="851"/>
          </w:pPr>
        </w:pPrChange>
      </w:pPr>
      <w:ins w:id="1447" w:author="Elsabe Viljoen" w:date="2025-11-24T10:14:00Z" w16du:dateUtc="2025-11-24T08:14:00Z">
        <w:r w:rsidRPr="00A03902">
          <w:rPr>
            <w:rFonts w:ascii="Arial" w:hAnsi="Arial" w:cs="Arial"/>
            <w:sz w:val="22"/>
            <w:szCs w:val="22"/>
          </w:rPr>
          <w:t>9</w:t>
        </w:r>
      </w:ins>
      <w:del w:id="1448" w:author="Elsabe Viljoen" w:date="2025-11-24T10:14:00Z" w16du:dateUtc="2025-11-24T08:14:00Z">
        <w:r w:rsidR="00FC2BBE" w:rsidRPr="00A03902" w:rsidDel="004923E8">
          <w:rPr>
            <w:rFonts w:ascii="Arial" w:hAnsi="Arial" w:cs="Arial"/>
            <w:sz w:val="22"/>
            <w:szCs w:val="22"/>
          </w:rPr>
          <w:delText>10</w:delText>
        </w:r>
      </w:del>
      <w:r w:rsidR="00FC2BBE" w:rsidRPr="00A03902">
        <w:rPr>
          <w:rFonts w:ascii="Arial" w:hAnsi="Arial" w:cs="Arial"/>
          <w:sz w:val="22"/>
          <w:szCs w:val="22"/>
        </w:rPr>
        <w:t xml:space="preserve">.10.2 </w:t>
      </w:r>
      <w:ins w:id="1449" w:author="Elsabe Viljoen" w:date="2025-11-24T10:14:00Z" w16du:dateUtc="2025-11-24T08:14:00Z">
        <w:r w:rsidRPr="00A03902">
          <w:rPr>
            <w:rFonts w:ascii="Arial" w:hAnsi="Arial" w:cs="Arial"/>
            <w:sz w:val="22"/>
            <w:szCs w:val="22"/>
          </w:rPr>
          <w:tab/>
        </w:r>
      </w:ins>
      <w:r w:rsidR="00FC2BBE" w:rsidRPr="00A03902">
        <w:rPr>
          <w:rFonts w:ascii="Arial" w:hAnsi="Arial" w:cs="Arial"/>
          <w:sz w:val="22"/>
          <w:szCs w:val="22"/>
        </w:rPr>
        <w:t>Where a Party is required by law or legal process to disclose confidential information, that Party must notify the other Party and Netflix immediately upon receiving the legal demand, must disclose only that information which is strictly required in order to comply with the legal obligation, and must cooperate with the other Party and with Netflix in taking any steps reasonably available to protect confidentiality to the fullest extent permitted by law</w:t>
      </w:r>
      <w:ins w:id="1450" w:author="Elsabe Viljoen" w:date="2025-12-01T08:01:00Z" w16du:dateUtc="2025-12-01T06:01:00Z">
        <w:r w:rsidR="001C347D" w:rsidRPr="00A03902">
          <w:rPr>
            <w:rFonts w:ascii="Arial" w:hAnsi="Arial" w:cs="Arial"/>
            <w:sz w:val="22"/>
            <w:szCs w:val="22"/>
          </w:rPr>
          <w:t>.</w:t>
        </w:r>
      </w:ins>
      <w:del w:id="1451" w:author="Elsabe Viljoen" w:date="2025-12-01T08:01:00Z" w16du:dateUtc="2025-12-01T06:01:00Z">
        <w:r w:rsidR="00FC2BBE" w:rsidRPr="00A03902" w:rsidDel="001C347D">
          <w:rPr>
            <w:rFonts w:ascii="Arial" w:hAnsi="Arial" w:cs="Arial"/>
            <w:sz w:val="22"/>
            <w:szCs w:val="22"/>
          </w:rPr>
          <w:delText>.</w:delText>
        </w:r>
      </w:del>
    </w:p>
    <w:p w14:paraId="0A3105E0" w14:textId="7F5D7F85" w:rsidR="0044528B" w:rsidRPr="008F296B" w:rsidDel="00FF44F7" w:rsidRDefault="0044528B">
      <w:pPr>
        <w:spacing w:line="360" w:lineRule="auto"/>
        <w:jc w:val="both"/>
        <w:rPr>
          <w:del w:id="1452" w:author="Elsabe Viljoen" w:date="2025-11-24T10:14:00Z" w16du:dateUtc="2025-11-24T08:14:00Z"/>
          <w:rFonts w:ascii="Arial" w:hAnsi="Arial" w:cs="Arial"/>
          <w:sz w:val="22"/>
          <w:szCs w:val="22"/>
        </w:rPr>
        <w:pPrChange w:id="1453" w:author="Elsabe Viljoen" w:date="2025-11-28T06:48:00Z" w16du:dateUtc="2025-11-28T04:48:00Z">
          <w:pPr>
            <w:spacing w:line="360" w:lineRule="auto"/>
          </w:pPr>
        </w:pPrChange>
      </w:pPr>
      <w:r w:rsidRPr="008F296B">
        <w:rPr>
          <w:rFonts w:ascii="Arial" w:hAnsi="Arial" w:cs="Arial"/>
          <w:sz w:val="22"/>
          <w:szCs w:val="22"/>
        </w:rPr>
        <w:t>.</w:t>
      </w:r>
    </w:p>
    <w:p w14:paraId="66EF280A" w14:textId="41B8F1C4" w:rsidR="00F559D8" w:rsidRPr="00F559D8" w:rsidDel="00FF44F7" w:rsidRDefault="0044528B">
      <w:pPr>
        <w:spacing w:line="360" w:lineRule="auto"/>
        <w:jc w:val="both"/>
        <w:rPr>
          <w:del w:id="1454" w:author="Elsabe Viljoen" w:date="2025-11-24T10:14:00Z" w16du:dateUtc="2025-11-24T08:14:00Z"/>
          <w:rFonts w:ascii="Arial" w:hAnsi="Arial" w:cs="Arial"/>
          <w:sz w:val="22"/>
          <w:szCs w:val="22"/>
        </w:rPr>
        <w:pPrChange w:id="1455" w:author="Elsabe Viljoen" w:date="2025-11-28T06:48:00Z" w16du:dateUtc="2025-11-28T04:48:00Z">
          <w:pPr>
            <w:spacing w:line="360" w:lineRule="auto"/>
            <w:ind w:left="1440"/>
          </w:pPr>
        </w:pPrChange>
      </w:pPr>
      <w:del w:id="1456" w:author="Elsabe Viljoen" w:date="2025-11-24T10:14:00Z" w16du:dateUtc="2025-11-24T08:14:00Z">
        <w:r w:rsidRPr="008F296B" w:rsidDel="00FF44F7">
          <w:rPr>
            <w:rFonts w:ascii="Arial" w:hAnsi="Arial" w:cs="Arial"/>
            <w:b/>
            <w:bCs/>
            <w:sz w:val="22"/>
            <w:szCs w:val="22"/>
          </w:rPr>
          <w:delText xml:space="preserve">11. </w:delText>
        </w:r>
        <w:r w:rsidR="00FC2BBE" w:rsidRPr="008F296B" w:rsidDel="00FF44F7">
          <w:rPr>
            <w:rFonts w:ascii="Arial" w:hAnsi="Arial" w:cs="Arial"/>
            <w:b/>
            <w:bCs/>
            <w:sz w:val="22"/>
            <w:szCs w:val="22"/>
          </w:rPr>
          <w:tab/>
        </w:r>
      </w:del>
    </w:p>
    <w:p w14:paraId="55DE775E" w14:textId="6F1FD686" w:rsidR="003D5458" w:rsidRPr="008F296B" w:rsidDel="00FF44F7" w:rsidRDefault="003D5458">
      <w:pPr>
        <w:spacing w:line="360" w:lineRule="auto"/>
        <w:jc w:val="both"/>
        <w:rPr>
          <w:del w:id="1457" w:author="Elsabe Viljoen" w:date="2025-11-24T10:14:00Z" w16du:dateUtc="2025-11-24T08:14:00Z"/>
          <w:rFonts w:ascii="Arial" w:hAnsi="Arial" w:cs="Arial"/>
          <w:sz w:val="22"/>
          <w:szCs w:val="22"/>
        </w:rPr>
        <w:pPrChange w:id="1458" w:author="Elsabe Viljoen" w:date="2025-11-28T06:48:00Z" w16du:dateUtc="2025-11-28T04:48:00Z">
          <w:pPr>
            <w:spacing w:line="360" w:lineRule="auto"/>
          </w:pPr>
        </w:pPrChange>
      </w:pPr>
    </w:p>
    <w:p w14:paraId="7FE0007D" w14:textId="69305E2A" w:rsidR="00F559D8" w:rsidRPr="00F559D8" w:rsidDel="00FF44F7" w:rsidRDefault="00F559D8">
      <w:pPr>
        <w:spacing w:line="360" w:lineRule="auto"/>
        <w:jc w:val="both"/>
        <w:rPr>
          <w:del w:id="1459" w:author="Elsabe Viljoen" w:date="2025-11-24T10:14:00Z" w16du:dateUtc="2025-11-24T08:14:00Z"/>
          <w:rFonts w:ascii="Arial" w:hAnsi="Arial" w:cs="Arial"/>
          <w:sz w:val="22"/>
          <w:szCs w:val="22"/>
        </w:rPr>
        <w:pPrChange w:id="1460" w:author="Elsabe Viljoen" w:date="2025-11-28T06:48:00Z" w16du:dateUtc="2025-11-28T04:48:00Z">
          <w:pPr>
            <w:spacing w:line="360" w:lineRule="auto"/>
            <w:ind w:left="720" w:hanging="720"/>
          </w:pPr>
        </w:pPrChange>
      </w:pPr>
      <w:del w:id="1461" w:author="Elsabe Viljoen" w:date="2025-11-24T10:14:00Z" w16du:dateUtc="2025-11-24T08:14:00Z">
        <w:r w:rsidRPr="00F559D8" w:rsidDel="00FF44F7">
          <w:rPr>
            <w:rFonts w:ascii="Arial" w:hAnsi="Arial" w:cs="Arial"/>
            <w:sz w:val="22"/>
            <w:szCs w:val="22"/>
          </w:rPr>
          <w:delText>11.4.3</w:delText>
        </w:r>
        <w:r w:rsidR="003D5458" w:rsidRPr="008F296B" w:rsidDel="00FF44F7">
          <w:rPr>
            <w:rFonts w:ascii="Arial" w:hAnsi="Arial" w:cs="Arial"/>
            <w:sz w:val="22"/>
            <w:szCs w:val="22"/>
          </w:rPr>
          <w:tab/>
        </w:r>
      </w:del>
    </w:p>
    <w:p w14:paraId="78C2C107" w14:textId="7F9953A3" w:rsidR="003D5458" w:rsidRPr="008F296B" w:rsidDel="00FF44F7" w:rsidRDefault="003D5458">
      <w:pPr>
        <w:spacing w:line="360" w:lineRule="auto"/>
        <w:jc w:val="both"/>
        <w:rPr>
          <w:del w:id="1462" w:author="Elsabe Viljoen" w:date="2025-11-24T10:14:00Z" w16du:dateUtc="2025-11-24T08:14:00Z"/>
          <w:rFonts w:ascii="Arial" w:hAnsi="Arial" w:cs="Arial"/>
          <w:sz w:val="22"/>
          <w:szCs w:val="22"/>
        </w:rPr>
        <w:pPrChange w:id="1463" w:author="Elsabe Viljoen" w:date="2025-11-28T06:48:00Z" w16du:dateUtc="2025-11-28T04:48:00Z">
          <w:pPr>
            <w:spacing w:line="360" w:lineRule="auto"/>
          </w:pPr>
        </w:pPrChange>
      </w:pPr>
    </w:p>
    <w:p w14:paraId="4FA103CD" w14:textId="206DF235" w:rsidR="0019104F" w:rsidRPr="0019104F" w:rsidDel="00FF44F7" w:rsidRDefault="00F559D8">
      <w:pPr>
        <w:spacing w:line="360" w:lineRule="auto"/>
        <w:jc w:val="both"/>
        <w:rPr>
          <w:del w:id="1464" w:author="Elsabe Viljoen" w:date="2025-11-24T10:14:00Z" w16du:dateUtc="2025-11-24T08:14:00Z"/>
          <w:rFonts w:ascii="Arial" w:hAnsi="Arial" w:cs="Arial"/>
          <w:sz w:val="22"/>
          <w:szCs w:val="22"/>
        </w:rPr>
        <w:pPrChange w:id="1465" w:author="Elsabe Viljoen" w:date="2025-11-28T06:48:00Z" w16du:dateUtc="2025-11-28T04:48:00Z">
          <w:pPr>
            <w:spacing w:line="360" w:lineRule="auto"/>
            <w:ind w:left="720" w:hanging="720"/>
          </w:pPr>
        </w:pPrChange>
      </w:pPr>
      <w:del w:id="1466" w:author="Elsabe Viljoen" w:date="2025-11-24T10:14:00Z" w16du:dateUtc="2025-11-24T08:14:00Z">
        <w:r w:rsidRPr="00F559D8" w:rsidDel="00FF44F7">
          <w:rPr>
            <w:rFonts w:ascii="Arial" w:hAnsi="Arial" w:cs="Arial"/>
            <w:sz w:val="22"/>
            <w:szCs w:val="22"/>
          </w:rPr>
          <w:delText>11.5.1</w:delText>
        </w:r>
        <w:r w:rsidR="003D5458" w:rsidRPr="008F296B" w:rsidDel="00FF44F7">
          <w:rPr>
            <w:rFonts w:ascii="Arial" w:hAnsi="Arial" w:cs="Arial"/>
            <w:sz w:val="22"/>
            <w:szCs w:val="22"/>
          </w:rPr>
          <w:tab/>
        </w:r>
      </w:del>
    </w:p>
    <w:p w14:paraId="665A82B1" w14:textId="34F1952D" w:rsidR="0019104F" w:rsidDel="00FF44F7" w:rsidRDefault="0019104F">
      <w:pPr>
        <w:spacing w:line="360" w:lineRule="auto"/>
        <w:jc w:val="both"/>
        <w:rPr>
          <w:del w:id="1467" w:author="Elsabe Viljoen" w:date="2025-11-24T10:14:00Z" w16du:dateUtc="2025-11-24T08:14:00Z"/>
          <w:rFonts w:ascii="Arial" w:hAnsi="Arial" w:cs="Arial"/>
          <w:b/>
          <w:bCs/>
          <w:sz w:val="22"/>
          <w:szCs w:val="22"/>
        </w:rPr>
        <w:pPrChange w:id="1468" w:author="Elsabe Viljoen" w:date="2025-11-28T06:48:00Z" w16du:dateUtc="2025-11-28T04:48:00Z">
          <w:pPr>
            <w:spacing w:line="360" w:lineRule="auto"/>
            <w:ind w:left="720" w:hanging="720"/>
          </w:pPr>
        </w:pPrChange>
      </w:pPr>
    </w:p>
    <w:p w14:paraId="13E6D96B" w14:textId="1A2B0EB1" w:rsidR="0019104F" w:rsidRPr="0019104F" w:rsidDel="00FF44F7" w:rsidRDefault="0019104F">
      <w:pPr>
        <w:spacing w:line="360" w:lineRule="auto"/>
        <w:jc w:val="both"/>
        <w:rPr>
          <w:del w:id="1469" w:author="Elsabe Viljoen" w:date="2025-11-24T10:14:00Z" w16du:dateUtc="2025-11-24T08:14:00Z"/>
          <w:rFonts w:ascii="Arial" w:hAnsi="Arial" w:cs="Arial"/>
          <w:sz w:val="22"/>
          <w:szCs w:val="22"/>
        </w:rPr>
        <w:pPrChange w:id="1470" w:author="Elsabe Viljoen" w:date="2025-11-28T06:48:00Z" w16du:dateUtc="2025-11-28T04:48:00Z">
          <w:pPr>
            <w:spacing w:line="360" w:lineRule="auto"/>
            <w:ind w:left="720" w:hanging="720"/>
          </w:pPr>
        </w:pPrChange>
      </w:pPr>
      <w:del w:id="1471" w:author="Elsabe Viljoen" w:date="2025-11-24T10:14:00Z" w16du:dateUtc="2025-11-24T08:14:00Z">
        <w:r w:rsidRPr="0019104F" w:rsidDel="00FF44F7">
          <w:rPr>
            <w:rFonts w:ascii="Arial" w:hAnsi="Arial" w:cs="Arial"/>
            <w:sz w:val="22"/>
            <w:szCs w:val="22"/>
          </w:rPr>
          <w:delText>11.5.2</w:delText>
        </w:r>
        <w:r w:rsidDel="00FF44F7">
          <w:rPr>
            <w:rFonts w:ascii="Arial" w:hAnsi="Arial" w:cs="Arial"/>
            <w:b/>
            <w:bCs/>
            <w:sz w:val="22"/>
            <w:szCs w:val="22"/>
          </w:rPr>
          <w:tab/>
        </w:r>
      </w:del>
    </w:p>
    <w:p w14:paraId="1A2FA428" w14:textId="00DF6C41" w:rsidR="0019104F" w:rsidRPr="0019104F" w:rsidDel="00FF44F7" w:rsidRDefault="0019104F">
      <w:pPr>
        <w:spacing w:line="360" w:lineRule="auto"/>
        <w:jc w:val="both"/>
        <w:rPr>
          <w:del w:id="1472" w:author="Elsabe Viljoen" w:date="2025-11-24T10:14:00Z" w16du:dateUtc="2025-11-24T08:14:00Z"/>
          <w:rFonts w:ascii="Arial" w:hAnsi="Arial" w:cs="Arial"/>
          <w:sz w:val="22"/>
          <w:szCs w:val="22"/>
        </w:rPr>
        <w:pPrChange w:id="1473" w:author="Elsabe Viljoen" w:date="2025-11-28T06:48:00Z" w16du:dateUtc="2025-11-28T04:48:00Z">
          <w:pPr>
            <w:spacing w:line="360" w:lineRule="auto"/>
            <w:ind w:left="720" w:hanging="720"/>
          </w:pPr>
        </w:pPrChange>
      </w:pPr>
    </w:p>
    <w:p w14:paraId="50ED334F" w14:textId="4B295B0A" w:rsidR="0019104F" w:rsidRPr="0019104F" w:rsidDel="00FF44F7" w:rsidRDefault="0019104F">
      <w:pPr>
        <w:spacing w:line="360" w:lineRule="auto"/>
        <w:jc w:val="both"/>
        <w:rPr>
          <w:del w:id="1474" w:author="Elsabe Viljoen" w:date="2025-11-24T10:14:00Z" w16du:dateUtc="2025-11-24T08:14:00Z"/>
          <w:rFonts w:ascii="Arial" w:hAnsi="Arial" w:cs="Arial"/>
          <w:sz w:val="22"/>
          <w:szCs w:val="22"/>
        </w:rPr>
        <w:pPrChange w:id="1475" w:author="Elsabe Viljoen" w:date="2025-11-28T06:48:00Z" w16du:dateUtc="2025-11-28T04:48:00Z">
          <w:pPr>
            <w:spacing w:line="360" w:lineRule="auto"/>
            <w:ind w:left="720" w:hanging="720"/>
          </w:pPr>
        </w:pPrChange>
      </w:pPr>
      <w:del w:id="1476" w:author="Elsabe Viljoen" w:date="2025-11-24T10:14:00Z" w16du:dateUtc="2025-11-24T08:14:00Z">
        <w:r w:rsidRPr="0019104F" w:rsidDel="00FF44F7">
          <w:rPr>
            <w:rFonts w:ascii="Arial" w:hAnsi="Arial" w:cs="Arial"/>
            <w:sz w:val="22"/>
            <w:szCs w:val="22"/>
          </w:rPr>
          <w:delText>11.5.3</w:delText>
        </w:r>
        <w:r w:rsidDel="00FF44F7">
          <w:rPr>
            <w:rFonts w:ascii="Arial" w:hAnsi="Arial" w:cs="Arial"/>
            <w:b/>
            <w:bCs/>
            <w:sz w:val="22"/>
            <w:szCs w:val="22"/>
          </w:rPr>
          <w:delText xml:space="preserve"> </w:delText>
        </w:r>
      </w:del>
    </w:p>
    <w:p w14:paraId="47C1C457" w14:textId="0C966D92" w:rsidR="003D5458" w:rsidRPr="008F296B" w:rsidDel="00FF44F7" w:rsidRDefault="003D5458">
      <w:pPr>
        <w:spacing w:line="360" w:lineRule="auto"/>
        <w:jc w:val="both"/>
        <w:rPr>
          <w:del w:id="1477" w:author="Elsabe Viljoen" w:date="2025-11-24T10:14:00Z" w16du:dateUtc="2025-11-24T08:14:00Z"/>
          <w:rFonts w:ascii="Arial" w:hAnsi="Arial" w:cs="Arial"/>
          <w:sz w:val="22"/>
          <w:szCs w:val="22"/>
        </w:rPr>
        <w:pPrChange w:id="1478" w:author="Elsabe Viljoen" w:date="2025-11-28T06:48:00Z" w16du:dateUtc="2025-11-28T04:48:00Z">
          <w:pPr>
            <w:spacing w:line="360" w:lineRule="auto"/>
          </w:pPr>
        </w:pPrChange>
      </w:pPr>
    </w:p>
    <w:p w14:paraId="755449E6" w14:textId="3EBC1BC1" w:rsidR="00F559D8" w:rsidRPr="00F559D8" w:rsidDel="00FF44F7" w:rsidRDefault="00F559D8">
      <w:pPr>
        <w:spacing w:line="360" w:lineRule="auto"/>
        <w:jc w:val="both"/>
        <w:rPr>
          <w:del w:id="1479" w:author="Elsabe Viljoen" w:date="2025-11-24T10:14:00Z" w16du:dateUtc="2025-11-24T08:14:00Z"/>
          <w:rFonts w:ascii="Arial" w:hAnsi="Arial" w:cs="Arial"/>
          <w:sz w:val="22"/>
          <w:szCs w:val="22"/>
        </w:rPr>
        <w:pPrChange w:id="1480" w:author="Elsabe Viljoen" w:date="2025-11-28T06:48:00Z" w16du:dateUtc="2025-11-28T04:48:00Z">
          <w:pPr>
            <w:spacing w:line="360" w:lineRule="auto"/>
            <w:ind w:left="720" w:hanging="720"/>
          </w:pPr>
        </w:pPrChange>
      </w:pPr>
      <w:del w:id="1481" w:author="Elsabe Viljoen" w:date="2025-11-24T10:14:00Z" w16du:dateUtc="2025-11-24T08:14:00Z">
        <w:r w:rsidRPr="00F559D8" w:rsidDel="00FF44F7">
          <w:rPr>
            <w:rFonts w:ascii="Arial" w:hAnsi="Arial" w:cs="Arial"/>
            <w:sz w:val="22"/>
            <w:szCs w:val="22"/>
          </w:rPr>
          <w:delText xml:space="preserve">11.6.1 </w:delText>
        </w:r>
        <w:r w:rsidR="003D5458" w:rsidRPr="008F296B" w:rsidDel="00FF44F7">
          <w:rPr>
            <w:rFonts w:ascii="Arial" w:hAnsi="Arial" w:cs="Arial"/>
            <w:sz w:val="22"/>
            <w:szCs w:val="22"/>
          </w:rPr>
          <w:tab/>
        </w:r>
      </w:del>
    </w:p>
    <w:p w14:paraId="29FD6BEB" w14:textId="51819494" w:rsidR="003D5458" w:rsidRPr="00F559D8" w:rsidDel="00FF44F7" w:rsidRDefault="003D5458">
      <w:pPr>
        <w:spacing w:line="360" w:lineRule="auto"/>
        <w:jc w:val="both"/>
        <w:rPr>
          <w:del w:id="1482" w:author="Elsabe Viljoen" w:date="2025-11-24T10:14:00Z" w16du:dateUtc="2025-11-24T08:14:00Z"/>
          <w:rFonts w:ascii="Arial" w:hAnsi="Arial" w:cs="Arial"/>
          <w:sz w:val="22"/>
          <w:szCs w:val="22"/>
        </w:rPr>
        <w:pPrChange w:id="1483" w:author="Elsabe Viljoen" w:date="2025-11-28T06:48:00Z" w16du:dateUtc="2025-11-28T04:48:00Z">
          <w:pPr>
            <w:spacing w:line="360" w:lineRule="auto"/>
            <w:ind w:left="360" w:hanging="360"/>
          </w:pPr>
        </w:pPrChange>
      </w:pPr>
    </w:p>
    <w:p w14:paraId="389E02E6" w14:textId="77777777" w:rsidR="0024221F" w:rsidRPr="008F296B" w:rsidRDefault="0024221F">
      <w:pPr>
        <w:spacing w:line="360" w:lineRule="auto"/>
        <w:jc w:val="both"/>
        <w:rPr>
          <w:rFonts w:ascii="Arial" w:hAnsi="Arial" w:cs="Arial"/>
          <w:sz w:val="22"/>
          <w:szCs w:val="22"/>
        </w:rPr>
        <w:pPrChange w:id="1484" w:author="Elsabe Viljoen" w:date="2025-11-28T06:48:00Z" w16du:dateUtc="2025-11-28T04:48:00Z">
          <w:pPr>
            <w:tabs>
              <w:tab w:val="left" w:pos="851"/>
            </w:tabs>
            <w:spacing w:line="360" w:lineRule="auto"/>
            <w:ind w:left="851" w:hanging="851"/>
          </w:pPr>
        </w:pPrChange>
      </w:pPr>
    </w:p>
    <w:p w14:paraId="2F6787F1" w14:textId="2CABC312" w:rsidR="0024221F" w:rsidRPr="00A03902" w:rsidRDefault="0024221F">
      <w:pPr>
        <w:tabs>
          <w:tab w:val="left" w:pos="851"/>
        </w:tabs>
        <w:spacing w:line="360" w:lineRule="auto"/>
        <w:ind w:left="851" w:hanging="851"/>
        <w:jc w:val="both"/>
        <w:rPr>
          <w:rFonts w:ascii="Arial" w:hAnsi="Arial" w:cs="Arial"/>
          <w:sz w:val="22"/>
          <w:szCs w:val="22"/>
          <w:u w:val="single"/>
          <w:rPrChange w:id="1485" w:author="Elsabe Viljoen" w:date="2025-12-11T13:10:00Z" w16du:dateUtc="2025-12-11T11:10:00Z">
            <w:rPr>
              <w:rFonts w:ascii="Arial" w:hAnsi="Arial" w:cs="Arial"/>
              <w:b/>
              <w:bCs/>
              <w:sz w:val="22"/>
              <w:szCs w:val="22"/>
              <w:u w:val="single"/>
            </w:rPr>
          </w:rPrChange>
        </w:rPr>
        <w:pPrChange w:id="1486" w:author="Elsabe Viljoen" w:date="2025-11-28T06:48:00Z" w16du:dateUtc="2025-11-28T04:48:00Z">
          <w:pPr>
            <w:tabs>
              <w:tab w:val="left" w:pos="851"/>
            </w:tabs>
            <w:spacing w:line="360" w:lineRule="auto"/>
            <w:ind w:left="851" w:hanging="851"/>
          </w:pPr>
        </w:pPrChange>
      </w:pPr>
      <w:r w:rsidRPr="008F296B">
        <w:rPr>
          <w:rFonts w:ascii="Arial" w:hAnsi="Arial" w:cs="Arial"/>
          <w:b/>
          <w:bCs/>
          <w:sz w:val="22"/>
          <w:szCs w:val="22"/>
        </w:rPr>
        <w:t>1</w:t>
      </w:r>
      <w:del w:id="1487" w:author="Elsabe Viljoen" w:date="2025-11-24T10:14:00Z" w16du:dateUtc="2025-11-24T08:14:00Z">
        <w:r w:rsidRPr="008F296B" w:rsidDel="00FF44F7">
          <w:rPr>
            <w:rFonts w:ascii="Arial" w:hAnsi="Arial" w:cs="Arial"/>
            <w:b/>
            <w:bCs/>
            <w:sz w:val="22"/>
            <w:szCs w:val="22"/>
          </w:rPr>
          <w:delText>5</w:delText>
        </w:r>
      </w:del>
      <w:ins w:id="1488" w:author="Elsabe Viljoen" w:date="2025-11-24T10:14:00Z" w16du:dateUtc="2025-11-24T08:14:00Z">
        <w:r w:rsidR="00FF44F7">
          <w:rPr>
            <w:rFonts w:ascii="Arial" w:hAnsi="Arial" w:cs="Arial"/>
            <w:b/>
            <w:bCs/>
            <w:sz w:val="22"/>
            <w:szCs w:val="22"/>
          </w:rPr>
          <w:t>0</w:t>
        </w:r>
      </w:ins>
      <w:r w:rsidRPr="008F296B">
        <w:rPr>
          <w:rFonts w:ascii="Arial" w:hAnsi="Arial" w:cs="Arial"/>
          <w:b/>
          <w:bCs/>
          <w:sz w:val="22"/>
          <w:szCs w:val="22"/>
        </w:rPr>
        <w:t xml:space="preserve">. </w:t>
      </w:r>
      <w:r w:rsidRPr="008F296B">
        <w:rPr>
          <w:rFonts w:ascii="Arial" w:hAnsi="Arial" w:cs="Arial"/>
          <w:b/>
          <w:bCs/>
          <w:sz w:val="22"/>
          <w:szCs w:val="22"/>
        </w:rPr>
        <w:tab/>
      </w:r>
      <w:r w:rsidRPr="008F296B">
        <w:rPr>
          <w:rFonts w:ascii="Arial" w:hAnsi="Arial" w:cs="Arial"/>
          <w:b/>
          <w:bCs/>
          <w:sz w:val="22"/>
          <w:szCs w:val="22"/>
          <w:u w:val="single"/>
        </w:rPr>
        <w:t>NETFLIX DELIVERABLES, DEVELOPMENT DELIVERABLES, REPORTING OBLIGATIONS AND CREATIVE/LEGAL SIGN-OFF PROCEDURES</w:t>
      </w:r>
    </w:p>
    <w:p w14:paraId="31D6F9C6" w14:textId="1C54FD16" w:rsidR="0024221F" w:rsidRPr="00A03902" w:rsidRDefault="0024221F">
      <w:pPr>
        <w:tabs>
          <w:tab w:val="left" w:pos="709"/>
        </w:tabs>
        <w:spacing w:line="360" w:lineRule="auto"/>
        <w:ind w:left="851" w:hanging="851"/>
        <w:jc w:val="both"/>
        <w:rPr>
          <w:rFonts w:ascii="Arial" w:hAnsi="Arial" w:cs="Arial"/>
          <w:sz w:val="22"/>
          <w:szCs w:val="22"/>
          <w:rPrChange w:id="1489" w:author="Elsabe Viljoen" w:date="2025-12-11T13:10:00Z" w16du:dateUtc="2025-12-11T11:10:00Z">
            <w:rPr>
              <w:rFonts w:ascii="Arial" w:hAnsi="Arial" w:cs="Arial"/>
              <w:b/>
              <w:bCs/>
              <w:sz w:val="22"/>
              <w:szCs w:val="22"/>
            </w:rPr>
          </w:rPrChange>
        </w:rPr>
        <w:pPrChange w:id="1490" w:author="Elsabe Viljoen" w:date="2025-11-28T06:48:00Z" w16du:dateUtc="2025-11-28T04:48:00Z">
          <w:pPr>
            <w:tabs>
              <w:tab w:val="left" w:pos="709"/>
            </w:tabs>
            <w:spacing w:line="360" w:lineRule="auto"/>
            <w:ind w:left="851" w:hanging="851"/>
          </w:pPr>
        </w:pPrChange>
      </w:pPr>
      <w:r w:rsidRPr="00A03902">
        <w:rPr>
          <w:rFonts w:ascii="Arial" w:hAnsi="Arial" w:cs="Arial"/>
          <w:sz w:val="22"/>
          <w:szCs w:val="22"/>
          <w:rPrChange w:id="1491" w:author="Elsabe Viljoen" w:date="2025-12-11T13:10:00Z" w16du:dateUtc="2025-12-11T11:10:00Z">
            <w:rPr>
              <w:rFonts w:ascii="Arial" w:hAnsi="Arial" w:cs="Arial"/>
              <w:b/>
              <w:bCs/>
              <w:sz w:val="22"/>
              <w:szCs w:val="22"/>
            </w:rPr>
          </w:rPrChange>
        </w:rPr>
        <w:t>1</w:t>
      </w:r>
      <w:ins w:id="1492" w:author="Elsabe Viljoen" w:date="2025-11-24T10:14:00Z" w16du:dateUtc="2025-11-24T08:14:00Z">
        <w:r w:rsidR="00FF44F7" w:rsidRPr="00A03902">
          <w:rPr>
            <w:rFonts w:ascii="Arial" w:hAnsi="Arial" w:cs="Arial"/>
            <w:sz w:val="22"/>
            <w:szCs w:val="22"/>
            <w:rPrChange w:id="1493" w:author="Elsabe Viljoen" w:date="2025-12-11T13:10:00Z" w16du:dateUtc="2025-12-11T11:10:00Z">
              <w:rPr>
                <w:rFonts w:ascii="Arial" w:hAnsi="Arial" w:cs="Arial"/>
                <w:b/>
                <w:bCs/>
                <w:sz w:val="22"/>
                <w:szCs w:val="22"/>
              </w:rPr>
            </w:rPrChange>
          </w:rPr>
          <w:t>0</w:t>
        </w:r>
      </w:ins>
      <w:del w:id="1494" w:author="Elsabe Viljoen" w:date="2025-11-24T10:14:00Z" w16du:dateUtc="2025-11-24T08:14:00Z">
        <w:r w:rsidRPr="00A03902" w:rsidDel="00FF44F7">
          <w:rPr>
            <w:rFonts w:ascii="Arial" w:hAnsi="Arial" w:cs="Arial"/>
            <w:sz w:val="22"/>
            <w:szCs w:val="22"/>
            <w:rPrChange w:id="1495"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496" w:author="Elsabe Viljoen" w:date="2025-12-11T13:10:00Z" w16du:dateUtc="2025-12-11T11:10:00Z">
            <w:rPr>
              <w:rFonts w:ascii="Arial" w:hAnsi="Arial" w:cs="Arial"/>
              <w:b/>
              <w:bCs/>
              <w:sz w:val="22"/>
              <w:szCs w:val="22"/>
            </w:rPr>
          </w:rPrChange>
        </w:rPr>
        <w:t xml:space="preserve">.1 </w:t>
      </w:r>
      <w:r w:rsidR="00615B73" w:rsidRPr="00A03902">
        <w:rPr>
          <w:rFonts w:ascii="Arial" w:hAnsi="Arial" w:cs="Arial"/>
          <w:sz w:val="22"/>
          <w:szCs w:val="22"/>
          <w:rPrChange w:id="1497" w:author="Elsabe Viljoen" w:date="2025-12-11T13:10:00Z" w16du:dateUtc="2025-12-11T11:10:00Z">
            <w:rPr>
              <w:rFonts w:ascii="Arial" w:hAnsi="Arial" w:cs="Arial"/>
              <w:b/>
              <w:bCs/>
              <w:sz w:val="22"/>
              <w:szCs w:val="22"/>
            </w:rPr>
          </w:rPrChange>
        </w:rPr>
        <w:tab/>
      </w:r>
      <w:r w:rsidR="00615B73" w:rsidRPr="00A03902">
        <w:rPr>
          <w:rFonts w:ascii="Arial" w:hAnsi="Arial" w:cs="Arial"/>
          <w:sz w:val="22"/>
          <w:szCs w:val="22"/>
          <w:rPrChange w:id="1498"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499" w:author="Elsabe Viljoen" w:date="2025-12-11T13:10:00Z" w16du:dateUtc="2025-12-11T11:10:00Z">
            <w:rPr>
              <w:rFonts w:ascii="Arial" w:hAnsi="Arial" w:cs="Arial"/>
              <w:b/>
              <w:bCs/>
              <w:sz w:val="22"/>
              <w:szCs w:val="22"/>
              <w:u w:val="single"/>
            </w:rPr>
          </w:rPrChange>
        </w:rPr>
        <w:t>General Obligation to Produce and Deliver Materials</w:t>
      </w:r>
    </w:p>
    <w:p w14:paraId="0C63283E" w14:textId="178FFBE4" w:rsidR="00615B73" w:rsidRPr="008F296B" w:rsidRDefault="0024221F">
      <w:pPr>
        <w:tabs>
          <w:tab w:val="left" w:pos="851"/>
        </w:tabs>
        <w:spacing w:line="360" w:lineRule="auto"/>
        <w:ind w:left="851" w:hanging="851"/>
        <w:jc w:val="both"/>
        <w:rPr>
          <w:rFonts w:ascii="Arial" w:hAnsi="Arial" w:cs="Arial"/>
          <w:sz w:val="22"/>
          <w:szCs w:val="22"/>
        </w:rPr>
        <w:pPrChange w:id="1500" w:author="Elsabe Viljoen" w:date="2025-11-28T06:48:00Z" w16du:dateUtc="2025-11-28T04:48:00Z">
          <w:pPr>
            <w:tabs>
              <w:tab w:val="left" w:pos="851"/>
            </w:tabs>
            <w:spacing w:line="360" w:lineRule="auto"/>
            <w:ind w:left="851" w:hanging="851"/>
          </w:pPr>
        </w:pPrChange>
      </w:pPr>
      <w:r w:rsidRPr="008F296B">
        <w:rPr>
          <w:rFonts w:ascii="Arial" w:hAnsi="Arial" w:cs="Arial"/>
          <w:sz w:val="22"/>
          <w:szCs w:val="22"/>
        </w:rPr>
        <w:t>1</w:t>
      </w:r>
      <w:ins w:id="1501" w:author="Elsabe Viljoen" w:date="2025-11-24T10:14:00Z" w16du:dateUtc="2025-11-24T08:14:00Z">
        <w:r w:rsidR="00FF44F7">
          <w:rPr>
            <w:rFonts w:ascii="Arial" w:hAnsi="Arial" w:cs="Arial"/>
            <w:sz w:val="22"/>
            <w:szCs w:val="22"/>
          </w:rPr>
          <w:t>0</w:t>
        </w:r>
      </w:ins>
      <w:del w:id="1502" w:author="Elsabe Viljoen" w:date="2025-11-24T10:14:00Z" w16du:dateUtc="2025-11-24T08:14:00Z">
        <w:r w:rsidRPr="008F296B" w:rsidDel="00FF44F7">
          <w:rPr>
            <w:rFonts w:ascii="Arial" w:hAnsi="Arial" w:cs="Arial"/>
            <w:sz w:val="22"/>
            <w:szCs w:val="22"/>
          </w:rPr>
          <w:delText>5</w:delText>
        </w:r>
      </w:del>
      <w:r w:rsidRPr="008F296B">
        <w:rPr>
          <w:rFonts w:ascii="Arial" w:hAnsi="Arial" w:cs="Arial"/>
          <w:sz w:val="22"/>
          <w:szCs w:val="22"/>
        </w:rPr>
        <w:t xml:space="preserve">.1.1 </w:t>
      </w:r>
      <w:r w:rsidR="00615B73" w:rsidRPr="008F296B">
        <w:rPr>
          <w:rFonts w:ascii="Arial" w:hAnsi="Arial" w:cs="Arial"/>
          <w:sz w:val="22"/>
          <w:szCs w:val="22"/>
        </w:rPr>
        <w:tab/>
      </w:r>
      <w:r w:rsidRPr="008F296B">
        <w:rPr>
          <w:rFonts w:ascii="Arial" w:hAnsi="Arial" w:cs="Arial"/>
          <w:sz w:val="22"/>
          <w:szCs w:val="22"/>
        </w:rPr>
        <w:t xml:space="preserve">The Parties acknowledge and agree that the commissioning of the Project by Netflix </w:t>
      </w:r>
    </w:p>
    <w:p w14:paraId="1F38F6E0" w14:textId="190FBC6B" w:rsidR="0024221F" w:rsidRPr="008F296B" w:rsidRDefault="00615B73">
      <w:pPr>
        <w:tabs>
          <w:tab w:val="left" w:pos="851"/>
        </w:tabs>
        <w:spacing w:line="360" w:lineRule="auto"/>
        <w:ind w:left="851" w:hanging="851"/>
        <w:jc w:val="both"/>
        <w:rPr>
          <w:rFonts w:ascii="Arial" w:hAnsi="Arial" w:cs="Arial"/>
          <w:sz w:val="22"/>
          <w:szCs w:val="22"/>
        </w:rPr>
        <w:pPrChange w:id="1503" w:author="Elsabe Viljoen" w:date="2025-11-28T06:48:00Z" w16du:dateUtc="2025-11-28T04:48:00Z">
          <w:pPr>
            <w:tabs>
              <w:tab w:val="left" w:pos="851"/>
            </w:tabs>
            <w:spacing w:line="360" w:lineRule="auto"/>
            <w:ind w:left="851" w:hanging="851"/>
          </w:pPr>
        </w:pPrChange>
      </w:pPr>
      <w:r w:rsidRPr="008F296B">
        <w:rPr>
          <w:rFonts w:ascii="Arial" w:hAnsi="Arial" w:cs="Arial"/>
          <w:sz w:val="22"/>
          <w:szCs w:val="22"/>
        </w:rPr>
        <w:tab/>
      </w:r>
      <w:r w:rsidR="0024221F" w:rsidRPr="008F296B">
        <w:rPr>
          <w:rFonts w:ascii="Arial" w:hAnsi="Arial" w:cs="Arial"/>
          <w:sz w:val="22"/>
          <w:szCs w:val="22"/>
        </w:rPr>
        <w:t xml:space="preserve">requires strict adherence to a comprehensive framework of deliverables, review stages, approvals, documentation, reporting obligations and legal compliance. The Parties therefore undertake to prepare, compile and deliver all development, creative, financial, editorial, technical and legal materials described in this </w:t>
      </w:r>
      <w:del w:id="1504" w:author="Elsabe Viljoen" w:date="2025-11-24T12:09:00Z" w16du:dateUtc="2025-11-24T10:09:00Z">
        <w:r w:rsidR="0024221F" w:rsidRPr="008F296B" w:rsidDel="00DE78EB">
          <w:rPr>
            <w:rFonts w:ascii="Arial" w:hAnsi="Arial" w:cs="Arial"/>
            <w:sz w:val="22"/>
            <w:szCs w:val="22"/>
          </w:rPr>
          <w:delText xml:space="preserve">Section </w:delText>
        </w:r>
      </w:del>
      <w:ins w:id="1505" w:author="Elsabe Viljoen" w:date="2025-11-24T12:09:00Z" w16du:dateUtc="2025-11-24T10:09:00Z">
        <w:r w:rsidR="00DE78EB">
          <w:rPr>
            <w:rFonts w:ascii="Arial" w:hAnsi="Arial" w:cs="Arial"/>
            <w:sz w:val="22"/>
            <w:szCs w:val="22"/>
          </w:rPr>
          <w:t xml:space="preserve">clause </w:t>
        </w:r>
      </w:ins>
      <w:r w:rsidR="0024221F" w:rsidRPr="008F296B">
        <w:rPr>
          <w:rFonts w:ascii="Arial" w:hAnsi="Arial" w:cs="Arial"/>
          <w:sz w:val="22"/>
          <w:szCs w:val="22"/>
        </w:rPr>
        <w:t>1</w:t>
      </w:r>
      <w:del w:id="1506" w:author="Elsabe Viljoen" w:date="2025-11-24T12:08:00Z" w16du:dateUtc="2025-11-24T10:08:00Z">
        <w:r w:rsidR="0024221F" w:rsidRPr="008F296B" w:rsidDel="00B65834">
          <w:rPr>
            <w:rFonts w:ascii="Arial" w:hAnsi="Arial" w:cs="Arial"/>
            <w:sz w:val="22"/>
            <w:szCs w:val="22"/>
          </w:rPr>
          <w:delText>5</w:delText>
        </w:r>
      </w:del>
      <w:ins w:id="1507" w:author="Elsabe Viljoen" w:date="2025-11-24T12:08:00Z" w16du:dateUtc="2025-11-24T10:08:00Z">
        <w:r w:rsidR="00B65834">
          <w:rPr>
            <w:rFonts w:ascii="Arial" w:hAnsi="Arial" w:cs="Arial"/>
            <w:sz w:val="22"/>
            <w:szCs w:val="22"/>
          </w:rPr>
          <w:t>0</w:t>
        </w:r>
      </w:ins>
      <w:r w:rsidR="0024221F" w:rsidRPr="008F296B">
        <w:rPr>
          <w:rFonts w:ascii="Arial" w:hAnsi="Arial" w:cs="Arial"/>
          <w:sz w:val="22"/>
          <w:szCs w:val="22"/>
        </w:rPr>
        <w:t xml:space="preserve"> in accordance with the timelines, technical specifications and approval procedures required by Netflix.</w:t>
      </w:r>
    </w:p>
    <w:p w14:paraId="7637EDBA" w14:textId="77777777" w:rsidR="00615B73" w:rsidRPr="008F296B" w:rsidRDefault="00615B73">
      <w:pPr>
        <w:tabs>
          <w:tab w:val="left" w:pos="851"/>
        </w:tabs>
        <w:spacing w:line="360" w:lineRule="auto"/>
        <w:ind w:left="851" w:hanging="851"/>
        <w:jc w:val="both"/>
        <w:rPr>
          <w:rFonts w:ascii="Arial" w:hAnsi="Arial" w:cs="Arial"/>
          <w:sz w:val="22"/>
          <w:szCs w:val="22"/>
        </w:rPr>
        <w:pPrChange w:id="1508" w:author="Elsabe Viljoen" w:date="2025-11-28T06:48:00Z" w16du:dateUtc="2025-11-28T04:48:00Z">
          <w:pPr>
            <w:tabs>
              <w:tab w:val="left" w:pos="851"/>
            </w:tabs>
            <w:spacing w:line="360" w:lineRule="auto"/>
            <w:ind w:left="851" w:hanging="851"/>
          </w:pPr>
        </w:pPrChange>
      </w:pPr>
    </w:p>
    <w:p w14:paraId="6763AFF6" w14:textId="6DB7CEAE" w:rsidR="0024221F" w:rsidRPr="008F296B" w:rsidRDefault="0024221F">
      <w:pPr>
        <w:tabs>
          <w:tab w:val="left" w:pos="709"/>
        </w:tabs>
        <w:spacing w:line="360" w:lineRule="auto"/>
        <w:ind w:left="709" w:hanging="709"/>
        <w:jc w:val="both"/>
        <w:rPr>
          <w:rFonts w:ascii="Arial" w:hAnsi="Arial" w:cs="Arial"/>
          <w:sz w:val="22"/>
          <w:szCs w:val="22"/>
        </w:rPr>
        <w:pPrChange w:id="1509" w:author="Elsabe Viljoen" w:date="2025-11-28T06:48:00Z" w16du:dateUtc="2025-11-28T04:48:00Z">
          <w:pPr>
            <w:tabs>
              <w:tab w:val="left" w:pos="851"/>
            </w:tabs>
            <w:spacing w:line="360" w:lineRule="auto"/>
            <w:ind w:left="851" w:hanging="851"/>
          </w:pPr>
        </w:pPrChange>
      </w:pPr>
      <w:r w:rsidRPr="008F296B">
        <w:rPr>
          <w:rFonts w:ascii="Arial" w:hAnsi="Arial" w:cs="Arial"/>
          <w:sz w:val="22"/>
          <w:szCs w:val="22"/>
        </w:rPr>
        <w:t>1</w:t>
      </w:r>
      <w:ins w:id="1510" w:author="Elsabe Viljoen" w:date="2025-11-24T10:14:00Z" w16du:dateUtc="2025-11-24T08:14:00Z">
        <w:r w:rsidR="00FF44F7">
          <w:rPr>
            <w:rFonts w:ascii="Arial" w:hAnsi="Arial" w:cs="Arial"/>
            <w:sz w:val="22"/>
            <w:szCs w:val="22"/>
          </w:rPr>
          <w:t>0</w:t>
        </w:r>
      </w:ins>
      <w:del w:id="1511" w:author="Elsabe Viljoen" w:date="2025-11-24T10:14:00Z" w16du:dateUtc="2025-11-24T08:14:00Z">
        <w:r w:rsidRPr="008F296B" w:rsidDel="00FF44F7">
          <w:rPr>
            <w:rFonts w:ascii="Arial" w:hAnsi="Arial" w:cs="Arial"/>
            <w:sz w:val="22"/>
            <w:szCs w:val="22"/>
          </w:rPr>
          <w:delText>5</w:delText>
        </w:r>
      </w:del>
      <w:r w:rsidRPr="008F296B">
        <w:rPr>
          <w:rFonts w:ascii="Arial" w:hAnsi="Arial" w:cs="Arial"/>
          <w:sz w:val="22"/>
          <w:szCs w:val="22"/>
        </w:rPr>
        <w:t xml:space="preserve">.1.2 </w:t>
      </w:r>
      <w:r w:rsidR="00615B73" w:rsidRPr="008F296B">
        <w:rPr>
          <w:rFonts w:ascii="Arial" w:hAnsi="Arial" w:cs="Arial"/>
          <w:sz w:val="22"/>
          <w:szCs w:val="22"/>
        </w:rPr>
        <w:tab/>
      </w:r>
      <w:r w:rsidRPr="008F296B">
        <w:rPr>
          <w:rFonts w:ascii="Arial" w:hAnsi="Arial" w:cs="Arial"/>
          <w:sz w:val="22"/>
          <w:szCs w:val="22"/>
        </w:rPr>
        <w:t>All deliverables referenced herein shall be supplied to Netflix in the form, format, technical specification and through the secure delivery channels stipulated by Netflix.</w:t>
      </w:r>
    </w:p>
    <w:p w14:paraId="74C1068F" w14:textId="77777777" w:rsidR="00615B73" w:rsidRPr="008F296B" w:rsidRDefault="00615B73">
      <w:pPr>
        <w:tabs>
          <w:tab w:val="left" w:pos="709"/>
        </w:tabs>
        <w:spacing w:line="360" w:lineRule="auto"/>
        <w:ind w:left="709" w:hanging="709"/>
        <w:jc w:val="both"/>
        <w:rPr>
          <w:rFonts w:ascii="Arial" w:hAnsi="Arial" w:cs="Arial"/>
          <w:sz w:val="22"/>
          <w:szCs w:val="22"/>
        </w:rPr>
        <w:pPrChange w:id="1512" w:author="Elsabe Viljoen" w:date="2025-11-28T06:48:00Z" w16du:dateUtc="2025-11-28T04:48:00Z">
          <w:pPr>
            <w:tabs>
              <w:tab w:val="left" w:pos="851"/>
            </w:tabs>
            <w:spacing w:line="360" w:lineRule="auto"/>
            <w:ind w:left="851" w:hanging="851"/>
          </w:pPr>
        </w:pPrChange>
      </w:pPr>
    </w:p>
    <w:p w14:paraId="7662603B" w14:textId="70739329" w:rsidR="0024221F" w:rsidRPr="00A03902" w:rsidRDefault="0024221F">
      <w:pPr>
        <w:tabs>
          <w:tab w:val="left" w:pos="709"/>
        </w:tabs>
        <w:spacing w:line="360" w:lineRule="auto"/>
        <w:ind w:left="709" w:hanging="709"/>
        <w:jc w:val="both"/>
        <w:rPr>
          <w:rFonts w:ascii="Arial" w:hAnsi="Arial" w:cs="Arial"/>
          <w:sz w:val="22"/>
          <w:szCs w:val="22"/>
        </w:rPr>
        <w:pPrChange w:id="1513" w:author="Elsabe Viljoen" w:date="2025-11-28T06:48:00Z" w16du:dateUtc="2025-11-28T04:48:00Z">
          <w:pPr>
            <w:tabs>
              <w:tab w:val="left" w:pos="851"/>
            </w:tabs>
            <w:spacing w:line="360" w:lineRule="auto"/>
            <w:ind w:left="851" w:hanging="851"/>
          </w:pPr>
        </w:pPrChange>
      </w:pPr>
      <w:r w:rsidRPr="008F296B">
        <w:rPr>
          <w:rFonts w:ascii="Arial" w:hAnsi="Arial" w:cs="Arial"/>
          <w:sz w:val="22"/>
          <w:szCs w:val="22"/>
        </w:rPr>
        <w:t>1</w:t>
      </w:r>
      <w:ins w:id="1514" w:author="Elsabe Viljoen" w:date="2025-11-24T10:14:00Z" w16du:dateUtc="2025-11-24T08:14:00Z">
        <w:r w:rsidR="00FF44F7">
          <w:rPr>
            <w:rFonts w:ascii="Arial" w:hAnsi="Arial" w:cs="Arial"/>
            <w:sz w:val="22"/>
            <w:szCs w:val="22"/>
          </w:rPr>
          <w:t>0</w:t>
        </w:r>
      </w:ins>
      <w:del w:id="1515" w:author="Elsabe Viljoen" w:date="2025-11-24T10:14:00Z" w16du:dateUtc="2025-11-24T08:14:00Z">
        <w:r w:rsidRPr="008F296B" w:rsidDel="00FF44F7">
          <w:rPr>
            <w:rFonts w:ascii="Arial" w:hAnsi="Arial" w:cs="Arial"/>
            <w:sz w:val="22"/>
            <w:szCs w:val="22"/>
          </w:rPr>
          <w:delText>5</w:delText>
        </w:r>
      </w:del>
      <w:r w:rsidRPr="008F296B">
        <w:rPr>
          <w:rFonts w:ascii="Arial" w:hAnsi="Arial" w:cs="Arial"/>
          <w:sz w:val="22"/>
          <w:szCs w:val="22"/>
        </w:rPr>
        <w:t xml:space="preserve">.1.3 </w:t>
      </w:r>
      <w:r w:rsidR="00615B73" w:rsidRPr="008F296B">
        <w:rPr>
          <w:rFonts w:ascii="Arial" w:hAnsi="Arial" w:cs="Arial"/>
          <w:sz w:val="22"/>
          <w:szCs w:val="22"/>
        </w:rPr>
        <w:tab/>
      </w:r>
      <w:r w:rsidRPr="008F296B">
        <w:rPr>
          <w:rFonts w:ascii="Arial" w:hAnsi="Arial" w:cs="Arial"/>
          <w:sz w:val="22"/>
          <w:szCs w:val="22"/>
        </w:rPr>
        <w:t xml:space="preserve">No deliverable shall be deemed submitted unless Netflix confirms receipt in writing through the </w:t>
      </w:r>
      <w:r w:rsidRPr="00A03902">
        <w:rPr>
          <w:rFonts w:ascii="Arial" w:hAnsi="Arial" w:cs="Arial"/>
          <w:sz w:val="22"/>
          <w:szCs w:val="22"/>
        </w:rPr>
        <w:t>designated Netflix representative(s).</w:t>
      </w:r>
    </w:p>
    <w:p w14:paraId="3712BEE8" w14:textId="778382D1" w:rsidR="0024221F" w:rsidRPr="00A03902" w:rsidRDefault="0024221F">
      <w:pPr>
        <w:tabs>
          <w:tab w:val="left" w:pos="709"/>
          <w:tab w:val="left" w:pos="993"/>
        </w:tabs>
        <w:spacing w:line="360" w:lineRule="auto"/>
        <w:ind w:left="709" w:hanging="709"/>
        <w:jc w:val="both"/>
        <w:rPr>
          <w:rFonts w:ascii="Arial" w:hAnsi="Arial" w:cs="Arial"/>
          <w:sz w:val="22"/>
          <w:szCs w:val="22"/>
        </w:rPr>
        <w:pPrChange w:id="1516" w:author="Elsabe Viljoen" w:date="2025-11-28T06:48:00Z" w16du:dateUtc="2025-11-28T04:48:00Z">
          <w:pPr>
            <w:tabs>
              <w:tab w:val="left" w:pos="993"/>
            </w:tabs>
            <w:spacing w:line="360" w:lineRule="auto"/>
            <w:ind w:left="993" w:hanging="993"/>
          </w:pPr>
        </w:pPrChange>
      </w:pPr>
    </w:p>
    <w:p w14:paraId="0F97A539" w14:textId="77777777" w:rsidR="00D8312A" w:rsidRPr="00A03902" w:rsidRDefault="00F559D8" w:rsidP="00D8312A">
      <w:pPr>
        <w:tabs>
          <w:tab w:val="left" w:pos="709"/>
        </w:tabs>
        <w:spacing w:line="360" w:lineRule="auto"/>
        <w:ind w:left="709" w:hanging="709"/>
        <w:jc w:val="both"/>
        <w:rPr>
          <w:ins w:id="1517" w:author="Elsabe Viljoen" w:date="2025-11-28T06:53:00Z" w16du:dateUtc="2025-11-28T04:53:00Z"/>
          <w:rFonts w:ascii="Arial" w:hAnsi="Arial" w:cs="Arial"/>
          <w:sz w:val="22"/>
          <w:szCs w:val="22"/>
          <w:u w:val="single"/>
          <w:rPrChange w:id="1518" w:author="Elsabe Viljoen" w:date="2025-12-11T13:10:00Z" w16du:dateUtc="2025-12-11T11:10:00Z">
            <w:rPr>
              <w:ins w:id="1519" w:author="Elsabe Viljoen" w:date="2025-11-28T06:53:00Z" w16du:dateUtc="2025-11-28T04:53:00Z"/>
              <w:rFonts w:ascii="Arial" w:hAnsi="Arial" w:cs="Arial"/>
              <w:b/>
              <w:bCs/>
              <w:sz w:val="22"/>
              <w:szCs w:val="22"/>
              <w:u w:val="single"/>
            </w:rPr>
          </w:rPrChange>
        </w:rPr>
      </w:pPr>
      <w:r w:rsidRPr="00A03902">
        <w:rPr>
          <w:rFonts w:ascii="Arial" w:hAnsi="Arial" w:cs="Arial"/>
          <w:sz w:val="22"/>
          <w:szCs w:val="22"/>
          <w:rPrChange w:id="1520" w:author="Elsabe Viljoen" w:date="2025-12-11T13:10:00Z" w16du:dateUtc="2025-12-11T11:10:00Z">
            <w:rPr>
              <w:rFonts w:ascii="Arial" w:hAnsi="Arial" w:cs="Arial"/>
              <w:b/>
              <w:bCs/>
              <w:sz w:val="22"/>
              <w:szCs w:val="22"/>
            </w:rPr>
          </w:rPrChange>
        </w:rPr>
        <w:t>1</w:t>
      </w:r>
      <w:ins w:id="1521" w:author="Elsabe Viljoen" w:date="2025-11-24T10:14:00Z" w16du:dateUtc="2025-11-24T08:14:00Z">
        <w:r w:rsidR="00FF44F7" w:rsidRPr="00A03902">
          <w:rPr>
            <w:rFonts w:ascii="Arial" w:hAnsi="Arial" w:cs="Arial"/>
            <w:sz w:val="22"/>
            <w:szCs w:val="22"/>
            <w:rPrChange w:id="1522" w:author="Elsabe Viljoen" w:date="2025-12-11T13:10:00Z" w16du:dateUtc="2025-12-11T11:10:00Z">
              <w:rPr>
                <w:rFonts w:ascii="Arial" w:hAnsi="Arial" w:cs="Arial"/>
                <w:b/>
                <w:bCs/>
                <w:sz w:val="22"/>
                <w:szCs w:val="22"/>
              </w:rPr>
            </w:rPrChange>
          </w:rPr>
          <w:t>0</w:t>
        </w:r>
      </w:ins>
      <w:del w:id="1523" w:author="Elsabe Viljoen" w:date="2025-11-24T10:14:00Z" w16du:dateUtc="2025-11-24T08:14:00Z">
        <w:r w:rsidRPr="00A03902" w:rsidDel="00FF44F7">
          <w:rPr>
            <w:rFonts w:ascii="Arial" w:hAnsi="Arial" w:cs="Arial"/>
            <w:sz w:val="22"/>
            <w:szCs w:val="22"/>
            <w:rPrChange w:id="1524"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525" w:author="Elsabe Viljoen" w:date="2025-12-11T13:10:00Z" w16du:dateUtc="2025-12-11T11:10:00Z">
            <w:rPr>
              <w:rFonts w:ascii="Arial" w:hAnsi="Arial" w:cs="Arial"/>
              <w:b/>
              <w:bCs/>
              <w:sz w:val="22"/>
              <w:szCs w:val="22"/>
            </w:rPr>
          </w:rPrChange>
        </w:rPr>
        <w:t xml:space="preserve">.2 </w:t>
      </w:r>
      <w:r w:rsidR="00615B73" w:rsidRPr="00A03902">
        <w:rPr>
          <w:rFonts w:ascii="Arial" w:hAnsi="Arial" w:cs="Arial"/>
          <w:sz w:val="22"/>
          <w:szCs w:val="22"/>
          <w:rPrChange w:id="1526" w:author="Elsabe Viljoen" w:date="2025-12-11T13:10:00Z" w16du:dateUtc="2025-12-11T11:10:00Z">
            <w:rPr>
              <w:rFonts w:ascii="Arial" w:hAnsi="Arial" w:cs="Arial"/>
              <w:b/>
              <w:bCs/>
              <w:sz w:val="22"/>
              <w:szCs w:val="22"/>
            </w:rPr>
          </w:rPrChange>
        </w:rPr>
        <w:tab/>
      </w:r>
      <w:r w:rsidR="00967311" w:rsidRPr="00A03902">
        <w:rPr>
          <w:rFonts w:ascii="Arial" w:hAnsi="Arial" w:cs="Arial"/>
          <w:sz w:val="22"/>
          <w:szCs w:val="22"/>
          <w:u w:val="single"/>
          <w:rPrChange w:id="1527" w:author="Elsabe Viljoen" w:date="2025-12-11T13:10:00Z" w16du:dateUtc="2025-12-11T11:10:00Z">
            <w:rPr>
              <w:rFonts w:ascii="Arial" w:hAnsi="Arial" w:cs="Arial"/>
              <w:b/>
              <w:bCs/>
              <w:sz w:val="22"/>
              <w:szCs w:val="22"/>
              <w:u w:val="single"/>
            </w:rPr>
          </w:rPrChange>
        </w:rPr>
        <w:t>Development Deliverables Required by Netflix</w:t>
      </w:r>
    </w:p>
    <w:p w14:paraId="3AF83E9E" w14:textId="0A2B6C7A" w:rsidR="00967311" w:rsidRPr="00A03902" w:rsidRDefault="00967311">
      <w:pPr>
        <w:tabs>
          <w:tab w:val="left" w:pos="709"/>
        </w:tabs>
        <w:spacing w:line="360" w:lineRule="auto"/>
        <w:ind w:left="709"/>
        <w:jc w:val="both"/>
        <w:rPr>
          <w:rFonts w:ascii="Arial" w:hAnsi="Arial" w:cs="Arial"/>
          <w:sz w:val="22"/>
          <w:szCs w:val="22"/>
        </w:rPr>
        <w:pPrChange w:id="1528" w:author="Elsabe Viljoen" w:date="2025-11-28T06:53:00Z" w16du:dateUtc="2025-11-28T04:53:00Z">
          <w:pPr>
            <w:tabs>
              <w:tab w:val="left" w:pos="851"/>
            </w:tabs>
            <w:spacing w:line="360" w:lineRule="auto"/>
            <w:ind w:left="851" w:hanging="851"/>
          </w:pPr>
        </w:pPrChange>
      </w:pPr>
      <w:del w:id="1529" w:author="Elsabe Viljoen" w:date="2025-11-28T06:53:00Z" w16du:dateUtc="2025-11-28T04:53:00Z">
        <w:r w:rsidRPr="00A03902" w:rsidDel="00D8312A">
          <w:rPr>
            <w:rFonts w:ascii="Arial" w:hAnsi="Arial" w:cs="Arial"/>
            <w:sz w:val="22"/>
            <w:szCs w:val="22"/>
            <w:rPrChange w:id="1530" w:author="Elsabe Viljoen" w:date="2025-12-11T13:10:00Z" w16du:dateUtc="2025-12-11T11:10:00Z">
              <w:rPr>
                <w:rFonts w:ascii="Arial" w:hAnsi="Arial" w:cs="Arial"/>
                <w:b/>
                <w:bCs/>
                <w:sz w:val="22"/>
                <w:szCs w:val="22"/>
              </w:rPr>
            </w:rPrChange>
          </w:rPr>
          <w:br/>
        </w:r>
      </w:del>
      <w:r w:rsidRPr="00A03902">
        <w:rPr>
          <w:rFonts w:ascii="Arial" w:hAnsi="Arial" w:cs="Arial"/>
          <w:sz w:val="22"/>
          <w:szCs w:val="22"/>
        </w:rPr>
        <w:t>The Parties shall jointly prepare and deliver to Netflix, during the development phase, a comprehensive suite of development materials (collectively referred to as the “Development Package”), which shall form an essential component of Netflix’s evaluation of the Project. The Development Package shall be prepared in accordance with professional documentary standards and Netflix’s requirements and shall reflect the Parties’ then-current creative intentions, it being recorded that such materials may be refined, expanded or adjusted in the ordinary course of development, subject to Netflix’s review and approval process.</w:t>
      </w:r>
    </w:p>
    <w:p w14:paraId="626F0580"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31" w:author="Elsabe Viljoen" w:date="2025-11-28T06:48:00Z" w16du:dateUtc="2025-11-28T04:48:00Z">
          <w:pPr>
            <w:tabs>
              <w:tab w:val="left" w:pos="993"/>
            </w:tabs>
            <w:spacing w:line="360" w:lineRule="auto"/>
            <w:ind w:left="993" w:hanging="993"/>
          </w:pPr>
        </w:pPrChange>
      </w:pPr>
    </w:p>
    <w:p w14:paraId="3A95EDF6" w14:textId="77777777" w:rsidR="00D8312A" w:rsidRPr="00A03902" w:rsidRDefault="00F559D8" w:rsidP="00D8312A">
      <w:pPr>
        <w:tabs>
          <w:tab w:val="left" w:pos="709"/>
          <w:tab w:val="left" w:pos="993"/>
        </w:tabs>
        <w:spacing w:line="360" w:lineRule="auto"/>
        <w:ind w:left="709" w:hanging="709"/>
        <w:jc w:val="both"/>
        <w:rPr>
          <w:ins w:id="1532" w:author="Elsabe Viljoen" w:date="2025-11-28T06:53:00Z" w16du:dateUtc="2025-11-28T04:53:00Z"/>
          <w:rFonts w:ascii="Arial" w:hAnsi="Arial" w:cs="Arial"/>
          <w:sz w:val="22"/>
          <w:szCs w:val="22"/>
          <w:u w:val="single"/>
        </w:rPr>
      </w:pPr>
      <w:r w:rsidRPr="00A03902">
        <w:rPr>
          <w:rFonts w:ascii="Arial" w:hAnsi="Arial" w:cs="Arial"/>
          <w:sz w:val="22"/>
          <w:szCs w:val="22"/>
        </w:rPr>
        <w:t>1</w:t>
      </w:r>
      <w:ins w:id="1533" w:author="Elsabe Viljoen" w:date="2025-11-24T10:15:00Z" w16du:dateUtc="2025-11-24T08:15:00Z">
        <w:r w:rsidR="00FF44F7" w:rsidRPr="00A03902">
          <w:rPr>
            <w:rFonts w:ascii="Arial" w:hAnsi="Arial" w:cs="Arial"/>
            <w:sz w:val="22"/>
            <w:szCs w:val="22"/>
          </w:rPr>
          <w:t>0</w:t>
        </w:r>
      </w:ins>
      <w:del w:id="1534"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.2.1</w:t>
      </w:r>
      <w:del w:id="1535"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 </w:t>
      </w:r>
      <w:r w:rsidR="00615B73" w:rsidRPr="00A03902">
        <w:rPr>
          <w:rFonts w:ascii="Arial" w:hAnsi="Arial" w:cs="Arial"/>
          <w:sz w:val="22"/>
          <w:szCs w:val="22"/>
        </w:rPr>
        <w:tab/>
      </w:r>
      <w:r w:rsidRPr="00A03902">
        <w:rPr>
          <w:rFonts w:ascii="Arial" w:hAnsi="Arial" w:cs="Arial"/>
          <w:sz w:val="22"/>
          <w:szCs w:val="22"/>
          <w:u w:val="single"/>
        </w:rPr>
        <w:t>Detailed editorial and story structure document</w:t>
      </w:r>
    </w:p>
    <w:p w14:paraId="657C39FF" w14:textId="7AEB6D45" w:rsidR="00F559D8" w:rsidRPr="00A03902" w:rsidRDefault="00F559D8">
      <w:pPr>
        <w:tabs>
          <w:tab w:val="left" w:pos="709"/>
          <w:tab w:val="left" w:pos="993"/>
        </w:tabs>
        <w:spacing w:line="360" w:lineRule="auto"/>
        <w:ind w:left="709"/>
        <w:jc w:val="both"/>
        <w:rPr>
          <w:rFonts w:ascii="Arial" w:hAnsi="Arial" w:cs="Arial"/>
          <w:sz w:val="22"/>
          <w:szCs w:val="22"/>
        </w:rPr>
        <w:pPrChange w:id="1536" w:author="Elsabe Viljoen" w:date="2025-11-28T06:53:00Z" w16du:dateUtc="2025-11-28T04:53:00Z">
          <w:pPr>
            <w:tabs>
              <w:tab w:val="left" w:pos="993"/>
            </w:tabs>
            <w:spacing w:line="360" w:lineRule="auto"/>
            <w:ind w:left="993" w:hanging="993"/>
          </w:pPr>
        </w:pPrChange>
      </w:pPr>
      <w:del w:id="1537" w:author="Elsabe Viljoen" w:date="2025-11-28T06:53:00Z" w16du:dateUtc="2025-11-28T04:53:00Z">
        <w:r w:rsidRPr="00A03902" w:rsidDel="00D8312A">
          <w:rPr>
            <w:rFonts w:ascii="Arial" w:hAnsi="Arial" w:cs="Arial"/>
            <w:sz w:val="22"/>
            <w:szCs w:val="22"/>
          </w:rPr>
          <w:br/>
        </w:r>
      </w:del>
      <w:r w:rsidR="00967311" w:rsidRPr="00A03902">
        <w:rPr>
          <w:rFonts w:ascii="Arial" w:hAnsi="Arial" w:cs="Arial"/>
          <w:sz w:val="22"/>
          <w:szCs w:val="22"/>
        </w:rPr>
        <w:t>The Parties shall prepare and deliver a fully developed editorial and story-structure document consisting of complete written sentences that clearly describe, on a non-binding and indicative basis, the then-envisaged narrative arcs of the Project, the thematic pillars underpinning the series, the proposed structure of all three episodes, the unique editorial angle of the Project, the central mysteries and dramatic questions driving viewer engagement, the intended multi-timeline approach, the emotional spine of the narrative and the anticipated narrative outcomes, it being acknowledged that such structure may be revised or reconfigured during Development, Production and Post-Production, subject to Netflix’s review rights.</w:t>
      </w:r>
    </w:p>
    <w:p w14:paraId="3726B276"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38" w:author="Elsabe Viljoen" w:date="2025-11-28T06:48:00Z" w16du:dateUtc="2025-11-28T04:48:00Z">
          <w:pPr>
            <w:tabs>
              <w:tab w:val="left" w:pos="993"/>
            </w:tabs>
            <w:spacing w:line="360" w:lineRule="auto"/>
            <w:ind w:left="993" w:hanging="993"/>
          </w:pPr>
        </w:pPrChange>
      </w:pPr>
    </w:p>
    <w:p w14:paraId="0F94362C" w14:textId="6FF80090" w:rsidR="00967311" w:rsidRPr="00A03902" w:rsidRDefault="00F559D8">
      <w:pPr>
        <w:tabs>
          <w:tab w:val="left" w:pos="709"/>
          <w:tab w:val="left" w:pos="993"/>
        </w:tabs>
        <w:spacing w:line="360" w:lineRule="auto"/>
        <w:ind w:left="709" w:hanging="709"/>
        <w:jc w:val="both"/>
        <w:rPr>
          <w:rFonts w:ascii="Arial" w:hAnsi="Arial" w:cs="Arial"/>
          <w:sz w:val="22"/>
          <w:szCs w:val="22"/>
          <w:u w:val="single"/>
        </w:rPr>
        <w:pPrChange w:id="1539" w:author="Elsabe Viljoen" w:date="2025-11-28T06:48:00Z" w16du:dateUtc="2025-11-28T04:48:00Z">
          <w:pPr>
            <w:tabs>
              <w:tab w:val="left" w:pos="993"/>
            </w:tabs>
            <w:spacing w:line="360" w:lineRule="auto"/>
            <w:ind w:left="993" w:hanging="993"/>
          </w:pPr>
        </w:pPrChange>
      </w:pPr>
      <w:r w:rsidRPr="00A03902">
        <w:rPr>
          <w:rFonts w:ascii="Arial" w:hAnsi="Arial" w:cs="Arial"/>
          <w:sz w:val="22"/>
          <w:szCs w:val="22"/>
        </w:rPr>
        <w:t>1</w:t>
      </w:r>
      <w:ins w:id="1540" w:author="Elsabe Viljoen" w:date="2025-11-24T10:15:00Z" w16du:dateUtc="2025-11-24T08:15:00Z">
        <w:r w:rsidR="00FF44F7" w:rsidRPr="00A03902">
          <w:rPr>
            <w:rFonts w:ascii="Arial" w:hAnsi="Arial" w:cs="Arial"/>
            <w:sz w:val="22"/>
            <w:szCs w:val="22"/>
          </w:rPr>
          <w:t>0</w:t>
        </w:r>
      </w:ins>
      <w:del w:id="1541"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42"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2 </w:t>
      </w:r>
      <w:r w:rsidR="00615B73" w:rsidRPr="00A03902">
        <w:rPr>
          <w:rFonts w:ascii="Arial" w:hAnsi="Arial" w:cs="Arial"/>
          <w:sz w:val="22"/>
          <w:szCs w:val="22"/>
        </w:rPr>
        <w:tab/>
      </w:r>
      <w:r w:rsidRPr="00A03902">
        <w:rPr>
          <w:rFonts w:ascii="Arial" w:hAnsi="Arial" w:cs="Arial"/>
          <w:sz w:val="22"/>
          <w:szCs w:val="22"/>
          <w:u w:val="single"/>
        </w:rPr>
        <w:t>Complete character participation matrix</w:t>
      </w:r>
    </w:p>
    <w:p w14:paraId="66406009" w14:textId="77777777" w:rsidR="00967311" w:rsidRPr="00A03902" w:rsidRDefault="00967311">
      <w:pPr>
        <w:tabs>
          <w:tab w:val="left" w:pos="709"/>
          <w:tab w:val="left" w:pos="993"/>
        </w:tabs>
        <w:spacing w:line="360" w:lineRule="auto"/>
        <w:ind w:left="709" w:hanging="709"/>
        <w:jc w:val="both"/>
        <w:rPr>
          <w:rFonts w:ascii="Arial" w:hAnsi="Arial" w:cs="Arial"/>
          <w:sz w:val="22"/>
          <w:szCs w:val="22"/>
        </w:rPr>
        <w:pPrChange w:id="1543" w:author="Elsabe Viljoen" w:date="2025-11-28T06:48:00Z" w16du:dateUtc="2025-11-28T04:48:00Z">
          <w:pPr>
            <w:tabs>
              <w:tab w:val="left" w:pos="993"/>
            </w:tabs>
            <w:spacing w:line="360" w:lineRule="auto"/>
            <w:ind w:left="993" w:hanging="993"/>
          </w:pPr>
        </w:pPrChange>
      </w:pPr>
      <w:r w:rsidRPr="00A03902">
        <w:rPr>
          <w:rFonts w:ascii="Arial" w:hAnsi="Arial" w:cs="Arial"/>
          <w:sz w:val="22"/>
          <w:szCs w:val="22"/>
        </w:rPr>
        <w:tab/>
        <w:t>The Parties shall compile and deliver a complete character-participation matrix that identifies, with specificity and justification, all key individuals whose participation is currently intended to be secured for on-camera contribution, including but not limited to the families of victims, investigators, specialists, witnesses, journalists, individuals connected to the Subject and any other contributors whose inclusion is regarded as important for the integrity and completeness of the story, it being understood that actual participation shall at all times remain subject to availability, consent and legal and ethical considerations.</w:t>
      </w:r>
    </w:p>
    <w:p w14:paraId="282A3339"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44" w:author="Elsabe Viljoen" w:date="2025-11-28T06:48:00Z" w16du:dateUtc="2025-11-28T04:48:00Z">
          <w:pPr>
            <w:tabs>
              <w:tab w:val="left" w:pos="993"/>
            </w:tabs>
            <w:spacing w:line="360" w:lineRule="auto"/>
            <w:ind w:left="993" w:hanging="993"/>
          </w:pPr>
        </w:pPrChange>
      </w:pPr>
    </w:p>
    <w:p w14:paraId="6B6D8246" w14:textId="77777777" w:rsidR="00D8312A" w:rsidRPr="00A03902" w:rsidRDefault="00F559D8" w:rsidP="00D8312A">
      <w:pPr>
        <w:tabs>
          <w:tab w:val="left" w:pos="709"/>
          <w:tab w:val="left" w:pos="993"/>
        </w:tabs>
        <w:spacing w:line="360" w:lineRule="auto"/>
        <w:ind w:left="709" w:hanging="709"/>
        <w:jc w:val="both"/>
        <w:rPr>
          <w:ins w:id="1545" w:author="Elsabe Viljoen" w:date="2025-11-28T06:53:00Z" w16du:dateUtc="2025-11-28T04:53:00Z"/>
          <w:rFonts w:ascii="Arial" w:hAnsi="Arial" w:cs="Arial"/>
          <w:sz w:val="22"/>
          <w:szCs w:val="22"/>
          <w:u w:val="single"/>
        </w:rPr>
      </w:pPr>
      <w:r w:rsidRPr="00A03902">
        <w:rPr>
          <w:rFonts w:ascii="Arial" w:hAnsi="Arial" w:cs="Arial"/>
          <w:sz w:val="22"/>
          <w:szCs w:val="22"/>
        </w:rPr>
        <w:t>1</w:t>
      </w:r>
      <w:ins w:id="1546" w:author="Elsabe Viljoen" w:date="2025-11-24T10:15:00Z" w16du:dateUtc="2025-11-24T08:15:00Z">
        <w:r w:rsidR="00FF44F7" w:rsidRPr="00A03902">
          <w:rPr>
            <w:rFonts w:ascii="Arial" w:hAnsi="Arial" w:cs="Arial"/>
            <w:sz w:val="22"/>
            <w:szCs w:val="22"/>
          </w:rPr>
          <w:t>0</w:t>
        </w:r>
      </w:ins>
      <w:del w:id="1547"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48"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.3 </w:t>
      </w:r>
      <w:r w:rsidR="00615B73" w:rsidRPr="00A03902">
        <w:rPr>
          <w:rFonts w:ascii="Arial" w:hAnsi="Arial" w:cs="Arial"/>
          <w:sz w:val="22"/>
          <w:szCs w:val="22"/>
        </w:rPr>
        <w:tab/>
      </w:r>
      <w:r w:rsidRPr="00A03902">
        <w:rPr>
          <w:rFonts w:ascii="Arial" w:hAnsi="Arial" w:cs="Arial"/>
          <w:sz w:val="22"/>
          <w:szCs w:val="22"/>
          <w:u w:val="single"/>
        </w:rPr>
        <w:t>Wish-list of aspirational contributors</w:t>
      </w:r>
    </w:p>
    <w:p w14:paraId="7F86AA03" w14:textId="2C7AA7B4" w:rsidR="00F559D8" w:rsidRPr="00A03902" w:rsidRDefault="00F559D8">
      <w:pPr>
        <w:tabs>
          <w:tab w:val="left" w:pos="709"/>
          <w:tab w:val="left" w:pos="993"/>
        </w:tabs>
        <w:spacing w:line="360" w:lineRule="auto"/>
        <w:ind w:left="709"/>
        <w:jc w:val="both"/>
        <w:rPr>
          <w:rFonts w:ascii="Arial" w:hAnsi="Arial" w:cs="Arial"/>
          <w:sz w:val="22"/>
          <w:szCs w:val="22"/>
        </w:rPr>
        <w:pPrChange w:id="1549" w:author="Elsabe Viljoen" w:date="2025-11-28T06:54:00Z" w16du:dateUtc="2025-11-28T04:54:00Z">
          <w:pPr>
            <w:tabs>
              <w:tab w:val="left" w:pos="993"/>
            </w:tabs>
            <w:spacing w:line="360" w:lineRule="auto"/>
            <w:ind w:left="993" w:hanging="993"/>
          </w:pPr>
        </w:pPrChange>
      </w:pPr>
      <w:del w:id="1550" w:author="Elsabe Viljoen" w:date="2025-11-28T06:54:00Z" w16du:dateUtc="2025-11-28T04:54:00Z">
        <w:r w:rsidRPr="00A03902" w:rsidDel="00D8312A">
          <w:rPr>
            <w:rFonts w:ascii="Arial" w:hAnsi="Arial" w:cs="Arial"/>
            <w:sz w:val="22"/>
            <w:szCs w:val="22"/>
          </w:rPr>
          <w:br/>
        </w:r>
      </w:del>
      <w:r w:rsidRPr="00A03902">
        <w:rPr>
          <w:rFonts w:ascii="Arial" w:hAnsi="Arial" w:cs="Arial"/>
          <w:sz w:val="22"/>
          <w:szCs w:val="22"/>
        </w:rPr>
        <w:t>The Parties shall prepare a written list identifying all aspirational contributors whose participation would materially enhance the Project, including individuals whose access is difficult to secure or whose involvement may only become possible should new investigative pathways or permissions arise.</w:t>
      </w:r>
    </w:p>
    <w:p w14:paraId="5B1DFBD3"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51" w:author="Elsabe Viljoen" w:date="2025-11-28T06:48:00Z" w16du:dateUtc="2025-11-28T04:48:00Z">
          <w:pPr>
            <w:tabs>
              <w:tab w:val="left" w:pos="993"/>
            </w:tabs>
            <w:spacing w:line="360" w:lineRule="auto"/>
            <w:ind w:left="993" w:hanging="993"/>
          </w:pPr>
        </w:pPrChange>
      </w:pPr>
    </w:p>
    <w:p w14:paraId="6CD3E14A" w14:textId="77777777" w:rsidR="00D8312A" w:rsidRPr="00A03902" w:rsidRDefault="00F559D8" w:rsidP="00D8312A">
      <w:pPr>
        <w:tabs>
          <w:tab w:val="left" w:pos="709"/>
          <w:tab w:val="left" w:pos="993"/>
        </w:tabs>
        <w:spacing w:line="360" w:lineRule="auto"/>
        <w:ind w:left="709" w:hanging="709"/>
        <w:jc w:val="both"/>
        <w:rPr>
          <w:ins w:id="1552" w:author="Elsabe Viljoen" w:date="2025-11-28T06:54:00Z" w16du:dateUtc="2025-11-28T04:54:00Z"/>
          <w:rFonts w:ascii="Arial" w:hAnsi="Arial" w:cs="Arial"/>
          <w:sz w:val="22"/>
          <w:szCs w:val="22"/>
          <w:u w:val="single"/>
        </w:rPr>
      </w:pPr>
      <w:r w:rsidRPr="00A03902">
        <w:rPr>
          <w:rFonts w:ascii="Arial" w:hAnsi="Arial" w:cs="Arial"/>
          <w:sz w:val="22"/>
          <w:szCs w:val="22"/>
        </w:rPr>
        <w:t>1</w:t>
      </w:r>
      <w:ins w:id="1553" w:author="Elsabe Viljoen" w:date="2025-11-24T10:15:00Z" w16du:dateUtc="2025-11-24T08:15:00Z">
        <w:r w:rsidR="00FF44F7" w:rsidRPr="00A03902">
          <w:rPr>
            <w:rFonts w:ascii="Arial" w:hAnsi="Arial" w:cs="Arial"/>
            <w:sz w:val="22"/>
            <w:szCs w:val="22"/>
          </w:rPr>
          <w:t>0</w:t>
        </w:r>
      </w:ins>
      <w:del w:id="1554"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55"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.4 </w:t>
      </w:r>
      <w:r w:rsidR="00615B73" w:rsidRPr="00A03902">
        <w:rPr>
          <w:rFonts w:ascii="Arial" w:hAnsi="Arial" w:cs="Arial"/>
          <w:sz w:val="22"/>
          <w:szCs w:val="22"/>
        </w:rPr>
        <w:tab/>
      </w:r>
      <w:r w:rsidRPr="00A03902">
        <w:rPr>
          <w:rFonts w:ascii="Arial" w:hAnsi="Arial" w:cs="Arial"/>
          <w:sz w:val="22"/>
          <w:szCs w:val="22"/>
          <w:u w:val="single"/>
        </w:rPr>
        <w:t>Confirmation of access to key archival footage</w:t>
      </w:r>
    </w:p>
    <w:p w14:paraId="6C3525C8" w14:textId="72FA54B8" w:rsidR="00F559D8" w:rsidRPr="00A03902" w:rsidRDefault="00F559D8">
      <w:pPr>
        <w:tabs>
          <w:tab w:val="left" w:pos="709"/>
          <w:tab w:val="left" w:pos="993"/>
        </w:tabs>
        <w:spacing w:line="360" w:lineRule="auto"/>
        <w:ind w:left="709"/>
        <w:jc w:val="both"/>
        <w:rPr>
          <w:rFonts w:ascii="Arial" w:hAnsi="Arial" w:cs="Arial"/>
          <w:sz w:val="22"/>
          <w:szCs w:val="22"/>
        </w:rPr>
        <w:pPrChange w:id="1556" w:author="Elsabe Viljoen" w:date="2025-11-28T06:54:00Z" w16du:dateUtc="2025-11-28T04:54:00Z">
          <w:pPr>
            <w:tabs>
              <w:tab w:val="left" w:pos="993"/>
            </w:tabs>
            <w:spacing w:line="360" w:lineRule="auto"/>
            <w:ind w:left="993" w:hanging="993"/>
          </w:pPr>
        </w:pPrChange>
      </w:pPr>
      <w:del w:id="1557" w:author="Elsabe Viljoen" w:date="2025-11-28T06:54:00Z" w16du:dateUtc="2025-11-28T04:54:00Z">
        <w:r w:rsidRPr="00A03902" w:rsidDel="00D8312A">
          <w:rPr>
            <w:rFonts w:ascii="Arial" w:hAnsi="Arial" w:cs="Arial"/>
            <w:sz w:val="22"/>
            <w:szCs w:val="22"/>
          </w:rPr>
          <w:br/>
        </w:r>
      </w:del>
      <w:r w:rsidRPr="00A03902">
        <w:rPr>
          <w:rFonts w:ascii="Arial" w:hAnsi="Arial" w:cs="Arial"/>
          <w:sz w:val="22"/>
          <w:szCs w:val="22"/>
        </w:rPr>
        <w:t>The Parties shall prepare a written memorandum setting out, in detail, all archival footage and evidentiary materials obtained to date, including police files, digital evidence, personal and family archives, metadata logs, CCTV recordings, still photographs, WhatsApp logs, financial records and court transcripts, and shall attach evidence of all rights, permissions and licences obtained in respect thereof.</w:t>
      </w:r>
    </w:p>
    <w:p w14:paraId="05939795"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58" w:author="Elsabe Viljoen" w:date="2025-11-28T06:48:00Z" w16du:dateUtc="2025-11-28T04:48:00Z">
          <w:pPr>
            <w:tabs>
              <w:tab w:val="left" w:pos="993"/>
            </w:tabs>
            <w:spacing w:line="360" w:lineRule="auto"/>
            <w:ind w:left="993" w:hanging="993"/>
          </w:pPr>
        </w:pPrChange>
      </w:pPr>
    </w:p>
    <w:p w14:paraId="21FCCDCD" w14:textId="77777777" w:rsidR="00D8312A" w:rsidRPr="00A03902" w:rsidRDefault="00F559D8" w:rsidP="00D8312A">
      <w:pPr>
        <w:tabs>
          <w:tab w:val="left" w:pos="709"/>
          <w:tab w:val="left" w:pos="993"/>
        </w:tabs>
        <w:spacing w:line="360" w:lineRule="auto"/>
        <w:ind w:left="709" w:hanging="709"/>
        <w:jc w:val="both"/>
        <w:rPr>
          <w:ins w:id="1559" w:author="Elsabe Viljoen" w:date="2025-11-28T06:54:00Z" w16du:dateUtc="2025-11-28T04:54:00Z"/>
          <w:rFonts w:ascii="Arial" w:hAnsi="Arial" w:cs="Arial"/>
          <w:sz w:val="22"/>
          <w:szCs w:val="22"/>
          <w:u w:val="single"/>
        </w:rPr>
      </w:pPr>
      <w:r w:rsidRPr="00A03902">
        <w:rPr>
          <w:rFonts w:ascii="Arial" w:hAnsi="Arial" w:cs="Arial"/>
          <w:sz w:val="22"/>
          <w:szCs w:val="22"/>
        </w:rPr>
        <w:t>1</w:t>
      </w:r>
      <w:ins w:id="1560" w:author="Elsabe Viljoen" w:date="2025-11-24T10:15:00Z" w16du:dateUtc="2025-11-24T08:15:00Z">
        <w:r w:rsidR="00FF44F7" w:rsidRPr="00A03902">
          <w:rPr>
            <w:rFonts w:ascii="Arial" w:hAnsi="Arial" w:cs="Arial"/>
            <w:sz w:val="22"/>
            <w:szCs w:val="22"/>
          </w:rPr>
          <w:t>0</w:t>
        </w:r>
      </w:ins>
      <w:del w:id="1561"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62"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5 </w:t>
      </w:r>
      <w:r w:rsidR="00615B73" w:rsidRPr="00A03902">
        <w:rPr>
          <w:rFonts w:ascii="Arial" w:hAnsi="Arial" w:cs="Arial"/>
          <w:sz w:val="22"/>
          <w:szCs w:val="22"/>
        </w:rPr>
        <w:tab/>
      </w:r>
      <w:r w:rsidRPr="00A03902">
        <w:rPr>
          <w:rFonts w:ascii="Arial" w:hAnsi="Arial" w:cs="Arial"/>
          <w:sz w:val="22"/>
          <w:szCs w:val="22"/>
          <w:u w:val="single"/>
        </w:rPr>
        <w:t>Wish-list of hard-to-obtain archival footage</w:t>
      </w:r>
    </w:p>
    <w:p w14:paraId="4DF74AB0" w14:textId="1F386A68" w:rsidR="00F559D8" w:rsidRPr="00A03902" w:rsidRDefault="00D8312A">
      <w:pPr>
        <w:tabs>
          <w:tab w:val="left" w:pos="709"/>
          <w:tab w:val="left" w:pos="993"/>
        </w:tabs>
        <w:spacing w:line="360" w:lineRule="auto"/>
        <w:ind w:left="709" w:hanging="709"/>
        <w:jc w:val="both"/>
        <w:rPr>
          <w:rFonts w:ascii="Arial" w:hAnsi="Arial" w:cs="Arial"/>
          <w:sz w:val="22"/>
          <w:szCs w:val="22"/>
        </w:rPr>
        <w:pPrChange w:id="1563" w:author="Elsabe Viljoen" w:date="2025-11-28T06:54:00Z" w16du:dateUtc="2025-11-28T04:54:00Z">
          <w:pPr>
            <w:tabs>
              <w:tab w:val="left" w:pos="993"/>
            </w:tabs>
            <w:spacing w:line="360" w:lineRule="auto"/>
            <w:ind w:left="993" w:hanging="993"/>
          </w:pPr>
        </w:pPrChange>
      </w:pPr>
      <w:ins w:id="1564" w:author="Elsabe Viljoen" w:date="2025-11-28T06:54:00Z" w16du:dateUtc="2025-11-28T04:54:00Z">
        <w:r w:rsidRPr="00A03902">
          <w:rPr>
            <w:rFonts w:ascii="Arial" w:hAnsi="Arial" w:cs="Arial"/>
            <w:sz w:val="22"/>
            <w:szCs w:val="22"/>
          </w:rPr>
          <w:tab/>
        </w:r>
      </w:ins>
      <w:del w:id="1565" w:author="Elsabe Viljoen" w:date="2025-11-28T06:54:00Z" w16du:dateUtc="2025-11-28T04:54:00Z">
        <w:r w:rsidR="00F559D8" w:rsidRPr="00A03902" w:rsidDel="00D8312A">
          <w:rPr>
            <w:rFonts w:ascii="Arial" w:hAnsi="Arial" w:cs="Arial"/>
            <w:sz w:val="22"/>
            <w:szCs w:val="22"/>
          </w:rPr>
          <w:br/>
        </w:r>
      </w:del>
      <w:r w:rsidR="00F559D8" w:rsidRPr="00A03902">
        <w:rPr>
          <w:rFonts w:ascii="Arial" w:hAnsi="Arial" w:cs="Arial"/>
          <w:sz w:val="22"/>
          <w:szCs w:val="22"/>
        </w:rPr>
        <w:t>The Parties shall prepare a written list identifying any archival material that remains desired but not yet secured, which shall include, where applicable, footage or records held by Sterkfontein Psychiatric Hospital, historical family archives, materials originating in foreign jurisdictions and documentary evidence controlled by third parties.</w:t>
      </w:r>
    </w:p>
    <w:p w14:paraId="2BD0D423"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66" w:author="Elsabe Viljoen" w:date="2025-11-28T06:48:00Z" w16du:dateUtc="2025-11-28T04:48:00Z">
          <w:pPr>
            <w:tabs>
              <w:tab w:val="left" w:pos="993"/>
            </w:tabs>
            <w:spacing w:line="360" w:lineRule="auto"/>
            <w:ind w:left="993" w:hanging="993"/>
          </w:pPr>
        </w:pPrChange>
      </w:pPr>
    </w:p>
    <w:p w14:paraId="5DE68216" w14:textId="77777777" w:rsidR="00D8312A" w:rsidRPr="00A03902" w:rsidRDefault="00F559D8" w:rsidP="00D8312A">
      <w:pPr>
        <w:tabs>
          <w:tab w:val="left" w:pos="709"/>
          <w:tab w:val="left" w:pos="993"/>
        </w:tabs>
        <w:spacing w:line="360" w:lineRule="auto"/>
        <w:ind w:left="709" w:hanging="709"/>
        <w:jc w:val="both"/>
        <w:rPr>
          <w:ins w:id="1567" w:author="Elsabe Viljoen" w:date="2025-11-28T06:54:00Z" w16du:dateUtc="2025-11-28T04:54:00Z"/>
          <w:rFonts w:ascii="Arial" w:hAnsi="Arial" w:cs="Arial"/>
          <w:sz w:val="22"/>
          <w:szCs w:val="22"/>
          <w:u w:val="single"/>
        </w:rPr>
      </w:pPr>
      <w:r w:rsidRPr="00A03902">
        <w:rPr>
          <w:rFonts w:ascii="Arial" w:hAnsi="Arial" w:cs="Arial"/>
          <w:sz w:val="22"/>
          <w:szCs w:val="22"/>
        </w:rPr>
        <w:t>1</w:t>
      </w:r>
      <w:ins w:id="1568" w:author="Elsabe Viljoen" w:date="2025-11-24T10:15:00Z" w16du:dateUtc="2025-11-24T08:15:00Z">
        <w:r w:rsidR="00FF44F7" w:rsidRPr="00A03902">
          <w:rPr>
            <w:rFonts w:ascii="Arial" w:hAnsi="Arial" w:cs="Arial"/>
            <w:sz w:val="22"/>
            <w:szCs w:val="22"/>
          </w:rPr>
          <w:t>0</w:t>
        </w:r>
      </w:ins>
      <w:del w:id="1569"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70"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6 </w:t>
      </w:r>
      <w:r w:rsidR="00615B73" w:rsidRPr="00A03902">
        <w:rPr>
          <w:rFonts w:ascii="Arial" w:hAnsi="Arial" w:cs="Arial"/>
          <w:sz w:val="22"/>
          <w:szCs w:val="22"/>
        </w:rPr>
        <w:tab/>
      </w:r>
      <w:r w:rsidRPr="00A03902">
        <w:rPr>
          <w:rFonts w:ascii="Arial" w:hAnsi="Arial" w:cs="Arial"/>
          <w:sz w:val="22"/>
          <w:szCs w:val="22"/>
          <w:u w:val="single"/>
        </w:rPr>
        <w:t>Overview of required IP clearances</w:t>
      </w:r>
    </w:p>
    <w:p w14:paraId="22F92478" w14:textId="66AE94CC" w:rsidR="00F559D8" w:rsidRPr="00A03902" w:rsidRDefault="00F559D8">
      <w:pPr>
        <w:tabs>
          <w:tab w:val="left" w:pos="709"/>
          <w:tab w:val="left" w:pos="993"/>
        </w:tabs>
        <w:spacing w:line="360" w:lineRule="auto"/>
        <w:ind w:left="709"/>
        <w:jc w:val="both"/>
        <w:rPr>
          <w:rFonts w:ascii="Arial" w:hAnsi="Arial" w:cs="Arial"/>
          <w:sz w:val="22"/>
          <w:szCs w:val="22"/>
        </w:rPr>
        <w:pPrChange w:id="1571" w:author="Elsabe Viljoen" w:date="2025-11-28T06:54:00Z" w16du:dateUtc="2025-11-28T04:54:00Z">
          <w:pPr>
            <w:tabs>
              <w:tab w:val="left" w:pos="993"/>
            </w:tabs>
            <w:spacing w:line="360" w:lineRule="auto"/>
            <w:ind w:left="993" w:hanging="993"/>
          </w:pPr>
        </w:pPrChange>
      </w:pPr>
      <w:del w:id="1572" w:author="Elsabe Viljoen" w:date="2025-11-28T06:54:00Z" w16du:dateUtc="2025-11-28T04:54:00Z">
        <w:r w:rsidRPr="00A03902" w:rsidDel="00D8312A">
          <w:rPr>
            <w:rFonts w:ascii="Arial" w:hAnsi="Arial" w:cs="Arial"/>
            <w:sz w:val="22"/>
            <w:szCs w:val="22"/>
          </w:rPr>
          <w:br/>
        </w:r>
      </w:del>
      <w:r w:rsidRPr="00A03902">
        <w:rPr>
          <w:rFonts w:ascii="Arial" w:hAnsi="Arial" w:cs="Arial"/>
          <w:sz w:val="22"/>
          <w:szCs w:val="22"/>
        </w:rPr>
        <w:t>The Parties shall provide a written schedule identifying all third-party copyrighted materials proposed for inclusion, all image rights requiring clearance, all music or photographs that may require negotiation, any State documents that require special permissions and any international archives that require cross-border or special licensing arrangements.</w:t>
      </w:r>
    </w:p>
    <w:p w14:paraId="2CF3A397" w14:textId="77777777" w:rsidR="00615B73" w:rsidRPr="00A03902" w:rsidRDefault="00615B73">
      <w:pPr>
        <w:tabs>
          <w:tab w:val="left" w:pos="709"/>
          <w:tab w:val="left" w:pos="993"/>
        </w:tabs>
        <w:spacing w:line="360" w:lineRule="auto"/>
        <w:ind w:left="709" w:hanging="709"/>
        <w:jc w:val="both"/>
        <w:rPr>
          <w:rFonts w:ascii="Arial" w:hAnsi="Arial" w:cs="Arial"/>
          <w:sz w:val="22"/>
          <w:szCs w:val="22"/>
        </w:rPr>
        <w:pPrChange w:id="1573" w:author="Elsabe Viljoen" w:date="2025-11-28T06:48:00Z" w16du:dateUtc="2025-11-28T04:48:00Z">
          <w:pPr>
            <w:tabs>
              <w:tab w:val="left" w:pos="993"/>
            </w:tabs>
            <w:spacing w:line="360" w:lineRule="auto"/>
            <w:ind w:left="993" w:hanging="993"/>
          </w:pPr>
        </w:pPrChange>
      </w:pPr>
    </w:p>
    <w:p w14:paraId="61747960" w14:textId="77777777" w:rsidR="00D8312A" w:rsidRPr="00A03902" w:rsidRDefault="00F559D8" w:rsidP="00D8312A">
      <w:pPr>
        <w:tabs>
          <w:tab w:val="left" w:pos="709"/>
          <w:tab w:val="left" w:pos="993"/>
        </w:tabs>
        <w:spacing w:line="360" w:lineRule="auto"/>
        <w:ind w:left="709" w:hanging="709"/>
        <w:jc w:val="both"/>
        <w:rPr>
          <w:ins w:id="1574" w:author="Elsabe Viljoen" w:date="2025-11-28T06:54:00Z" w16du:dateUtc="2025-11-28T04:54:00Z"/>
          <w:rFonts w:ascii="Arial" w:hAnsi="Arial" w:cs="Arial"/>
          <w:sz w:val="22"/>
          <w:szCs w:val="22"/>
          <w:u w:val="single"/>
        </w:rPr>
      </w:pPr>
      <w:r w:rsidRPr="00A03902">
        <w:rPr>
          <w:rFonts w:ascii="Arial" w:hAnsi="Arial" w:cs="Arial"/>
          <w:sz w:val="22"/>
          <w:szCs w:val="22"/>
        </w:rPr>
        <w:t>1</w:t>
      </w:r>
      <w:ins w:id="1575" w:author="Elsabe Viljoen" w:date="2025-11-24T10:15:00Z" w16du:dateUtc="2025-11-24T08:15:00Z">
        <w:r w:rsidR="00FF44F7" w:rsidRPr="00A03902">
          <w:rPr>
            <w:rFonts w:ascii="Arial" w:hAnsi="Arial" w:cs="Arial"/>
            <w:sz w:val="22"/>
            <w:szCs w:val="22"/>
          </w:rPr>
          <w:t>0</w:t>
        </w:r>
      </w:ins>
      <w:del w:id="1576"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.2</w:t>
      </w:r>
      <w:del w:id="1577" w:author="Elsabe Viljoen" w:date="2025-11-24T12:10:00Z" w16du:dateUtc="2025-11-24T10:10:00Z">
        <w:r w:rsidRPr="00A03902" w:rsidDel="00DE78EB">
          <w:rPr>
            <w:rFonts w:ascii="Arial" w:hAnsi="Arial" w:cs="Arial"/>
            <w:sz w:val="22"/>
            <w:szCs w:val="22"/>
          </w:rPr>
          <w:delText>.1</w:delText>
        </w:r>
      </w:del>
      <w:r w:rsidRPr="00A03902">
        <w:rPr>
          <w:rFonts w:ascii="Arial" w:hAnsi="Arial" w:cs="Arial"/>
          <w:sz w:val="22"/>
          <w:szCs w:val="22"/>
        </w:rPr>
        <w:t xml:space="preserve">.7 </w:t>
      </w:r>
      <w:r w:rsidR="00615B73" w:rsidRPr="00A03902">
        <w:rPr>
          <w:rFonts w:ascii="Arial" w:hAnsi="Arial" w:cs="Arial"/>
          <w:sz w:val="22"/>
          <w:szCs w:val="22"/>
        </w:rPr>
        <w:tab/>
      </w:r>
      <w:r w:rsidRPr="00A03902">
        <w:rPr>
          <w:rFonts w:ascii="Arial" w:hAnsi="Arial" w:cs="Arial"/>
          <w:sz w:val="22"/>
          <w:szCs w:val="22"/>
          <w:u w:val="single"/>
        </w:rPr>
        <w:t>Overview of personal archive access</w:t>
      </w:r>
    </w:p>
    <w:p w14:paraId="4AF8E3F6" w14:textId="6F877A55" w:rsidR="00F559D8" w:rsidRPr="00032541" w:rsidRDefault="00F559D8">
      <w:pPr>
        <w:tabs>
          <w:tab w:val="left" w:pos="709"/>
          <w:tab w:val="left" w:pos="993"/>
        </w:tabs>
        <w:spacing w:line="360" w:lineRule="auto"/>
        <w:ind w:left="709"/>
        <w:jc w:val="both"/>
        <w:rPr>
          <w:rFonts w:ascii="Arial" w:hAnsi="Arial" w:cs="Arial"/>
          <w:sz w:val="22"/>
          <w:szCs w:val="22"/>
        </w:rPr>
        <w:pPrChange w:id="1578" w:author="Elsabe Viljoen" w:date="2025-11-28T06:54:00Z" w16du:dateUtc="2025-11-28T04:54:00Z">
          <w:pPr>
            <w:tabs>
              <w:tab w:val="left" w:pos="993"/>
            </w:tabs>
            <w:spacing w:line="360" w:lineRule="auto"/>
            <w:ind w:left="993" w:hanging="993"/>
          </w:pPr>
        </w:pPrChange>
      </w:pPr>
      <w:del w:id="1579" w:author="Elsabe Viljoen" w:date="2025-11-28T06:54:00Z" w16du:dateUtc="2025-11-28T04:54:00Z">
        <w:r w:rsidRPr="00A03902" w:rsidDel="00D8312A">
          <w:rPr>
            <w:rFonts w:ascii="Arial" w:hAnsi="Arial" w:cs="Arial"/>
            <w:sz w:val="22"/>
            <w:szCs w:val="22"/>
          </w:rPr>
          <w:br/>
        </w:r>
      </w:del>
      <w:r w:rsidRPr="00A03902">
        <w:rPr>
          <w:rFonts w:ascii="Arial" w:hAnsi="Arial" w:cs="Arial"/>
          <w:sz w:val="22"/>
          <w:szCs w:val="22"/>
        </w:rPr>
        <w:t>The Parties shall prepare a detailed report setting</w:t>
      </w:r>
      <w:r w:rsidRPr="00F559D8">
        <w:rPr>
          <w:rFonts w:ascii="Arial" w:hAnsi="Arial" w:cs="Arial"/>
          <w:sz w:val="22"/>
          <w:szCs w:val="22"/>
        </w:rPr>
        <w:t xml:space="preserve"> out all personal archives made available to the production, including archives provided by families of victims, neighbours, former friends of the Subject, access to digital archives extracted from devices lawfully, and any letters, messages or journals contributed for use in the Project.</w:t>
      </w:r>
    </w:p>
    <w:p w14:paraId="0255D083" w14:textId="77777777" w:rsidR="00615B73" w:rsidRPr="00F559D8" w:rsidRDefault="00615B73">
      <w:pPr>
        <w:tabs>
          <w:tab w:val="left" w:pos="709"/>
          <w:tab w:val="left" w:pos="993"/>
        </w:tabs>
        <w:spacing w:line="360" w:lineRule="auto"/>
        <w:ind w:left="709" w:hanging="709"/>
        <w:jc w:val="both"/>
        <w:rPr>
          <w:rFonts w:ascii="Arial" w:hAnsi="Arial" w:cs="Arial"/>
          <w:sz w:val="22"/>
          <w:szCs w:val="22"/>
        </w:rPr>
        <w:pPrChange w:id="1580" w:author="Elsabe Viljoen" w:date="2025-11-28T06:48:00Z" w16du:dateUtc="2025-11-28T04:48:00Z">
          <w:pPr>
            <w:tabs>
              <w:tab w:val="left" w:pos="993"/>
            </w:tabs>
            <w:spacing w:line="360" w:lineRule="auto"/>
            <w:ind w:left="993" w:hanging="993"/>
          </w:pPr>
        </w:pPrChange>
      </w:pPr>
    </w:p>
    <w:p w14:paraId="4722F936" w14:textId="77777777" w:rsidR="00D8312A" w:rsidRDefault="00F559D8" w:rsidP="00D8312A">
      <w:pPr>
        <w:tabs>
          <w:tab w:val="left" w:pos="709"/>
          <w:tab w:val="left" w:pos="993"/>
        </w:tabs>
        <w:spacing w:line="360" w:lineRule="auto"/>
        <w:ind w:left="709" w:hanging="709"/>
        <w:jc w:val="both"/>
        <w:rPr>
          <w:ins w:id="1581" w:author="Elsabe Viljoen" w:date="2025-11-28T06:54:00Z" w16du:dateUtc="2025-11-28T04:54:00Z"/>
          <w:rFonts w:ascii="Arial" w:hAnsi="Arial" w:cs="Arial"/>
          <w:sz w:val="22"/>
          <w:szCs w:val="22"/>
        </w:rPr>
      </w:pPr>
      <w:r w:rsidRPr="00F559D8">
        <w:rPr>
          <w:rFonts w:ascii="Arial" w:hAnsi="Arial" w:cs="Arial"/>
          <w:sz w:val="22"/>
          <w:szCs w:val="22"/>
        </w:rPr>
        <w:t>1</w:t>
      </w:r>
      <w:ins w:id="1582" w:author="Elsabe Viljoen" w:date="2025-11-24T10:15:00Z" w16du:dateUtc="2025-11-24T08:15:00Z">
        <w:r w:rsidR="00FF44F7">
          <w:rPr>
            <w:rFonts w:ascii="Arial" w:hAnsi="Arial" w:cs="Arial"/>
            <w:sz w:val="22"/>
            <w:szCs w:val="22"/>
          </w:rPr>
          <w:t>0</w:t>
        </w:r>
      </w:ins>
      <w:del w:id="1583"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584"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.8 </w:t>
      </w:r>
      <w:r w:rsidR="00615B73" w:rsidRPr="00032541">
        <w:rPr>
          <w:rFonts w:ascii="Arial" w:hAnsi="Arial" w:cs="Arial"/>
          <w:sz w:val="22"/>
          <w:szCs w:val="22"/>
        </w:rPr>
        <w:tab/>
      </w:r>
      <w:r w:rsidRPr="00F559D8">
        <w:rPr>
          <w:rFonts w:ascii="Arial" w:hAnsi="Arial" w:cs="Arial"/>
          <w:sz w:val="22"/>
          <w:szCs w:val="22"/>
          <w:u w:val="single"/>
        </w:rPr>
        <w:t>Producer’s due-diligence plan</w:t>
      </w:r>
    </w:p>
    <w:p w14:paraId="494E4270" w14:textId="343FFF55" w:rsidR="00F559D8" w:rsidRPr="00F559D8" w:rsidRDefault="00D8312A">
      <w:pPr>
        <w:tabs>
          <w:tab w:val="left" w:pos="709"/>
          <w:tab w:val="left" w:pos="993"/>
        </w:tabs>
        <w:spacing w:line="360" w:lineRule="auto"/>
        <w:ind w:left="709" w:hanging="709"/>
        <w:jc w:val="both"/>
        <w:rPr>
          <w:rFonts w:ascii="Arial" w:hAnsi="Arial" w:cs="Arial"/>
          <w:sz w:val="22"/>
          <w:szCs w:val="22"/>
        </w:rPr>
        <w:pPrChange w:id="1585" w:author="Elsabe Viljoen" w:date="2025-11-28T06:48:00Z" w16du:dateUtc="2025-11-28T04:48:00Z">
          <w:pPr>
            <w:tabs>
              <w:tab w:val="left" w:pos="993"/>
            </w:tabs>
            <w:spacing w:line="360" w:lineRule="auto"/>
            <w:ind w:left="993" w:hanging="993"/>
          </w:pPr>
        </w:pPrChange>
      </w:pPr>
      <w:ins w:id="1586" w:author="Elsabe Viljoen" w:date="2025-11-28T06:54:00Z" w16du:dateUtc="2025-11-28T04:54:00Z">
        <w:r>
          <w:rPr>
            <w:rFonts w:ascii="Arial" w:hAnsi="Arial" w:cs="Arial"/>
            <w:sz w:val="22"/>
            <w:szCs w:val="22"/>
          </w:rPr>
          <w:tab/>
        </w:r>
      </w:ins>
      <w:del w:id="1587" w:author="Elsabe Viljoen" w:date="2025-11-28T06:54:00Z" w16du:dateUtc="2025-11-28T04:54:00Z">
        <w:r w:rsidR="00F559D8" w:rsidRPr="00F559D8" w:rsidDel="00D8312A">
          <w:rPr>
            <w:rFonts w:ascii="Arial" w:hAnsi="Arial" w:cs="Arial"/>
            <w:sz w:val="22"/>
            <w:szCs w:val="22"/>
            <w:u w:val="single"/>
          </w:rPr>
          <w:br/>
        </w:r>
      </w:del>
      <w:r w:rsidR="00F559D8" w:rsidRPr="00F559D8">
        <w:rPr>
          <w:rFonts w:ascii="Arial" w:hAnsi="Arial" w:cs="Arial"/>
          <w:sz w:val="22"/>
          <w:szCs w:val="22"/>
        </w:rPr>
        <w:t>The Parties shall prepare a complete due-diligence outline that describes, in full detail, the process by which the Producers intend to verify the accuracy of all factual claims, including the use of a structured fact-checking protocol, reliance on metadata verification, corroboration of dates and timelines, cross-referencing of records and logs, review of police reports and other steps reasonably required to ensure factual accuracy and legal safety.</w:t>
      </w:r>
    </w:p>
    <w:p w14:paraId="38096F43" w14:textId="77777777" w:rsidR="00615B73" w:rsidRPr="00032541" w:rsidRDefault="00615B73">
      <w:pPr>
        <w:tabs>
          <w:tab w:val="left" w:pos="709"/>
          <w:tab w:val="left" w:pos="993"/>
        </w:tabs>
        <w:spacing w:line="360" w:lineRule="auto"/>
        <w:ind w:left="709" w:hanging="709"/>
        <w:jc w:val="both"/>
        <w:rPr>
          <w:rFonts w:ascii="Arial" w:hAnsi="Arial" w:cs="Arial"/>
          <w:sz w:val="22"/>
          <w:szCs w:val="22"/>
        </w:rPr>
        <w:pPrChange w:id="1588" w:author="Elsabe Viljoen" w:date="2025-11-28T06:48:00Z" w16du:dateUtc="2025-11-28T04:48:00Z">
          <w:pPr>
            <w:tabs>
              <w:tab w:val="left" w:pos="993"/>
            </w:tabs>
            <w:spacing w:line="360" w:lineRule="auto"/>
            <w:ind w:left="993" w:hanging="993"/>
          </w:pPr>
        </w:pPrChange>
      </w:pPr>
    </w:p>
    <w:p w14:paraId="1A4CE61B" w14:textId="77777777" w:rsidR="00D8312A" w:rsidRDefault="00F559D8" w:rsidP="00D8312A">
      <w:pPr>
        <w:tabs>
          <w:tab w:val="left" w:pos="709"/>
          <w:tab w:val="left" w:pos="993"/>
        </w:tabs>
        <w:spacing w:line="360" w:lineRule="auto"/>
        <w:ind w:left="709" w:hanging="709"/>
        <w:jc w:val="both"/>
        <w:rPr>
          <w:ins w:id="1589" w:author="Elsabe Viljoen" w:date="2025-11-28T06:54:00Z" w16du:dateUtc="2025-11-28T04:54:00Z"/>
          <w:rFonts w:ascii="Arial" w:hAnsi="Arial" w:cs="Arial"/>
          <w:sz w:val="22"/>
          <w:szCs w:val="22"/>
          <w:u w:val="single"/>
        </w:rPr>
      </w:pPr>
      <w:r w:rsidRPr="00F559D8">
        <w:rPr>
          <w:rFonts w:ascii="Arial" w:hAnsi="Arial" w:cs="Arial"/>
          <w:sz w:val="22"/>
          <w:szCs w:val="22"/>
        </w:rPr>
        <w:t>1</w:t>
      </w:r>
      <w:ins w:id="1590" w:author="Elsabe Viljoen" w:date="2025-11-24T10:15:00Z" w16du:dateUtc="2025-11-24T08:15:00Z">
        <w:r w:rsidR="00FF44F7">
          <w:rPr>
            <w:rFonts w:ascii="Arial" w:hAnsi="Arial" w:cs="Arial"/>
            <w:sz w:val="22"/>
            <w:szCs w:val="22"/>
          </w:rPr>
          <w:t>0</w:t>
        </w:r>
      </w:ins>
      <w:del w:id="1591"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592"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.9 </w:t>
      </w:r>
      <w:r w:rsidR="00615B73" w:rsidRPr="00032541">
        <w:rPr>
          <w:rFonts w:ascii="Arial" w:hAnsi="Arial" w:cs="Arial"/>
          <w:sz w:val="22"/>
          <w:szCs w:val="22"/>
        </w:rPr>
        <w:tab/>
      </w:r>
      <w:r w:rsidRPr="00F559D8">
        <w:rPr>
          <w:rFonts w:ascii="Arial" w:hAnsi="Arial" w:cs="Arial"/>
          <w:sz w:val="22"/>
          <w:szCs w:val="22"/>
          <w:u w:val="single"/>
        </w:rPr>
        <w:t>List of suggested directors</w:t>
      </w:r>
    </w:p>
    <w:p w14:paraId="68806102" w14:textId="71729B40" w:rsidR="00DE78EB" w:rsidRPr="00DE78EB" w:rsidRDefault="00F559D8">
      <w:pPr>
        <w:tabs>
          <w:tab w:val="left" w:pos="709"/>
          <w:tab w:val="left" w:pos="993"/>
        </w:tabs>
        <w:spacing w:line="360" w:lineRule="auto"/>
        <w:ind w:left="709"/>
        <w:jc w:val="both"/>
        <w:rPr>
          <w:ins w:id="1593" w:author="Elsabe Viljoen" w:date="2025-11-24T12:13:00Z" w16du:dateUtc="2025-11-24T10:13:00Z"/>
          <w:rFonts w:ascii="Arial" w:hAnsi="Arial" w:cs="Arial"/>
          <w:sz w:val="22"/>
          <w:szCs w:val="22"/>
        </w:rPr>
        <w:pPrChange w:id="1594" w:author="Elsabe Viljoen" w:date="2025-11-28T06:54:00Z" w16du:dateUtc="2025-11-28T04:54:00Z">
          <w:pPr>
            <w:tabs>
              <w:tab w:val="left" w:pos="709"/>
              <w:tab w:val="left" w:pos="993"/>
            </w:tabs>
            <w:spacing w:line="360" w:lineRule="auto"/>
            <w:ind w:left="709" w:hanging="709"/>
          </w:pPr>
        </w:pPrChange>
      </w:pPr>
      <w:del w:id="1595" w:author="Elsabe Viljoen" w:date="2025-11-28T06:54:00Z" w16du:dateUtc="2025-11-28T04:54:00Z">
        <w:r w:rsidRPr="00F559D8" w:rsidDel="00D8312A">
          <w:rPr>
            <w:rFonts w:ascii="Arial" w:hAnsi="Arial" w:cs="Arial"/>
            <w:sz w:val="22"/>
            <w:szCs w:val="22"/>
          </w:rPr>
          <w:br/>
        </w:r>
      </w:del>
      <w:r w:rsidR="00967311" w:rsidRPr="00967311">
        <w:rPr>
          <w:rFonts w:ascii="Arial" w:hAnsi="Arial" w:cs="Arial"/>
          <w:sz w:val="22"/>
          <w:szCs w:val="22"/>
        </w:rPr>
        <w:t xml:space="preserve">The Parties shall prepare a written document identifying the directors recommended for consideration, including links to their previous work, a summary of their editorial philosophy, their availability for the Project and a description of their creative approach, </w:t>
      </w:r>
      <w:ins w:id="1596" w:author="Elsabe Viljoen" w:date="2025-11-24T12:13:00Z">
        <w:r w:rsidR="00DE78EB" w:rsidRPr="00DE78EB">
          <w:rPr>
            <w:rFonts w:ascii="Arial" w:hAnsi="Arial" w:cs="Arial"/>
            <w:sz w:val="22"/>
            <w:szCs w:val="22"/>
          </w:rPr>
          <w:t xml:space="preserve">it being recorded that this list is a development-planning tool only and does not in itself constitute any appointment, which shall be made </w:t>
        </w:r>
        <w:r w:rsidR="00DE78EB" w:rsidRPr="00DE78EB">
          <w:rPr>
            <w:rFonts w:ascii="Arial" w:hAnsi="Arial" w:cs="Arial"/>
            <w:sz w:val="22"/>
            <w:szCs w:val="22"/>
            <w:rPrChange w:id="1597" w:author="Elsabe Viljoen" w:date="2025-11-24T12:13:00Z" w16du:dateUtc="2025-11-24T10:13:00Z">
              <w:rPr>
                <w:rFonts w:ascii="Arial" w:hAnsi="Arial" w:cs="Arial"/>
                <w:b/>
                <w:bCs/>
                <w:sz w:val="22"/>
                <w:szCs w:val="22"/>
              </w:rPr>
            </w:rPrChange>
          </w:rPr>
          <w:t>in accordance with this Agreement and Netflix’s approval processes</w:t>
        </w:r>
        <w:r w:rsidR="00DE78EB" w:rsidRPr="00DE78EB">
          <w:rPr>
            <w:rFonts w:ascii="Arial" w:hAnsi="Arial" w:cs="Arial"/>
            <w:sz w:val="22"/>
            <w:szCs w:val="22"/>
          </w:rPr>
          <w:t>.</w:t>
        </w:r>
      </w:ins>
    </w:p>
    <w:p w14:paraId="2370907D" w14:textId="77777777" w:rsidR="00DE78EB" w:rsidRDefault="00DE78EB">
      <w:pPr>
        <w:tabs>
          <w:tab w:val="left" w:pos="851"/>
        </w:tabs>
        <w:spacing w:line="360" w:lineRule="auto"/>
        <w:ind w:left="851" w:hanging="851"/>
        <w:jc w:val="both"/>
        <w:rPr>
          <w:ins w:id="1598" w:author="Elsabe Viljoen" w:date="2025-11-24T12:13:00Z" w16du:dateUtc="2025-11-24T10:13:00Z"/>
          <w:rFonts w:ascii="Arial" w:hAnsi="Arial" w:cs="Arial"/>
          <w:sz w:val="22"/>
          <w:szCs w:val="22"/>
        </w:rPr>
        <w:pPrChange w:id="1599" w:author="Elsabe Viljoen" w:date="2025-11-28T06:48:00Z" w16du:dateUtc="2025-11-28T04:48:00Z">
          <w:pPr>
            <w:tabs>
              <w:tab w:val="left" w:pos="709"/>
              <w:tab w:val="left" w:pos="993"/>
            </w:tabs>
            <w:spacing w:line="360" w:lineRule="auto"/>
            <w:ind w:left="709" w:hanging="709"/>
          </w:pPr>
        </w:pPrChange>
      </w:pPr>
    </w:p>
    <w:p w14:paraId="5A579602" w14:textId="76EBF3A8" w:rsidR="00F559D8" w:rsidRPr="00F559D8" w:rsidDel="00DE78EB" w:rsidRDefault="00967311">
      <w:pPr>
        <w:tabs>
          <w:tab w:val="left" w:pos="851"/>
        </w:tabs>
        <w:spacing w:line="360" w:lineRule="auto"/>
        <w:ind w:left="851" w:hanging="851"/>
        <w:jc w:val="both"/>
        <w:rPr>
          <w:del w:id="1600" w:author="Elsabe Viljoen" w:date="2025-11-24T12:13:00Z" w16du:dateUtc="2025-11-24T10:13:00Z"/>
          <w:rFonts w:ascii="Arial" w:hAnsi="Arial" w:cs="Arial"/>
          <w:sz w:val="22"/>
          <w:szCs w:val="22"/>
        </w:rPr>
        <w:pPrChange w:id="1601" w:author="Elsabe Viljoen" w:date="2025-11-28T06:48:00Z" w16du:dateUtc="2025-11-28T04:48:00Z">
          <w:pPr>
            <w:tabs>
              <w:tab w:val="left" w:pos="993"/>
            </w:tabs>
            <w:spacing w:line="360" w:lineRule="auto"/>
            <w:ind w:left="993" w:hanging="993"/>
          </w:pPr>
        </w:pPrChange>
      </w:pPr>
      <w:del w:id="1602" w:author="Elsabe Viljoen" w:date="2025-11-24T12:13:00Z" w16du:dateUtc="2025-11-24T10:13:00Z">
        <w:r w:rsidRPr="00967311" w:rsidDel="00DE78EB">
          <w:rPr>
            <w:rFonts w:ascii="Arial" w:hAnsi="Arial" w:cs="Arial"/>
            <w:sz w:val="22"/>
            <w:szCs w:val="22"/>
          </w:rPr>
          <w:delText>it being recorded that this list is a development-planning tool only and does not in itself constitute any appointment, which shall be made in accordance with Section 12 of this Agreement and Netflix’s approval processes.</w:delText>
        </w:r>
      </w:del>
    </w:p>
    <w:p w14:paraId="1D88D856" w14:textId="5C69A809" w:rsidR="00615B73" w:rsidRPr="00032541" w:rsidDel="00DE78EB" w:rsidRDefault="00615B73">
      <w:pPr>
        <w:tabs>
          <w:tab w:val="left" w:pos="851"/>
        </w:tabs>
        <w:spacing w:line="360" w:lineRule="auto"/>
        <w:ind w:left="851" w:hanging="851"/>
        <w:jc w:val="both"/>
        <w:rPr>
          <w:del w:id="1603" w:author="Elsabe Viljoen" w:date="2025-11-24T12:13:00Z" w16du:dateUtc="2025-11-24T10:13:00Z"/>
          <w:rFonts w:ascii="Arial" w:hAnsi="Arial" w:cs="Arial"/>
          <w:sz w:val="22"/>
          <w:szCs w:val="22"/>
        </w:rPr>
        <w:pPrChange w:id="1604" w:author="Elsabe Viljoen" w:date="2025-11-28T06:48:00Z" w16du:dateUtc="2025-11-28T04:48:00Z">
          <w:pPr>
            <w:tabs>
              <w:tab w:val="left" w:pos="993"/>
            </w:tabs>
            <w:spacing w:line="360" w:lineRule="auto"/>
            <w:ind w:left="993" w:hanging="993"/>
          </w:pPr>
        </w:pPrChange>
      </w:pPr>
    </w:p>
    <w:p w14:paraId="771B1FF0" w14:textId="77777777" w:rsidR="00D8312A" w:rsidRDefault="00F559D8" w:rsidP="00D8312A">
      <w:pPr>
        <w:tabs>
          <w:tab w:val="left" w:pos="851"/>
        </w:tabs>
        <w:spacing w:line="360" w:lineRule="auto"/>
        <w:ind w:left="851" w:hanging="851"/>
        <w:jc w:val="both"/>
        <w:rPr>
          <w:ins w:id="1605" w:author="Elsabe Viljoen" w:date="2025-11-28T06:54:00Z" w16du:dateUtc="2025-11-28T04:54:00Z"/>
          <w:rFonts w:ascii="Arial" w:hAnsi="Arial" w:cs="Arial"/>
          <w:sz w:val="22"/>
          <w:szCs w:val="22"/>
          <w:u w:val="single"/>
        </w:rPr>
      </w:pPr>
      <w:r w:rsidRPr="00F559D8">
        <w:rPr>
          <w:rFonts w:ascii="Arial" w:hAnsi="Arial" w:cs="Arial"/>
          <w:sz w:val="22"/>
          <w:szCs w:val="22"/>
        </w:rPr>
        <w:t>1</w:t>
      </w:r>
      <w:ins w:id="1606" w:author="Elsabe Viljoen" w:date="2025-11-24T10:15:00Z" w16du:dateUtc="2025-11-24T08:15:00Z">
        <w:r w:rsidR="00FF44F7">
          <w:rPr>
            <w:rFonts w:ascii="Arial" w:hAnsi="Arial" w:cs="Arial"/>
            <w:sz w:val="22"/>
            <w:szCs w:val="22"/>
          </w:rPr>
          <w:t>0</w:t>
        </w:r>
      </w:ins>
      <w:del w:id="1607"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08"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.10 </w:t>
      </w:r>
      <w:r w:rsidR="00615B73" w:rsidRPr="00032541">
        <w:rPr>
          <w:rFonts w:ascii="Arial" w:hAnsi="Arial" w:cs="Arial"/>
          <w:sz w:val="22"/>
          <w:szCs w:val="22"/>
        </w:rPr>
        <w:tab/>
      </w:r>
      <w:r w:rsidRPr="00F559D8">
        <w:rPr>
          <w:rFonts w:ascii="Arial" w:hAnsi="Arial" w:cs="Arial"/>
          <w:sz w:val="22"/>
          <w:szCs w:val="22"/>
          <w:u w:val="single"/>
        </w:rPr>
        <w:t>List of suggested HODs</w:t>
      </w:r>
    </w:p>
    <w:p w14:paraId="6D22A3F7" w14:textId="58DB5402" w:rsidR="00F559D8" w:rsidRPr="00032541" w:rsidRDefault="00F559D8">
      <w:pPr>
        <w:tabs>
          <w:tab w:val="left" w:pos="851"/>
        </w:tabs>
        <w:spacing w:line="360" w:lineRule="auto"/>
        <w:ind w:left="720"/>
        <w:jc w:val="both"/>
        <w:rPr>
          <w:rFonts w:ascii="Arial" w:hAnsi="Arial" w:cs="Arial"/>
          <w:sz w:val="22"/>
          <w:szCs w:val="22"/>
        </w:rPr>
        <w:pPrChange w:id="1609" w:author="Elsabe Viljoen" w:date="2025-11-28T06:55:00Z" w16du:dateUtc="2025-11-28T04:55:00Z">
          <w:pPr>
            <w:tabs>
              <w:tab w:val="left" w:pos="993"/>
            </w:tabs>
            <w:spacing w:line="360" w:lineRule="auto"/>
            <w:ind w:left="993" w:hanging="993"/>
          </w:pPr>
        </w:pPrChange>
      </w:pPr>
      <w:del w:id="1610" w:author="Elsabe Viljoen" w:date="2025-11-28T06:54:00Z" w16du:dateUtc="2025-11-28T04:54:00Z">
        <w:r w:rsidRPr="00F559D8" w:rsidDel="00D8312A">
          <w:rPr>
            <w:rFonts w:ascii="Arial" w:hAnsi="Arial" w:cs="Arial"/>
            <w:sz w:val="22"/>
            <w:szCs w:val="22"/>
            <w:u w:val="single"/>
          </w:rPr>
          <w:br/>
        </w:r>
      </w:del>
      <w:r w:rsidRPr="00F559D8">
        <w:rPr>
          <w:rFonts w:ascii="Arial" w:hAnsi="Arial" w:cs="Arial"/>
          <w:sz w:val="22"/>
          <w:szCs w:val="22"/>
        </w:rPr>
        <w:t>The Parties shall prepare a written list of recommended Heads of Department for the Project, including without limitation the Lead Editor, Showrunner, Archive Researcher, Cinematographer, Legal Liaison, Finance Controller and Sound Designer, together with supporting rationale for each proposed appointment.</w:t>
      </w:r>
    </w:p>
    <w:p w14:paraId="4942CE2D" w14:textId="77777777" w:rsidR="00032541" w:rsidRPr="00F559D8" w:rsidRDefault="00032541">
      <w:pPr>
        <w:tabs>
          <w:tab w:val="left" w:pos="851"/>
        </w:tabs>
        <w:spacing w:line="360" w:lineRule="auto"/>
        <w:ind w:left="851" w:hanging="851"/>
        <w:jc w:val="both"/>
        <w:rPr>
          <w:rFonts w:ascii="Arial" w:hAnsi="Arial" w:cs="Arial"/>
          <w:sz w:val="22"/>
          <w:szCs w:val="22"/>
        </w:rPr>
        <w:pPrChange w:id="1611" w:author="Elsabe Viljoen" w:date="2025-11-28T06:55:00Z" w16du:dateUtc="2025-11-28T04:55:00Z">
          <w:pPr>
            <w:tabs>
              <w:tab w:val="left" w:pos="993"/>
            </w:tabs>
            <w:spacing w:line="360" w:lineRule="auto"/>
            <w:ind w:left="993" w:hanging="993"/>
          </w:pPr>
        </w:pPrChange>
      </w:pPr>
    </w:p>
    <w:p w14:paraId="225BFA00" w14:textId="77777777" w:rsidR="00D8312A" w:rsidRDefault="00F559D8" w:rsidP="00D8312A">
      <w:pPr>
        <w:tabs>
          <w:tab w:val="left" w:pos="851"/>
        </w:tabs>
        <w:spacing w:line="360" w:lineRule="auto"/>
        <w:ind w:left="851" w:hanging="851"/>
        <w:jc w:val="both"/>
        <w:rPr>
          <w:ins w:id="1612" w:author="Elsabe Viljoen" w:date="2025-11-28T06:54:00Z" w16du:dateUtc="2025-11-28T04:54:00Z"/>
          <w:rFonts w:ascii="Arial" w:hAnsi="Arial" w:cs="Arial"/>
          <w:sz w:val="22"/>
          <w:szCs w:val="22"/>
          <w:u w:val="single"/>
        </w:rPr>
      </w:pPr>
      <w:r w:rsidRPr="00F559D8">
        <w:rPr>
          <w:rFonts w:ascii="Arial" w:hAnsi="Arial" w:cs="Arial"/>
          <w:sz w:val="22"/>
          <w:szCs w:val="22"/>
        </w:rPr>
        <w:t>1</w:t>
      </w:r>
      <w:ins w:id="1613" w:author="Elsabe Viljoen" w:date="2025-11-24T10:15:00Z" w16du:dateUtc="2025-11-24T08:15:00Z">
        <w:r w:rsidR="00FF44F7">
          <w:rPr>
            <w:rFonts w:ascii="Arial" w:hAnsi="Arial" w:cs="Arial"/>
            <w:sz w:val="22"/>
            <w:szCs w:val="22"/>
          </w:rPr>
          <w:t>0</w:t>
        </w:r>
      </w:ins>
      <w:del w:id="1614"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15"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.11 </w:t>
      </w:r>
      <w:r w:rsidR="00615B73" w:rsidRPr="00032541">
        <w:rPr>
          <w:rFonts w:ascii="Arial" w:hAnsi="Arial" w:cs="Arial"/>
          <w:sz w:val="22"/>
          <w:szCs w:val="22"/>
        </w:rPr>
        <w:tab/>
      </w:r>
      <w:r w:rsidRPr="00F559D8">
        <w:rPr>
          <w:rFonts w:ascii="Arial" w:hAnsi="Arial" w:cs="Arial"/>
          <w:sz w:val="22"/>
          <w:szCs w:val="22"/>
          <w:u w:val="single"/>
        </w:rPr>
        <w:t>Comprehensive legal opinion</w:t>
      </w:r>
    </w:p>
    <w:p w14:paraId="64F92161" w14:textId="5C88E680" w:rsidR="00F559D8" w:rsidRPr="00F559D8" w:rsidRDefault="00D8312A">
      <w:pPr>
        <w:tabs>
          <w:tab w:val="left" w:pos="851"/>
        </w:tabs>
        <w:spacing w:line="360" w:lineRule="auto"/>
        <w:ind w:left="851" w:hanging="131"/>
        <w:jc w:val="both"/>
        <w:rPr>
          <w:rFonts w:ascii="Arial" w:hAnsi="Arial" w:cs="Arial"/>
          <w:sz w:val="22"/>
          <w:szCs w:val="22"/>
        </w:rPr>
        <w:pPrChange w:id="1616" w:author="Elsabe Viljoen" w:date="2025-11-28T06:55:00Z" w16du:dateUtc="2025-11-28T04:55:00Z">
          <w:pPr>
            <w:tabs>
              <w:tab w:val="left" w:pos="993"/>
            </w:tabs>
            <w:spacing w:line="360" w:lineRule="auto"/>
            <w:ind w:left="993" w:hanging="993"/>
          </w:pPr>
        </w:pPrChange>
      </w:pPr>
      <w:ins w:id="1617" w:author="Elsabe Viljoen" w:date="2025-11-28T06:55:00Z" w16du:dateUtc="2025-11-28T04:55:00Z">
        <w:r>
          <w:rPr>
            <w:rFonts w:ascii="Arial" w:hAnsi="Arial" w:cs="Arial"/>
            <w:sz w:val="22"/>
            <w:szCs w:val="22"/>
          </w:rPr>
          <w:tab/>
        </w:r>
      </w:ins>
      <w:del w:id="1618" w:author="Elsabe Viljoen" w:date="2025-11-28T06:54:00Z" w16du:dateUtc="2025-11-28T04:54:00Z">
        <w:r w:rsidR="00F559D8" w:rsidRPr="00F559D8" w:rsidDel="00D8312A">
          <w:rPr>
            <w:rFonts w:ascii="Arial" w:hAnsi="Arial" w:cs="Arial"/>
            <w:sz w:val="22"/>
            <w:szCs w:val="22"/>
            <w:u w:val="single"/>
          </w:rPr>
          <w:br/>
        </w:r>
      </w:del>
      <w:r w:rsidR="00F559D8" w:rsidRPr="00F559D8">
        <w:rPr>
          <w:rFonts w:ascii="Arial" w:hAnsi="Arial" w:cs="Arial"/>
          <w:sz w:val="22"/>
          <w:szCs w:val="22"/>
        </w:rPr>
        <w:t>The Parties shall procure and deliver a comprehensive written legal opinion prepared by Production Counsel, which shall address all material legal issues including defamation risk, compliance with POPIA, any implications arising from criminal-procedure legislation, the lawful use of State evidence, the lawful portrayal of the Subject, the fulfilment of right-of-reply obligations and the ethical representation of traumatised victims.</w:t>
      </w:r>
    </w:p>
    <w:p w14:paraId="3DAE42C8" w14:textId="77777777" w:rsidR="00615B73" w:rsidRPr="00032541" w:rsidRDefault="00615B73">
      <w:pPr>
        <w:tabs>
          <w:tab w:val="left" w:pos="851"/>
        </w:tabs>
        <w:spacing w:line="360" w:lineRule="auto"/>
        <w:ind w:left="851" w:hanging="851"/>
        <w:jc w:val="both"/>
        <w:rPr>
          <w:rFonts w:ascii="Arial" w:hAnsi="Arial" w:cs="Arial"/>
          <w:sz w:val="22"/>
          <w:szCs w:val="22"/>
        </w:rPr>
        <w:pPrChange w:id="1619" w:author="Elsabe Viljoen" w:date="2025-11-28T06:55:00Z" w16du:dateUtc="2025-11-28T04:55:00Z">
          <w:pPr>
            <w:tabs>
              <w:tab w:val="left" w:pos="993"/>
            </w:tabs>
            <w:spacing w:line="360" w:lineRule="auto"/>
            <w:ind w:left="993" w:hanging="993"/>
          </w:pPr>
        </w:pPrChange>
      </w:pPr>
    </w:p>
    <w:p w14:paraId="47D41264" w14:textId="77777777" w:rsidR="00D8312A" w:rsidRDefault="00F559D8" w:rsidP="00D8312A">
      <w:pPr>
        <w:tabs>
          <w:tab w:val="left" w:pos="851"/>
        </w:tabs>
        <w:spacing w:line="360" w:lineRule="auto"/>
        <w:ind w:left="851" w:hanging="851"/>
        <w:jc w:val="both"/>
        <w:rPr>
          <w:ins w:id="1620" w:author="Elsabe Viljoen" w:date="2025-11-28T06:54:00Z" w16du:dateUtc="2025-11-28T04:54:00Z"/>
          <w:rFonts w:ascii="Arial" w:hAnsi="Arial" w:cs="Arial"/>
          <w:sz w:val="22"/>
          <w:szCs w:val="22"/>
          <w:u w:val="single"/>
        </w:rPr>
      </w:pPr>
      <w:r w:rsidRPr="00F559D8">
        <w:rPr>
          <w:rFonts w:ascii="Arial" w:hAnsi="Arial" w:cs="Arial"/>
          <w:sz w:val="22"/>
          <w:szCs w:val="22"/>
        </w:rPr>
        <w:t>1</w:t>
      </w:r>
      <w:ins w:id="1621" w:author="Elsabe Viljoen" w:date="2025-11-24T10:15:00Z" w16du:dateUtc="2025-11-24T08:15:00Z">
        <w:r w:rsidR="00FF44F7">
          <w:rPr>
            <w:rFonts w:ascii="Arial" w:hAnsi="Arial" w:cs="Arial"/>
            <w:sz w:val="22"/>
            <w:szCs w:val="22"/>
          </w:rPr>
          <w:t>0</w:t>
        </w:r>
      </w:ins>
      <w:del w:id="1622"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23"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12 </w:t>
      </w:r>
      <w:r w:rsidR="00615B73" w:rsidRPr="00032541">
        <w:rPr>
          <w:rFonts w:ascii="Arial" w:hAnsi="Arial" w:cs="Arial"/>
          <w:sz w:val="22"/>
          <w:szCs w:val="22"/>
        </w:rPr>
        <w:tab/>
      </w:r>
      <w:r w:rsidRPr="00F559D8">
        <w:rPr>
          <w:rFonts w:ascii="Arial" w:hAnsi="Arial" w:cs="Arial"/>
          <w:sz w:val="22"/>
          <w:szCs w:val="22"/>
          <w:u w:val="single"/>
        </w:rPr>
        <w:t>Appointment of Netflix-approved legal counsel</w:t>
      </w:r>
    </w:p>
    <w:p w14:paraId="448280BF" w14:textId="269F1599" w:rsidR="00F559D8" w:rsidRPr="00F559D8" w:rsidRDefault="00D8312A">
      <w:pPr>
        <w:tabs>
          <w:tab w:val="left" w:pos="851"/>
        </w:tabs>
        <w:spacing w:line="360" w:lineRule="auto"/>
        <w:ind w:left="851" w:hanging="131"/>
        <w:jc w:val="both"/>
        <w:rPr>
          <w:rFonts w:ascii="Arial" w:hAnsi="Arial" w:cs="Arial"/>
          <w:sz w:val="22"/>
          <w:szCs w:val="22"/>
        </w:rPr>
        <w:pPrChange w:id="1624" w:author="Elsabe Viljoen" w:date="2025-11-28T06:55:00Z" w16du:dateUtc="2025-11-28T04:55:00Z">
          <w:pPr>
            <w:tabs>
              <w:tab w:val="left" w:pos="993"/>
            </w:tabs>
            <w:spacing w:line="360" w:lineRule="auto"/>
            <w:ind w:left="993" w:hanging="993"/>
          </w:pPr>
        </w:pPrChange>
      </w:pPr>
      <w:ins w:id="1625" w:author="Elsabe Viljoen" w:date="2025-11-28T06:55:00Z" w16du:dateUtc="2025-11-28T04:55:00Z">
        <w:r>
          <w:rPr>
            <w:rFonts w:ascii="Arial" w:hAnsi="Arial" w:cs="Arial"/>
            <w:sz w:val="22"/>
            <w:szCs w:val="22"/>
          </w:rPr>
          <w:tab/>
        </w:r>
      </w:ins>
      <w:del w:id="1626" w:author="Elsabe Viljoen" w:date="2025-11-28T06:54:00Z" w16du:dateUtc="2025-11-28T04:54:00Z">
        <w:r w:rsidR="00F559D8" w:rsidRPr="00F559D8" w:rsidDel="00D8312A">
          <w:rPr>
            <w:rFonts w:ascii="Arial" w:hAnsi="Arial" w:cs="Arial"/>
            <w:sz w:val="22"/>
            <w:szCs w:val="22"/>
          </w:rPr>
          <w:br/>
        </w:r>
      </w:del>
      <w:r w:rsidR="00F559D8" w:rsidRPr="00F559D8">
        <w:rPr>
          <w:rFonts w:ascii="Arial" w:hAnsi="Arial" w:cs="Arial"/>
          <w:sz w:val="22"/>
          <w:szCs w:val="22"/>
        </w:rPr>
        <w:t xml:space="preserve">The Parties shall provide written proof that </w:t>
      </w:r>
      <w:del w:id="1627" w:author="Elsabe Viljoen" w:date="2025-11-28T06:44:00Z" w16du:dateUtc="2025-11-28T04:44:00Z">
        <w:r w:rsidR="00032541" w:rsidRPr="00032541" w:rsidDel="00E34177">
          <w:rPr>
            <w:rFonts w:ascii="Arial" w:hAnsi="Arial" w:cs="Arial"/>
            <w:sz w:val="22"/>
            <w:szCs w:val="22"/>
          </w:rPr>
          <w:delText xml:space="preserve">Johann Viljoen And Associates </w:delText>
        </w:r>
        <w:r w:rsidR="00F559D8" w:rsidRPr="00F559D8" w:rsidDel="00E34177">
          <w:rPr>
            <w:rFonts w:ascii="Arial" w:hAnsi="Arial" w:cs="Arial"/>
            <w:sz w:val="22"/>
            <w:szCs w:val="22"/>
          </w:rPr>
          <w:delText>Attorneys</w:delText>
        </w:r>
      </w:del>
      <w:r w:rsidR="00F559D8" w:rsidRPr="00F559D8">
        <w:rPr>
          <w:rFonts w:ascii="Arial" w:hAnsi="Arial" w:cs="Arial"/>
          <w:sz w:val="22"/>
          <w:szCs w:val="22"/>
        </w:rPr>
        <w:t xml:space="preserve"> </w:t>
      </w:r>
      <w:ins w:id="1628" w:author="Elsabe Viljoen" w:date="2025-11-28T06:44:00Z" w16du:dateUtc="2025-11-28T04:44:00Z">
        <w:r w:rsidR="00E34177">
          <w:t xml:space="preserve">Willem De Klerk Attorneys </w:t>
        </w:r>
      </w:ins>
      <w:r w:rsidR="00F559D8" w:rsidRPr="00F559D8">
        <w:rPr>
          <w:rFonts w:ascii="Arial" w:hAnsi="Arial" w:cs="Arial"/>
          <w:sz w:val="22"/>
          <w:szCs w:val="22"/>
        </w:rPr>
        <w:t>has been formally appointed as Production Counsel for the Project, as required by Netflix, and that no deviation from this appointment has occurred without Netflix’s prior written approval.</w:t>
      </w:r>
    </w:p>
    <w:p w14:paraId="246F17F4" w14:textId="77777777" w:rsidR="00615B73" w:rsidRPr="00032541" w:rsidRDefault="00615B73">
      <w:pPr>
        <w:tabs>
          <w:tab w:val="left" w:pos="851"/>
        </w:tabs>
        <w:spacing w:line="360" w:lineRule="auto"/>
        <w:ind w:left="851" w:hanging="851"/>
        <w:jc w:val="both"/>
        <w:rPr>
          <w:rFonts w:ascii="Arial" w:hAnsi="Arial" w:cs="Arial"/>
          <w:sz w:val="22"/>
          <w:szCs w:val="22"/>
        </w:rPr>
        <w:pPrChange w:id="1629" w:author="Elsabe Viljoen" w:date="2025-11-28T06:55:00Z" w16du:dateUtc="2025-11-28T04:55:00Z">
          <w:pPr>
            <w:tabs>
              <w:tab w:val="left" w:pos="993"/>
            </w:tabs>
            <w:spacing w:line="360" w:lineRule="auto"/>
            <w:ind w:left="993" w:hanging="993"/>
          </w:pPr>
        </w:pPrChange>
      </w:pPr>
    </w:p>
    <w:p w14:paraId="4BB35D5C" w14:textId="77777777" w:rsidR="00D8312A" w:rsidRDefault="00F559D8" w:rsidP="00D8312A">
      <w:pPr>
        <w:tabs>
          <w:tab w:val="left" w:pos="851"/>
        </w:tabs>
        <w:spacing w:line="360" w:lineRule="auto"/>
        <w:ind w:left="851" w:hanging="851"/>
        <w:jc w:val="both"/>
        <w:rPr>
          <w:ins w:id="1630" w:author="Elsabe Viljoen" w:date="2025-11-28T06:55:00Z" w16du:dateUtc="2025-11-28T04:55:00Z"/>
          <w:rFonts w:ascii="Arial" w:hAnsi="Arial" w:cs="Arial"/>
          <w:sz w:val="22"/>
          <w:szCs w:val="22"/>
          <w:u w:val="single"/>
        </w:rPr>
      </w:pPr>
      <w:r w:rsidRPr="00F559D8">
        <w:rPr>
          <w:rFonts w:ascii="Arial" w:hAnsi="Arial" w:cs="Arial"/>
          <w:sz w:val="22"/>
          <w:szCs w:val="22"/>
        </w:rPr>
        <w:t>1</w:t>
      </w:r>
      <w:ins w:id="1631" w:author="Elsabe Viljoen" w:date="2025-11-24T10:15:00Z" w16du:dateUtc="2025-11-24T08:15:00Z">
        <w:r w:rsidR="00FF44F7">
          <w:rPr>
            <w:rFonts w:ascii="Arial" w:hAnsi="Arial" w:cs="Arial"/>
            <w:sz w:val="22"/>
            <w:szCs w:val="22"/>
          </w:rPr>
          <w:t>0</w:t>
        </w:r>
      </w:ins>
      <w:del w:id="1632"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33"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13 </w:t>
      </w:r>
      <w:r w:rsidR="00615B73" w:rsidRPr="00032541">
        <w:rPr>
          <w:rFonts w:ascii="Arial" w:hAnsi="Arial" w:cs="Arial"/>
          <w:sz w:val="22"/>
          <w:szCs w:val="22"/>
        </w:rPr>
        <w:tab/>
      </w:r>
      <w:r w:rsidRPr="00F559D8">
        <w:rPr>
          <w:rFonts w:ascii="Arial" w:hAnsi="Arial" w:cs="Arial"/>
          <w:sz w:val="22"/>
          <w:szCs w:val="22"/>
          <w:u w:val="single"/>
        </w:rPr>
        <w:t>Production Counsel briefing document</w:t>
      </w:r>
    </w:p>
    <w:p w14:paraId="5D91F88D" w14:textId="545F134F" w:rsidR="00F559D8" w:rsidRPr="00F559D8" w:rsidRDefault="00F559D8">
      <w:pPr>
        <w:tabs>
          <w:tab w:val="left" w:pos="851"/>
        </w:tabs>
        <w:spacing w:line="360" w:lineRule="auto"/>
        <w:ind w:left="851"/>
        <w:jc w:val="both"/>
        <w:rPr>
          <w:rFonts w:ascii="Arial" w:hAnsi="Arial" w:cs="Arial"/>
          <w:sz w:val="22"/>
          <w:szCs w:val="22"/>
        </w:rPr>
        <w:pPrChange w:id="1634" w:author="Elsabe Viljoen" w:date="2025-11-28T06:55:00Z" w16du:dateUtc="2025-11-28T04:55:00Z">
          <w:pPr>
            <w:tabs>
              <w:tab w:val="left" w:pos="993"/>
            </w:tabs>
            <w:spacing w:line="360" w:lineRule="auto"/>
            <w:ind w:left="993" w:hanging="993"/>
          </w:pPr>
        </w:pPrChange>
      </w:pPr>
      <w:del w:id="1635" w:author="Elsabe Viljoen" w:date="2025-11-28T06:55:00Z" w16du:dateUtc="2025-11-28T04:55:00Z">
        <w:r w:rsidRPr="00F559D8" w:rsidDel="00D8312A">
          <w:rPr>
            <w:rFonts w:ascii="Arial" w:hAnsi="Arial" w:cs="Arial"/>
            <w:sz w:val="22"/>
            <w:szCs w:val="22"/>
            <w:u w:val="single"/>
          </w:rPr>
          <w:br/>
        </w:r>
      </w:del>
      <w:r w:rsidRPr="00F559D8">
        <w:rPr>
          <w:rFonts w:ascii="Arial" w:hAnsi="Arial" w:cs="Arial"/>
          <w:sz w:val="22"/>
          <w:szCs w:val="22"/>
        </w:rPr>
        <w:t>The Parties shall prepare and deliver a briefing document summarising all legal issues that require the specialised attention of Production Counsel, including matters relating to prison-access protocols, the legal constraints governing compensation of criminals, the handling of sealed documents, the protection of minors, the boundaries of cooperation with police authorities and the management of high-risk portrayals.</w:t>
      </w:r>
    </w:p>
    <w:p w14:paraId="00348DAC" w14:textId="77777777" w:rsidR="00615B73" w:rsidRPr="00032541" w:rsidRDefault="00615B73">
      <w:pPr>
        <w:tabs>
          <w:tab w:val="left" w:pos="851"/>
        </w:tabs>
        <w:spacing w:line="360" w:lineRule="auto"/>
        <w:ind w:left="851" w:hanging="851"/>
        <w:jc w:val="both"/>
        <w:rPr>
          <w:rFonts w:ascii="Arial" w:hAnsi="Arial" w:cs="Arial"/>
          <w:sz w:val="22"/>
          <w:szCs w:val="22"/>
        </w:rPr>
        <w:pPrChange w:id="1636" w:author="Elsabe Viljoen" w:date="2025-11-28T06:48:00Z" w16du:dateUtc="2025-11-28T04:48:00Z">
          <w:pPr>
            <w:tabs>
              <w:tab w:val="left" w:pos="993"/>
            </w:tabs>
            <w:spacing w:line="360" w:lineRule="auto"/>
            <w:ind w:left="993" w:hanging="993"/>
          </w:pPr>
        </w:pPrChange>
      </w:pPr>
    </w:p>
    <w:p w14:paraId="7B66D4AC" w14:textId="77777777" w:rsidR="00D8312A" w:rsidRDefault="00F559D8" w:rsidP="00D8312A">
      <w:pPr>
        <w:tabs>
          <w:tab w:val="left" w:pos="851"/>
        </w:tabs>
        <w:spacing w:line="360" w:lineRule="auto"/>
        <w:ind w:left="851" w:hanging="851"/>
        <w:jc w:val="both"/>
        <w:rPr>
          <w:ins w:id="1637" w:author="Elsabe Viljoen" w:date="2025-11-28T06:55:00Z" w16du:dateUtc="2025-11-28T04:55:00Z"/>
          <w:rFonts w:ascii="Arial" w:hAnsi="Arial" w:cs="Arial"/>
          <w:sz w:val="22"/>
          <w:szCs w:val="22"/>
          <w:u w:val="single"/>
        </w:rPr>
      </w:pPr>
      <w:r w:rsidRPr="00F559D8">
        <w:rPr>
          <w:rFonts w:ascii="Arial" w:hAnsi="Arial" w:cs="Arial"/>
          <w:sz w:val="22"/>
          <w:szCs w:val="22"/>
        </w:rPr>
        <w:t>1</w:t>
      </w:r>
      <w:ins w:id="1638" w:author="Elsabe Viljoen" w:date="2025-11-24T10:15:00Z" w16du:dateUtc="2025-11-24T08:15:00Z">
        <w:r w:rsidR="00FF44F7">
          <w:rPr>
            <w:rFonts w:ascii="Arial" w:hAnsi="Arial" w:cs="Arial"/>
            <w:sz w:val="22"/>
            <w:szCs w:val="22"/>
          </w:rPr>
          <w:t>0</w:t>
        </w:r>
      </w:ins>
      <w:del w:id="1639"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40"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14</w:t>
      </w:r>
      <w:r w:rsidR="00615B73" w:rsidRPr="00032541">
        <w:rPr>
          <w:rFonts w:ascii="Arial" w:hAnsi="Arial" w:cs="Arial"/>
          <w:sz w:val="22"/>
          <w:szCs w:val="22"/>
        </w:rPr>
        <w:tab/>
      </w:r>
      <w:r w:rsidRPr="00F559D8">
        <w:rPr>
          <w:rFonts w:ascii="Arial" w:hAnsi="Arial" w:cs="Arial"/>
          <w:sz w:val="22"/>
          <w:szCs w:val="22"/>
          <w:u w:val="single"/>
        </w:rPr>
        <w:t>Producer’s research and development questionnaire</w:t>
      </w:r>
    </w:p>
    <w:p w14:paraId="43F918E8" w14:textId="04E80537" w:rsidR="00F559D8" w:rsidRPr="00F559D8" w:rsidRDefault="00F559D8">
      <w:pPr>
        <w:tabs>
          <w:tab w:val="left" w:pos="851"/>
        </w:tabs>
        <w:spacing w:line="360" w:lineRule="auto"/>
        <w:ind w:left="851"/>
        <w:jc w:val="both"/>
        <w:rPr>
          <w:rFonts w:ascii="Arial" w:hAnsi="Arial" w:cs="Arial"/>
          <w:sz w:val="22"/>
          <w:szCs w:val="22"/>
        </w:rPr>
        <w:pPrChange w:id="1641" w:author="Elsabe Viljoen" w:date="2025-11-28T06:55:00Z" w16du:dateUtc="2025-11-28T04:55:00Z">
          <w:pPr>
            <w:tabs>
              <w:tab w:val="left" w:pos="993"/>
            </w:tabs>
            <w:spacing w:line="360" w:lineRule="auto"/>
            <w:ind w:left="993" w:hanging="993"/>
          </w:pPr>
        </w:pPrChange>
      </w:pPr>
      <w:del w:id="1642" w:author="Elsabe Viljoen" w:date="2025-11-28T06:55:00Z" w16du:dateUtc="2025-11-28T04:55:00Z">
        <w:r w:rsidRPr="00F559D8" w:rsidDel="00D8312A">
          <w:rPr>
            <w:rFonts w:ascii="Arial" w:hAnsi="Arial" w:cs="Arial"/>
            <w:sz w:val="22"/>
            <w:szCs w:val="22"/>
          </w:rPr>
          <w:br/>
        </w:r>
      </w:del>
      <w:r w:rsidRPr="00F559D8">
        <w:rPr>
          <w:rFonts w:ascii="Arial" w:hAnsi="Arial" w:cs="Arial"/>
          <w:sz w:val="22"/>
          <w:szCs w:val="22"/>
        </w:rPr>
        <w:t>The Parties shall prepare a written document containing all questions, uncertainties, risks, factual gaps and investigative leads identified during development, and this questionnaire shall be updated on a continuing basis as the development process progresses.</w:t>
      </w:r>
    </w:p>
    <w:p w14:paraId="576BEE4E" w14:textId="77777777" w:rsidR="00615B73" w:rsidRPr="00032541" w:rsidRDefault="00615B73">
      <w:pPr>
        <w:tabs>
          <w:tab w:val="left" w:pos="851"/>
        </w:tabs>
        <w:spacing w:line="360" w:lineRule="auto"/>
        <w:ind w:left="851" w:hanging="851"/>
        <w:jc w:val="both"/>
        <w:rPr>
          <w:rFonts w:ascii="Arial" w:hAnsi="Arial" w:cs="Arial"/>
          <w:sz w:val="22"/>
          <w:szCs w:val="22"/>
        </w:rPr>
        <w:pPrChange w:id="1643" w:author="Elsabe Viljoen" w:date="2025-11-28T06:48:00Z" w16du:dateUtc="2025-11-28T04:48:00Z">
          <w:pPr>
            <w:tabs>
              <w:tab w:val="left" w:pos="993"/>
            </w:tabs>
            <w:spacing w:line="360" w:lineRule="auto"/>
            <w:ind w:left="993" w:hanging="993"/>
          </w:pPr>
        </w:pPrChange>
      </w:pPr>
    </w:p>
    <w:p w14:paraId="3D9248B6" w14:textId="77777777" w:rsidR="00D8312A" w:rsidRDefault="00F559D8" w:rsidP="00D8312A">
      <w:pPr>
        <w:tabs>
          <w:tab w:val="left" w:pos="851"/>
          <w:tab w:val="left" w:pos="1134"/>
        </w:tabs>
        <w:spacing w:line="360" w:lineRule="auto"/>
        <w:ind w:left="851" w:hanging="851"/>
        <w:jc w:val="both"/>
        <w:rPr>
          <w:ins w:id="1644" w:author="Elsabe Viljoen" w:date="2025-11-28T06:55:00Z" w16du:dateUtc="2025-11-28T04:55:00Z"/>
          <w:rFonts w:ascii="Arial" w:hAnsi="Arial" w:cs="Arial"/>
          <w:sz w:val="22"/>
          <w:szCs w:val="22"/>
          <w:u w:val="single"/>
        </w:rPr>
      </w:pPr>
      <w:r w:rsidRPr="00F559D8">
        <w:rPr>
          <w:rFonts w:ascii="Arial" w:hAnsi="Arial" w:cs="Arial"/>
          <w:sz w:val="22"/>
          <w:szCs w:val="22"/>
        </w:rPr>
        <w:t>1</w:t>
      </w:r>
      <w:ins w:id="1645" w:author="Elsabe Viljoen" w:date="2025-11-24T10:15:00Z" w16du:dateUtc="2025-11-24T08:15:00Z">
        <w:r w:rsidR="00FF44F7">
          <w:rPr>
            <w:rFonts w:ascii="Arial" w:hAnsi="Arial" w:cs="Arial"/>
            <w:sz w:val="22"/>
            <w:szCs w:val="22"/>
          </w:rPr>
          <w:t>0</w:t>
        </w:r>
      </w:ins>
      <w:del w:id="1646" w:author="Elsabe Viljoen" w:date="2025-11-24T10:15:00Z" w16du:dateUtc="2025-11-24T08:15:00Z">
        <w:r w:rsidRPr="00F559D8" w:rsidDel="00FF44F7">
          <w:rPr>
            <w:rFonts w:ascii="Arial" w:hAnsi="Arial" w:cs="Arial"/>
            <w:sz w:val="22"/>
            <w:szCs w:val="22"/>
          </w:rPr>
          <w:delText>5</w:delText>
        </w:r>
      </w:del>
      <w:r w:rsidRPr="00F559D8">
        <w:rPr>
          <w:rFonts w:ascii="Arial" w:hAnsi="Arial" w:cs="Arial"/>
          <w:sz w:val="22"/>
          <w:szCs w:val="22"/>
        </w:rPr>
        <w:t>.2.</w:t>
      </w:r>
      <w:del w:id="1647" w:author="Elsabe Viljoen" w:date="2025-11-24T12:10:00Z" w16du:dateUtc="2025-11-24T10:10:00Z">
        <w:r w:rsidRPr="00F559D8" w:rsidDel="00DE78EB">
          <w:rPr>
            <w:rFonts w:ascii="Arial" w:hAnsi="Arial" w:cs="Arial"/>
            <w:sz w:val="22"/>
            <w:szCs w:val="22"/>
          </w:rPr>
          <w:delText>1.</w:delText>
        </w:r>
      </w:del>
      <w:r w:rsidRPr="00F559D8">
        <w:rPr>
          <w:rFonts w:ascii="Arial" w:hAnsi="Arial" w:cs="Arial"/>
          <w:sz w:val="22"/>
          <w:szCs w:val="22"/>
        </w:rPr>
        <w:t xml:space="preserve">15 </w:t>
      </w:r>
      <w:r w:rsidR="00615B73" w:rsidRPr="00032541">
        <w:rPr>
          <w:rFonts w:ascii="Arial" w:hAnsi="Arial" w:cs="Arial"/>
          <w:sz w:val="22"/>
          <w:szCs w:val="22"/>
        </w:rPr>
        <w:tab/>
      </w:r>
      <w:r w:rsidRPr="00F559D8">
        <w:rPr>
          <w:rFonts w:ascii="Arial" w:hAnsi="Arial" w:cs="Arial"/>
          <w:sz w:val="22"/>
          <w:szCs w:val="22"/>
          <w:u w:val="single"/>
        </w:rPr>
        <w:t>Additional materials requested by Netflix</w:t>
      </w:r>
    </w:p>
    <w:p w14:paraId="463D5466" w14:textId="0D7390EB" w:rsidR="00F559D8" w:rsidRPr="00F559D8" w:rsidRDefault="00F559D8">
      <w:pPr>
        <w:tabs>
          <w:tab w:val="left" w:pos="851"/>
          <w:tab w:val="left" w:pos="1134"/>
        </w:tabs>
        <w:spacing w:line="360" w:lineRule="auto"/>
        <w:ind w:left="851"/>
        <w:jc w:val="both"/>
        <w:rPr>
          <w:rFonts w:ascii="Arial" w:hAnsi="Arial" w:cs="Arial"/>
          <w:sz w:val="22"/>
          <w:szCs w:val="22"/>
        </w:rPr>
        <w:pPrChange w:id="1648" w:author="Elsabe Viljoen" w:date="2025-11-28T06:55:00Z" w16du:dateUtc="2025-11-28T04:55:00Z">
          <w:pPr>
            <w:tabs>
              <w:tab w:val="left" w:pos="993"/>
              <w:tab w:val="left" w:pos="1134"/>
            </w:tabs>
            <w:spacing w:line="360" w:lineRule="auto"/>
            <w:ind w:left="993" w:hanging="993"/>
          </w:pPr>
        </w:pPrChange>
      </w:pPr>
      <w:del w:id="1649" w:author="Elsabe Viljoen" w:date="2025-11-28T06:55:00Z" w16du:dateUtc="2025-11-28T04:55:00Z">
        <w:r w:rsidRPr="00F559D8" w:rsidDel="00D8312A">
          <w:rPr>
            <w:rFonts w:ascii="Arial" w:hAnsi="Arial" w:cs="Arial"/>
            <w:sz w:val="22"/>
            <w:szCs w:val="22"/>
          </w:rPr>
          <w:br/>
        </w:r>
      </w:del>
      <w:r w:rsidRPr="00F559D8">
        <w:rPr>
          <w:rFonts w:ascii="Arial" w:hAnsi="Arial" w:cs="Arial"/>
          <w:sz w:val="22"/>
          <w:szCs w:val="22"/>
        </w:rPr>
        <w:t>The Parties acknowledge that Netflix may, in its discretion, request supplementary materials that are reasonably necessary for assessing the Project’s feasibility, factual accuracy, creative approach or legal and reputational risk, and the Parties shall supply any such materials promptly and in full.</w:t>
      </w:r>
    </w:p>
    <w:p w14:paraId="39DB97E9" w14:textId="0B217332" w:rsidR="00F559D8" w:rsidRPr="00A03902" w:rsidRDefault="00F559D8">
      <w:pPr>
        <w:tabs>
          <w:tab w:val="left" w:pos="851"/>
        </w:tabs>
        <w:spacing w:line="360" w:lineRule="auto"/>
        <w:jc w:val="both"/>
        <w:rPr>
          <w:rFonts w:ascii="Arial" w:hAnsi="Arial" w:cs="Arial"/>
          <w:sz w:val="22"/>
          <w:szCs w:val="22"/>
        </w:rPr>
        <w:pPrChange w:id="1650" w:author="Elsabe Viljoen" w:date="2025-11-28T06:48:00Z" w16du:dateUtc="2025-11-28T04:48:00Z">
          <w:pPr>
            <w:tabs>
              <w:tab w:val="left" w:pos="851"/>
            </w:tabs>
            <w:spacing w:line="360" w:lineRule="auto"/>
          </w:pPr>
        </w:pPrChange>
      </w:pPr>
    </w:p>
    <w:p w14:paraId="385F8ABB" w14:textId="06279B7D" w:rsidR="00F559D8" w:rsidRPr="00A03902" w:rsidRDefault="00F559D8">
      <w:pPr>
        <w:tabs>
          <w:tab w:val="left" w:pos="709"/>
        </w:tabs>
        <w:spacing w:line="360" w:lineRule="auto"/>
        <w:ind w:left="709" w:hanging="851"/>
        <w:jc w:val="both"/>
        <w:rPr>
          <w:rFonts w:ascii="Arial" w:hAnsi="Arial" w:cs="Arial"/>
          <w:sz w:val="22"/>
          <w:szCs w:val="22"/>
          <w:rPrChange w:id="1651" w:author="Elsabe Viljoen" w:date="2025-12-11T13:10:00Z" w16du:dateUtc="2025-12-11T11:10:00Z">
            <w:rPr>
              <w:rFonts w:ascii="Arial" w:hAnsi="Arial" w:cs="Arial"/>
              <w:b/>
              <w:bCs/>
              <w:sz w:val="22"/>
              <w:szCs w:val="22"/>
            </w:rPr>
          </w:rPrChange>
        </w:rPr>
        <w:pPrChange w:id="1652"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Change w:id="1653" w:author="Elsabe Viljoen" w:date="2025-12-11T13:10:00Z" w16du:dateUtc="2025-12-11T11:10:00Z">
            <w:rPr>
              <w:rFonts w:ascii="Arial" w:hAnsi="Arial" w:cs="Arial"/>
              <w:b/>
              <w:bCs/>
              <w:sz w:val="22"/>
              <w:szCs w:val="22"/>
            </w:rPr>
          </w:rPrChange>
        </w:rPr>
        <w:t>1</w:t>
      </w:r>
      <w:ins w:id="1654" w:author="Elsabe Viljoen" w:date="2025-11-24T10:15:00Z" w16du:dateUtc="2025-11-24T08:15:00Z">
        <w:r w:rsidR="00FF44F7" w:rsidRPr="00A03902">
          <w:rPr>
            <w:rFonts w:ascii="Arial" w:hAnsi="Arial" w:cs="Arial"/>
            <w:sz w:val="22"/>
            <w:szCs w:val="22"/>
            <w:rPrChange w:id="1655" w:author="Elsabe Viljoen" w:date="2025-12-11T13:10:00Z" w16du:dateUtc="2025-12-11T11:10:00Z">
              <w:rPr>
                <w:rFonts w:ascii="Arial" w:hAnsi="Arial" w:cs="Arial"/>
                <w:b/>
                <w:bCs/>
                <w:sz w:val="22"/>
                <w:szCs w:val="22"/>
              </w:rPr>
            </w:rPrChange>
          </w:rPr>
          <w:t>0</w:t>
        </w:r>
      </w:ins>
      <w:del w:id="1656" w:author="Elsabe Viljoen" w:date="2025-11-24T10:15:00Z" w16du:dateUtc="2025-11-24T08:15:00Z">
        <w:r w:rsidRPr="00A03902" w:rsidDel="00FF44F7">
          <w:rPr>
            <w:rFonts w:ascii="Arial" w:hAnsi="Arial" w:cs="Arial"/>
            <w:sz w:val="22"/>
            <w:szCs w:val="22"/>
            <w:rPrChange w:id="1657"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658" w:author="Elsabe Viljoen" w:date="2025-12-11T13:10:00Z" w16du:dateUtc="2025-12-11T11:10:00Z">
            <w:rPr>
              <w:rFonts w:ascii="Arial" w:hAnsi="Arial" w:cs="Arial"/>
              <w:b/>
              <w:bCs/>
              <w:sz w:val="22"/>
              <w:szCs w:val="22"/>
            </w:rPr>
          </w:rPrChange>
        </w:rPr>
        <w:t xml:space="preserve">.3 </w:t>
      </w:r>
      <w:r w:rsidR="00615B73" w:rsidRPr="00A03902">
        <w:rPr>
          <w:rFonts w:ascii="Arial" w:hAnsi="Arial" w:cs="Arial"/>
          <w:sz w:val="22"/>
          <w:szCs w:val="22"/>
          <w:rPrChange w:id="1659"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660" w:author="Elsabe Viljoen" w:date="2025-12-11T13:10:00Z" w16du:dateUtc="2025-12-11T11:10:00Z">
            <w:rPr>
              <w:rFonts w:ascii="Arial" w:hAnsi="Arial" w:cs="Arial"/>
              <w:b/>
              <w:bCs/>
              <w:sz w:val="22"/>
              <w:szCs w:val="22"/>
              <w:u w:val="single"/>
            </w:rPr>
          </w:rPrChange>
        </w:rPr>
        <w:t>Reporting Obligations during Development</w:t>
      </w:r>
    </w:p>
    <w:p w14:paraId="4459ED8B" w14:textId="580E7549" w:rsidR="00F559D8" w:rsidRPr="00A03902" w:rsidRDefault="00F559D8">
      <w:pPr>
        <w:tabs>
          <w:tab w:val="left" w:pos="709"/>
        </w:tabs>
        <w:spacing w:line="360" w:lineRule="auto"/>
        <w:ind w:left="709" w:hanging="851"/>
        <w:jc w:val="both"/>
        <w:rPr>
          <w:rFonts w:ascii="Arial" w:hAnsi="Arial" w:cs="Arial"/>
          <w:sz w:val="22"/>
          <w:szCs w:val="22"/>
        </w:rPr>
        <w:pPrChange w:id="1661"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662" w:author="Elsabe Viljoen" w:date="2025-11-24T10:15:00Z" w16du:dateUtc="2025-11-24T08:15:00Z">
        <w:r w:rsidR="00FF44F7" w:rsidRPr="00A03902">
          <w:rPr>
            <w:rFonts w:ascii="Arial" w:hAnsi="Arial" w:cs="Arial"/>
            <w:sz w:val="22"/>
            <w:szCs w:val="22"/>
          </w:rPr>
          <w:t>0</w:t>
        </w:r>
      </w:ins>
      <w:del w:id="1663" w:author="Elsabe Viljoen" w:date="2025-11-24T10:15:00Z" w16du:dateUtc="2025-11-24T08:15:00Z">
        <w:r w:rsidRPr="00A03902" w:rsidDel="00FF44F7">
          <w:rPr>
            <w:rFonts w:ascii="Arial" w:hAnsi="Arial" w:cs="Arial"/>
            <w:sz w:val="22"/>
            <w:szCs w:val="22"/>
          </w:rPr>
          <w:delText>5</w:delText>
        </w:r>
      </w:del>
      <w:r w:rsidRPr="00A03902">
        <w:rPr>
          <w:rFonts w:ascii="Arial" w:hAnsi="Arial" w:cs="Arial"/>
          <w:sz w:val="22"/>
          <w:szCs w:val="22"/>
        </w:rPr>
        <w:t>.3.1</w:t>
      </w:r>
      <w:r w:rsidR="00615B73" w:rsidRPr="00A03902">
        <w:rPr>
          <w:rFonts w:ascii="Arial" w:hAnsi="Arial" w:cs="Arial"/>
          <w:sz w:val="22"/>
          <w:szCs w:val="22"/>
        </w:rPr>
        <w:tab/>
      </w:r>
      <w:r w:rsidRPr="00A03902">
        <w:rPr>
          <w:rFonts w:ascii="Arial" w:hAnsi="Arial" w:cs="Arial"/>
          <w:sz w:val="22"/>
          <w:szCs w:val="22"/>
        </w:rPr>
        <w:t>The Parties shall provide Netflix with weekly written reports during the development phase, which shall include a comprehensive summary of the progress of research activities, all developments relating to contributor access, any legal risks identified, any editorial or factual discoveries that may influence the Project and any delays or anticipated delays that may affect the development timeline.</w:t>
      </w:r>
    </w:p>
    <w:p w14:paraId="5B3E78C8" w14:textId="77777777" w:rsidR="00615B73" w:rsidRPr="00A03902" w:rsidRDefault="00615B73">
      <w:pPr>
        <w:tabs>
          <w:tab w:val="left" w:pos="709"/>
        </w:tabs>
        <w:spacing w:line="360" w:lineRule="auto"/>
        <w:ind w:left="709" w:hanging="851"/>
        <w:jc w:val="both"/>
        <w:rPr>
          <w:rFonts w:ascii="Arial" w:hAnsi="Arial" w:cs="Arial"/>
          <w:sz w:val="22"/>
          <w:szCs w:val="22"/>
          <w:rPrChange w:id="1664" w:author="Elsabe Viljoen" w:date="2025-12-11T13:10:00Z" w16du:dateUtc="2025-12-11T11:10:00Z">
            <w:rPr>
              <w:rFonts w:ascii="Arial" w:hAnsi="Arial" w:cs="Arial"/>
              <w:b/>
              <w:bCs/>
              <w:sz w:val="22"/>
              <w:szCs w:val="22"/>
            </w:rPr>
          </w:rPrChange>
        </w:rPr>
        <w:pPrChange w:id="1665" w:author="Elsabe Viljoen" w:date="2025-11-28T06:48:00Z" w16du:dateUtc="2025-11-28T04:48:00Z">
          <w:pPr>
            <w:tabs>
              <w:tab w:val="left" w:pos="851"/>
            </w:tabs>
            <w:spacing w:line="360" w:lineRule="auto"/>
            <w:ind w:left="851" w:hanging="851"/>
          </w:pPr>
        </w:pPrChange>
      </w:pPr>
    </w:p>
    <w:p w14:paraId="48FABD85" w14:textId="702A34B5" w:rsidR="00F559D8" w:rsidRPr="00A03902" w:rsidRDefault="00F559D8">
      <w:pPr>
        <w:tabs>
          <w:tab w:val="left" w:pos="709"/>
        </w:tabs>
        <w:spacing w:line="360" w:lineRule="auto"/>
        <w:ind w:left="709" w:hanging="851"/>
        <w:jc w:val="both"/>
        <w:rPr>
          <w:rFonts w:ascii="Arial" w:hAnsi="Arial" w:cs="Arial"/>
          <w:sz w:val="22"/>
          <w:szCs w:val="22"/>
        </w:rPr>
        <w:pPrChange w:id="166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667" w:author="Elsabe Viljoen" w:date="2025-11-24T10:16:00Z" w16du:dateUtc="2025-11-24T08:16:00Z">
        <w:r w:rsidR="00FF44F7" w:rsidRPr="00A03902">
          <w:rPr>
            <w:rFonts w:ascii="Arial" w:hAnsi="Arial" w:cs="Arial"/>
            <w:sz w:val="22"/>
            <w:szCs w:val="22"/>
          </w:rPr>
          <w:t>0</w:t>
        </w:r>
      </w:ins>
      <w:del w:id="1668"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.3.2</w:t>
      </w:r>
      <w:r w:rsidR="00615B73" w:rsidRPr="00A03902">
        <w:rPr>
          <w:rFonts w:ascii="Arial" w:hAnsi="Arial" w:cs="Arial"/>
          <w:sz w:val="22"/>
          <w:szCs w:val="22"/>
        </w:rPr>
        <w:t xml:space="preserve"> </w:t>
      </w:r>
      <w:r w:rsidR="00615B73" w:rsidRPr="00A03902">
        <w:rPr>
          <w:rFonts w:ascii="Arial" w:hAnsi="Arial" w:cs="Arial"/>
          <w:sz w:val="22"/>
          <w:szCs w:val="22"/>
        </w:rPr>
        <w:tab/>
      </w:r>
      <w:r w:rsidRPr="00A03902">
        <w:rPr>
          <w:rFonts w:ascii="Arial" w:hAnsi="Arial" w:cs="Arial"/>
          <w:sz w:val="22"/>
          <w:szCs w:val="22"/>
        </w:rPr>
        <w:t>All weekly reports shall be transmitted to Netflix by email and shall also be uploaded to the secure Netflix production repository designated for the Project.</w:t>
      </w:r>
    </w:p>
    <w:p w14:paraId="564570DB" w14:textId="6E3C20E5" w:rsidR="00F559D8" w:rsidRPr="00A03902" w:rsidRDefault="00F559D8">
      <w:pPr>
        <w:tabs>
          <w:tab w:val="left" w:pos="709"/>
        </w:tabs>
        <w:spacing w:line="360" w:lineRule="auto"/>
        <w:ind w:left="709" w:hanging="851"/>
        <w:jc w:val="both"/>
        <w:rPr>
          <w:rFonts w:ascii="Arial" w:hAnsi="Arial" w:cs="Arial"/>
          <w:sz w:val="22"/>
          <w:szCs w:val="22"/>
        </w:rPr>
        <w:pPrChange w:id="1669" w:author="Elsabe Viljoen" w:date="2025-11-28T06:48:00Z" w16du:dateUtc="2025-11-28T04:48:00Z">
          <w:pPr>
            <w:tabs>
              <w:tab w:val="left" w:pos="851"/>
            </w:tabs>
            <w:spacing w:line="360" w:lineRule="auto"/>
            <w:ind w:left="851" w:hanging="851"/>
          </w:pPr>
        </w:pPrChange>
      </w:pPr>
    </w:p>
    <w:p w14:paraId="41075DB8" w14:textId="071FBC53" w:rsidR="00F559D8" w:rsidRPr="00A03902" w:rsidRDefault="00F559D8">
      <w:pPr>
        <w:tabs>
          <w:tab w:val="left" w:pos="709"/>
        </w:tabs>
        <w:spacing w:line="360" w:lineRule="auto"/>
        <w:ind w:left="709" w:hanging="851"/>
        <w:jc w:val="both"/>
        <w:rPr>
          <w:rFonts w:ascii="Arial" w:hAnsi="Arial" w:cs="Arial"/>
          <w:sz w:val="22"/>
          <w:szCs w:val="22"/>
          <w:u w:val="single"/>
          <w:rPrChange w:id="1670" w:author="Elsabe Viljoen" w:date="2025-12-11T13:10:00Z" w16du:dateUtc="2025-12-11T11:10:00Z">
            <w:rPr>
              <w:rFonts w:ascii="Arial" w:hAnsi="Arial" w:cs="Arial"/>
              <w:b/>
              <w:bCs/>
              <w:sz w:val="22"/>
              <w:szCs w:val="22"/>
              <w:u w:val="single"/>
            </w:rPr>
          </w:rPrChange>
        </w:rPr>
        <w:pPrChange w:id="1671"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Change w:id="1672" w:author="Elsabe Viljoen" w:date="2025-12-11T13:10:00Z" w16du:dateUtc="2025-12-11T11:10:00Z">
            <w:rPr>
              <w:rFonts w:ascii="Arial" w:hAnsi="Arial" w:cs="Arial"/>
              <w:b/>
              <w:bCs/>
              <w:sz w:val="22"/>
              <w:szCs w:val="22"/>
            </w:rPr>
          </w:rPrChange>
        </w:rPr>
        <w:t>1</w:t>
      </w:r>
      <w:ins w:id="1673" w:author="Elsabe Viljoen" w:date="2025-11-24T10:16:00Z" w16du:dateUtc="2025-11-24T08:16:00Z">
        <w:r w:rsidR="00FF44F7" w:rsidRPr="00A03902">
          <w:rPr>
            <w:rFonts w:ascii="Arial" w:hAnsi="Arial" w:cs="Arial"/>
            <w:sz w:val="22"/>
            <w:szCs w:val="22"/>
            <w:rPrChange w:id="1674" w:author="Elsabe Viljoen" w:date="2025-12-11T13:10:00Z" w16du:dateUtc="2025-12-11T11:10:00Z">
              <w:rPr>
                <w:rFonts w:ascii="Arial" w:hAnsi="Arial" w:cs="Arial"/>
                <w:b/>
                <w:bCs/>
                <w:sz w:val="22"/>
                <w:szCs w:val="22"/>
              </w:rPr>
            </w:rPrChange>
          </w:rPr>
          <w:t>0</w:t>
        </w:r>
      </w:ins>
      <w:del w:id="1675" w:author="Elsabe Viljoen" w:date="2025-11-24T10:16:00Z" w16du:dateUtc="2025-11-24T08:16:00Z">
        <w:r w:rsidRPr="00A03902" w:rsidDel="00FF44F7">
          <w:rPr>
            <w:rFonts w:ascii="Arial" w:hAnsi="Arial" w:cs="Arial"/>
            <w:sz w:val="22"/>
            <w:szCs w:val="22"/>
            <w:rPrChange w:id="1676"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677" w:author="Elsabe Viljoen" w:date="2025-12-11T13:10:00Z" w16du:dateUtc="2025-12-11T11:10:00Z">
            <w:rPr>
              <w:rFonts w:ascii="Arial" w:hAnsi="Arial" w:cs="Arial"/>
              <w:b/>
              <w:bCs/>
              <w:sz w:val="22"/>
              <w:szCs w:val="22"/>
            </w:rPr>
          </w:rPrChange>
        </w:rPr>
        <w:t xml:space="preserve">.4 </w:t>
      </w:r>
      <w:r w:rsidR="00615B73" w:rsidRPr="00A03902">
        <w:rPr>
          <w:rFonts w:ascii="Arial" w:hAnsi="Arial" w:cs="Arial"/>
          <w:sz w:val="22"/>
          <w:szCs w:val="22"/>
          <w:rPrChange w:id="1678"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679" w:author="Elsabe Viljoen" w:date="2025-12-11T13:10:00Z" w16du:dateUtc="2025-12-11T11:10:00Z">
            <w:rPr>
              <w:rFonts w:ascii="Arial" w:hAnsi="Arial" w:cs="Arial"/>
              <w:b/>
              <w:bCs/>
              <w:sz w:val="22"/>
              <w:szCs w:val="22"/>
              <w:u w:val="single"/>
            </w:rPr>
          </w:rPrChange>
        </w:rPr>
        <w:t>Creative Approvals and Sign-Off Procedures</w:t>
      </w:r>
    </w:p>
    <w:p w14:paraId="52A345B7" w14:textId="46CDFE06" w:rsidR="00F559D8" w:rsidRPr="00A03902" w:rsidRDefault="00F559D8">
      <w:pPr>
        <w:tabs>
          <w:tab w:val="left" w:pos="709"/>
        </w:tabs>
        <w:spacing w:line="360" w:lineRule="auto"/>
        <w:ind w:left="709" w:hanging="851"/>
        <w:jc w:val="both"/>
        <w:rPr>
          <w:rFonts w:ascii="Arial" w:hAnsi="Arial" w:cs="Arial"/>
          <w:sz w:val="22"/>
          <w:szCs w:val="22"/>
        </w:rPr>
        <w:pPrChange w:id="168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681" w:author="Elsabe Viljoen" w:date="2025-11-24T10:16:00Z" w16du:dateUtc="2025-11-24T08:16:00Z">
        <w:r w:rsidR="00FF44F7" w:rsidRPr="00A03902">
          <w:rPr>
            <w:rFonts w:ascii="Arial" w:hAnsi="Arial" w:cs="Arial"/>
            <w:sz w:val="22"/>
            <w:szCs w:val="22"/>
          </w:rPr>
          <w:t>0</w:t>
        </w:r>
      </w:ins>
      <w:del w:id="1682"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.4.1</w:t>
      </w:r>
      <w:r w:rsidR="00615B73" w:rsidRPr="00A03902">
        <w:rPr>
          <w:rFonts w:ascii="Arial" w:hAnsi="Arial" w:cs="Arial"/>
          <w:sz w:val="22"/>
          <w:szCs w:val="22"/>
        </w:rPr>
        <w:t xml:space="preserve"> </w:t>
      </w:r>
      <w:r w:rsidR="00615B73" w:rsidRPr="00A03902">
        <w:rPr>
          <w:rFonts w:ascii="Arial" w:hAnsi="Arial" w:cs="Arial"/>
          <w:sz w:val="22"/>
          <w:szCs w:val="22"/>
        </w:rPr>
        <w:tab/>
      </w:r>
      <w:r w:rsidRPr="00A03902">
        <w:rPr>
          <w:rFonts w:ascii="Arial" w:hAnsi="Arial" w:cs="Arial"/>
          <w:sz w:val="22"/>
          <w:szCs w:val="22"/>
        </w:rPr>
        <w:t>The Parties acknowledge that Netflix shall have approval rights over all key creative elements of the Project, including the episode outlines, the selection of the Director, all principal casting decisions, the appointment of key Heads of Department, the musical direction, the title design, any proposed use of sensitive imagery and any proposed revisions to the narrative structure.</w:t>
      </w:r>
    </w:p>
    <w:p w14:paraId="6218E246" w14:textId="77777777" w:rsidR="00615B73" w:rsidRPr="00A03902" w:rsidRDefault="00615B73">
      <w:pPr>
        <w:tabs>
          <w:tab w:val="left" w:pos="709"/>
        </w:tabs>
        <w:spacing w:line="360" w:lineRule="auto"/>
        <w:ind w:left="709" w:hanging="851"/>
        <w:jc w:val="both"/>
        <w:rPr>
          <w:rFonts w:ascii="Arial" w:hAnsi="Arial" w:cs="Arial"/>
          <w:sz w:val="22"/>
          <w:szCs w:val="22"/>
        </w:rPr>
        <w:pPrChange w:id="1683" w:author="Elsabe Viljoen" w:date="2025-11-28T06:48:00Z" w16du:dateUtc="2025-11-28T04:48:00Z">
          <w:pPr>
            <w:tabs>
              <w:tab w:val="left" w:pos="851"/>
            </w:tabs>
            <w:spacing w:line="360" w:lineRule="auto"/>
            <w:ind w:left="851" w:hanging="851"/>
          </w:pPr>
        </w:pPrChange>
      </w:pPr>
    </w:p>
    <w:p w14:paraId="5CB67092" w14:textId="1E802C07" w:rsidR="00F559D8" w:rsidRPr="00A03902" w:rsidRDefault="00F559D8">
      <w:pPr>
        <w:tabs>
          <w:tab w:val="left" w:pos="709"/>
        </w:tabs>
        <w:spacing w:line="360" w:lineRule="auto"/>
        <w:ind w:left="709" w:hanging="851"/>
        <w:jc w:val="both"/>
        <w:rPr>
          <w:rFonts w:ascii="Arial" w:hAnsi="Arial" w:cs="Arial"/>
          <w:sz w:val="22"/>
          <w:szCs w:val="22"/>
        </w:rPr>
        <w:pPrChange w:id="1684"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685" w:author="Elsabe Viljoen" w:date="2025-11-24T10:16:00Z" w16du:dateUtc="2025-11-24T08:16:00Z">
        <w:r w:rsidR="00FF44F7" w:rsidRPr="00A03902">
          <w:rPr>
            <w:rFonts w:ascii="Arial" w:hAnsi="Arial" w:cs="Arial"/>
            <w:sz w:val="22"/>
            <w:szCs w:val="22"/>
          </w:rPr>
          <w:t>0</w:t>
        </w:r>
      </w:ins>
      <w:del w:id="1686"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.4.2</w:t>
      </w:r>
      <w:r w:rsidR="00615B73" w:rsidRPr="00A03902">
        <w:rPr>
          <w:rFonts w:ascii="Arial" w:hAnsi="Arial" w:cs="Arial"/>
          <w:sz w:val="22"/>
          <w:szCs w:val="22"/>
        </w:rPr>
        <w:t xml:space="preserve"> </w:t>
      </w:r>
      <w:r w:rsidR="00615B73" w:rsidRPr="00A03902">
        <w:rPr>
          <w:rFonts w:ascii="Arial" w:hAnsi="Arial" w:cs="Arial"/>
          <w:sz w:val="22"/>
          <w:szCs w:val="22"/>
        </w:rPr>
        <w:tab/>
      </w:r>
      <w:r w:rsidRPr="00A03902">
        <w:rPr>
          <w:rFonts w:ascii="Arial" w:hAnsi="Arial" w:cs="Arial"/>
          <w:sz w:val="22"/>
          <w:szCs w:val="22"/>
        </w:rPr>
        <w:t>The Parties agree that no material change may be made to the creative direction, editorial structure, narrative approach or visual treatment of the Project without the prior written approval of Netflix.</w:t>
      </w:r>
    </w:p>
    <w:p w14:paraId="6F818316" w14:textId="77777777" w:rsidR="00D8312A" w:rsidRPr="00A03902" w:rsidRDefault="00D8312A">
      <w:pPr>
        <w:tabs>
          <w:tab w:val="left" w:pos="709"/>
        </w:tabs>
        <w:spacing w:line="360" w:lineRule="auto"/>
        <w:ind w:left="709" w:hanging="851"/>
        <w:jc w:val="both"/>
        <w:rPr>
          <w:rFonts w:ascii="Arial" w:hAnsi="Arial" w:cs="Arial"/>
          <w:sz w:val="22"/>
          <w:szCs w:val="22"/>
        </w:rPr>
        <w:pPrChange w:id="1687" w:author="Elsabe Viljoen" w:date="2025-11-28T06:48:00Z" w16du:dateUtc="2025-11-28T04:48:00Z">
          <w:pPr>
            <w:tabs>
              <w:tab w:val="left" w:pos="851"/>
            </w:tabs>
            <w:spacing w:line="360" w:lineRule="auto"/>
            <w:ind w:left="851" w:hanging="851"/>
          </w:pPr>
        </w:pPrChange>
      </w:pPr>
    </w:p>
    <w:p w14:paraId="2A560B69" w14:textId="77283713" w:rsidR="00F559D8" w:rsidRPr="00A03902" w:rsidRDefault="00F559D8">
      <w:pPr>
        <w:tabs>
          <w:tab w:val="left" w:pos="709"/>
        </w:tabs>
        <w:spacing w:line="360" w:lineRule="auto"/>
        <w:ind w:left="709" w:hanging="851"/>
        <w:jc w:val="both"/>
        <w:rPr>
          <w:rFonts w:ascii="Arial" w:hAnsi="Arial" w:cs="Arial"/>
          <w:sz w:val="22"/>
          <w:szCs w:val="22"/>
          <w:rPrChange w:id="1688" w:author="Elsabe Viljoen" w:date="2025-12-11T13:10:00Z" w16du:dateUtc="2025-12-11T11:10:00Z">
            <w:rPr>
              <w:rFonts w:ascii="Arial" w:hAnsi="Arial" w:cs="Arial"/>
              <w:b/>
              <w:bCs/>
              <w:sz w:val="22"/>
              <w:szCs w:val="22"/>
            </w:rPr>
          </w:rPrChange>
        </w:rPr>
        <w:pPrChange w:id="1689"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Change w:id="1690" w:author="Elsabe Viljoen" w:date="2025-12-11T13:10:00Z" w16du:dateUtc="2025-12-11T11:10:00Z">
            <w:rPr>
              <w:rFonts w:ascii="Arial" w:hAnsi="Arial" w:cs="Arial"/>
              <w:b/>
              <w:bCs/>
              <w:sz w:val="22"/>
              <w:szCs w:val="22"/>
            </w:rPr>
          </w:rPrChange>
        </w:rPr>
        <w:t>1</w:t>
      </w:r>
      <w:ins w:id="1691" w:author="Elsabe Viljoen" w:date="2025-11-24T10:16:00Z" w16du:dateUtc="2025-11-24T08:16:00Z">
        <w:r w:rsidR="00FF44F7" w:rsidRPr="00A03902">
          <w:rPr>
            <w:rFonts w:ascii="Arial" w:hAnsi="Arial" w:cs="Arial"/>
            <w:sz w:val="22"/>
            <w:szCs w:val="22"/>
            <w:rPrChange w:id="1692" w:author="Elsabe Viljoen" w:date="2025-12-11T13:10:00Z" w16du:dateUtc="2025-12-11T11:10:00Z">
              <w:rPr>
                <w:rFonts w:ascii="Arial" w:hAnsi="Arial" w:cs="Arial"/>
                <w:b/>
                <w:bCs/>
                <w:sz w:val="22"/>
                <w:szCs w:val="22"/>
              </w:rPr>
            </w:rPrChange>
          </w:rPr>
          <w:t>0</w:t>
        </w:r>
      </w:ins>
      <w:del w:id="1693" w:author="Elsabe Viljoen" w:date="2025-11-24T10:16:00Z" w16du:dateUtc="2025-11-24T08:16:00Z">
        <w:r w:rsidRPr="00A03902" w:rsidDel="00FF44F7">
          <w:rPr>
            <w:rFonts w:ascii="Arial" w:hAnsi="Arial" w:cs="Arial"/>
            <w:sz w:val="22"/>
            <w:szCs w:val="22"/>
            <w:rPrChange w:id="1694"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695" w:author="Elsabe Viljoen" w:date="2025-12-11T13:10:00Z" w16du:dateUtc="2025-12-11T11:10:00Z">
            <w:rPr>
              <w:rFonts w:ascii="Arial" w:hAnsi="Arial" w:cs="Arial"/>
              <w:b/>
              <w:bCs/>
              <w:sz w:val="22"/>
              <w:szCs w:val="22"/>
            </w:rPr>
          </w:rPrChange>
        </w:rPr>
        <w:t xml:space="preserve">.5 </w:t>
      </w:r>
      <w:r w:rsidR="00032541" w:rsidRPr="00A03902">
        <w:rPr>
          <w:rFonts w:ascii="Arial" w:hAnsi="Arial" w:cs="Arial"/>
          <w:sz w:val="22"/>
          <w:szCs w:val="22"/>
          <w:rPrChange w:id="1696"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697" w:author="Elsabe Viljoen" w:date="2025-12-11T13:10:00Z" w16du:dateUtc="2025-12-11T11:10:00Z">
            <w:rPr>
              <w:rFonts w:ascii="Arial" w:hAnsi="Arial" w:cs="Arial"/>
              <w:b/>
              <w:bCs/>
              <w:sz w:val="22"/>
              <w:szCs w:val="22"/>
              <w:u w:val="single"/>
            </w:rPr>
          </w:rPrChange>
        </w:rPr>
        <w:t>Legal Sign-Off Procedures</w:t>
      </w:r>
    </w:p>
    <w:p w14:paraId="42009489" w14:textId="71ED88F9" w:rsidR="00F559D8" w:rsidRPr="00A03902" w:rsidRDefault="00F559D8">
      <w:pPr>
        <w:tabs>
          <w:tab w:val="left" w:pos="709"/>
        </w:tabs>
        <w:spacing w:line="360" w:lineRule="auto"/>
        <w:ind w:left="709" w:hanging="851"/>
        <w:jc w:val="both"/>
        <w:rPr>
          <w:rFonts w:ascii="Arial" w:hAnsi="Arial" w:cs="Arial"/>
          <w:sz w:val="22"/>
          <w:szCs w:val="22"/>
        </w:rPr>
        <w:pPrChange w:id="1698"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699" w:author="Elsabe Viljoen" w:date="2025-11-24T10:16:00Z" w16du:dateUtc="2025-11-24T08:16:00Z">
        <w:r w:rsidR="00FF44F7" w:rsidRPr="00A03902">
          <w:rPr>
            <w:rFonts w:ascii="Arial" w:hAnsi="Arial" w:cs="Arial"/>
            <w:sz w:val="22"/>
            <w:szCs w:val="22"/>
          </w:rPr>
          <w:t>0</w:t>
        </w:r>
      </w:ins>
      <w:del w:id="1700"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.5.1</w:t>
      </w:r>
      <w:r w:rsidR="00615B73" w:rsidRPr="00A03902">
        <w:rPr>
          <w:rFonts w:ascii="Arial" w:hAnsi="Arial" w:cs="Arial"/>
          <w:sz w:val="22"/>
          <w:szCs w:val="22"/>
        </w:rPr>
        <w:tab/>
      </w:r>
      <w:r w:rsidRPr="00A03902">
        <w:rPr>
          <w:rFonts w:ascii="Arial" w:hAnsi="Arial" w:cs="Arial"/>
          <w:sz w:val="22"/>
          <w:szCs w:val="22"/>
        </w:rPr>
        <w:t>Production Counsel shall conduct formal legal reviews at each of the following milestones: each episode outline, each rough cut, each locked cut and the final delivery of the Project.</w:t>
      </w:r>
    </w:p>
    <w:p w14:paraId="228F9DCB" w14:textId="77777777" w:rsidR="00615B73" w:rsidRPr="00A03902" w:rsidRDefault="00615B73">
      <w:pPr>
        <w:tabs>
          <w:tab w:val="left" w:pos="709"/>
        </w:tabs>
        <w:spacing w:line="360" w:lineRule="auto"/>
        <w:ind w:left="709" w:hanging="851"/>
        <w:jc w:val="both"/>
        <w:rPr>
          <w:rFonts w:ascii="Arial" w:hAnsi="Arial" w:cs="Arial"/>
          <w:sz w:val="22"/>
          <w:szCs w:val="22"/>
        </w:rPr>
        <w:pPrChange w:id="1701" w:author="Elsabe Viljoen" w:date="2025-11-28T06:48:00Z" w16du:dateUtc="2025-11-28T04:48:00Z">
          <w:pPr>
            <w:tabs>
              <w:tab w:val="left" w:pos="851"/>
            </w:tabs>
            <w:spacing w:line="360" w:lineRule="auto"/>
            <w:ind w:left="851" w:hanging="851"/>
          </w:pPr>
        </w:pPrChange>
      </w:pPr>
    </w:p>
    <w:p w14:paraId="2B4F19FF" w14:textId="72FF7B8F" w:rsidR="00F559D8" w:rsidRPr="00A03902" w:rsidRDefault="00F559D8">
      <w:pPr>
        <w:tabs>
          <w:tab w:val="left" w:pos="709"/>
        </w:tabs>
        <w:spacing w:line="360" w:lineRule="auto"/>
        <w:ind w:left="709" w:hanging="851"/>
        <w:jc w:val="both"/>
        <w:rPr>
          <w:rFonts w:ascii="Arial" w:hAnsi="Arial" w:cs="Arial"/>
          <w:sz w:val="22"/>
          <w:szCs w:val="22"/>
        </w:rPr>
        <w:pPrChange w:id="1702"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703" w:author="Elsabe Viljoen" w:date="2025-11-24T10:16:00Z" w16du:dateUtc="2025-11-24T08:16:00Z">
        <w:r w:rsidR="00FF44F7" w:rsidRPr="00A03902">
          <w:rPr>
            <w:rFonts w:ascii="Arial" w:hAnsi="Arial" w:cs="Arial"/>
            <w:sz w:val="22"/>
            <w:szCs w:val="22"/>
          </w:rPr>
          <w:t>0</w:t>
        </w:r>
      </w:ins>
      <w:del w:id="1704"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.5.2</w:t>
      </w:r>
      <w:r w:rsidR="00615B73" w:rsidRPr="00A03902">
        <w:rPr>
          <w:rFonts w:ascii="Arial" w:hAnsi="Arial" w:cs="Arial"/>
          <w:sz w:val="22"/>
          <w:szCs w:val="22"/>
        </w:rPr>
        <w:t xml:space="preserve"> </w:t>
      </w:r>
      <w:r w:rsidR="00615B73" w:rsidRPr="00A03902">
        <w:rPr>
          <w:rFonts w:ascii="Arial" w:hAnsi="Arial" w:cs="Arial"/>
          <w:sz w:val="22"/>
          <w:szCs w:val="22"/>
        </w:rPr>
        <w:tab/>
      </w:r>
      <w:r w:rsidRPr="00A03902">
        <w:rPr>
          <w:rFonts w:ascii="Arial" w:hAnsi="Arial" w:cs="Arial"/>
          <w:sz w:val="22"/>
          <w:szCs w:val="22"/>
        </w:rPr>
        <w:t>The Parties shall not submit any episode, cut or related material to Netflix unless Production Counsel has first issued written confirmation that the relevant material has passed legal clearance.</w:t>
      </w:r>
    </w:p>
    <w:p w14:paraId="14A51764" w14:textId="7AA53029" w:rsidR="00F559D8" w:rsidRPr="00A03902" w:rsidRDefault="00F559D8">
      <w:pPr>
        <w:tabs>
          <w:tab w:val="left" w:pos="709"/>
        </w:tabs>
        <w:spacing w:line="360" w:lineRule="auto"/>
        <w:ind w:left="709" w:hanging="851"/>
        <w:jc w:val="both"/>
        <w:rPr>
          <w:rFonts w:ascii="Arial" w:hAnsi="Arial" w:cs="Arial"/>
          <w:sz w:val="22"/>
          <w:szCs w:val="22"/>
        </w:rPr>
        <w:pPrChange w:id="1705" w:author="Elsabe Viljoen" w:date="2025-11-28T06:48:00Z" w16du:dateUtc="2025-11-28T04:48:00Z">
          <w:pPr>
            <w:tabs>
              <w:tab w:val="left" w:pos="851"/>
            </w:tabs>
            <w:spacing w:line="360" w:lineRule="auto"/>
            <w:ind w:left="851" w:hanging="851"/>
          </w:pPr>
        </w:pPrChange>
      </w:pPr>
    </w:p>
    <w:p w14:paraId="1C7F234F" w14:textId="4B88BBF0" w:rsidR="00F559D8" w:rsidRPr="00A03902" w:rsidRDefault="00F559D8">
      <w:pPr>
        <w:tabs>
          <w:tab w:val="left" w:pos="709"/>
        </w:tabs>
        <w:spacing w:line="360" w:lineRule="auto"/>
        <w:ind w:left="709" w:hanging="851"/>
        <w:jc w:val="both"/>
        <w:rPr>
          <w:rFonts w:ascii="Arial" w:hAnsi="Arial" w:cs="Arial"/>
          <w:sz w:val="22"/>
          <w:szCs w:val="22"/>
          <w:u w:val="single"/>
          <w:rPrChange w:id="1706" w:author="Elsabe Viljoen" w:date="2025-12-11T13:10:00Z" w16du:dateUtc="2025-12-11T11:10:00Z">
            <w:rPr>
              <w:rFonts w:ascii="Arial" w:hAnsi="Arial" w:cs="Arial"/>
              <w:b/>
              <w:bCs/>
              <w:sz w:val="22"/>
              <w:szCs w:val="22"/>
              <w:u w:val="single"/>
            </w:rPr>
          </w:rPrChange>
        </w:rPr>
        <w:pPrChange w:id="1707"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Change w:id="1708" w:author="Elsabe Viljoen" w:date="2025-12-11T13:10:00Z" w16du:dateUtc="2025-12-11T11:10:00Z">
            <w:rPr>
              <w:rFonts w:ascii="Arial" w:hAnsi="Arial" w:cs="Arial"/>
              <w:b/>
              <w:bCs/>
              <w:sz w:val="22"/>
              <w:szCs w:val="22"/>
            </w:rPr>
          </w:rPrChange>
        </w:rPr>
        <w:t>1</w:t>
      </w:r>
      <w:ins w:id="1709" w:author="Elsabe Viljoen" w:date="2025-11-24T10:16:00Z" w16du:dateUtc="2025-11-24T08:16:00Z">
        <w:r w:rsidR="00FF44F7" w:rsidRPr="00A03902">
          <w:rPr>
            <w:rFonts w:ascii="Arial" w:hAnsi="Arial" w:cs="Arial"/>
            <w:sz w:val="22"/>
            <w:szCs w:val="22"/>
            <w:rPrChange w:id="1710" w:author="Elsabe Viljoen" w:date="2025-12-11T13:10:00Z" w16du:dateUtc="2025-12-11T11:10:00Z">
              <w:rPr>
                <w:rFonts w:ascii="Arial" w:hAnsi="Arial" w:cs="Arial"/>
                <w:b/>
                <w:bCs/>
                <w:sz w:val="22"/>
                <w:szCs w:val="22"/>
              </w:rPr>
            </w:rPrChange>
          </w:rPr>
          <w:t>0</w:t>
        </w:r>
      </w:ins>
      <w:del w:id="1711" w:author="Elsabe Viljoen" w:date="2025-11-24T10:16:00Z" w16du:dateUtc="2025-11-24T08:16:00Z">
        <w:r w:rsidRPr="00A03902" w:rsidDel="00FF44F7">
          <w:rPr>
            <w:rFonts w:ascii="Arial" w:hAnsi="Arial" w:cs="Arial"/>
            <w:sz w:val="22"/>
            <w:szCs w:val="22"/>
            <w:rPrChange w:id="1712"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713" w:author="Elsabe Viljoen" w:date="2025-12-11T13:10:00Z" w16du:dateUtc="2025-12-11T11:10:00Z">
            <w:rPr>
              <w:rFonts w:ascii="Arial" w:hAnsi="Arial" w:cs="Arial"/>
              <w:b/>
              <w:bCs/>
              <w:sz w:val="22"/>
              <w:szCs w:val="22"/>
            </w:rPr>
          </w:rPrChange>
        </w:rPr>
        <w:t xml:space="preserve">.6 </w:t>
      </w:r>
      <w:r w:rsidR="00615B73" w:rsidRPr="00A03902">
        <w:rPr>
          <w:rFonts w:ascii="Arial" w:hAnsi="Arial" w:cs="Arial"/>
          <w:sz w:val="22"/>
          <w:szCs w:val="22"/>
          <w:rPrChange w:id="1714"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715" w:author="Elsabe Viljoen" w:date="2025-12-11T13:10:00Z" w16du:dateUtc="2025-12-11T11:10:00Z">
            <w:rPr>
              <w:rFonts w:ascii="Arial" w:hAnsi="Arial" w:cs="Arial"/>
              <w:b/>
              <w:bCs/>
              <w:sz w:val="22"/>
              <w:szCs w:val="22"/>
              <w:u w:val="single"/>
            </w:rPr>
          </w:rPrChange>
        </w:rPr>
        <w:t>Production Deliverables During Shooting</w:t>
      </w:r>
    </w:p>
    <w:p w14:paraId="547A4838" w14:textId="424FF4F0" w:rsidR="00F559D8" w:rsidRPr="00A03902" w:rsidRDefault="00DE78EB">
      <w:pPr>
        <w:tabs>
          <w:tab w:val="left" w:pos="709"/>
        </w:tabs>
        <w:spacing w:line="360" w:lineRule="auto"/>
        <w:ind w:left="709" w:hanging="851"/>
        <w:jc w:val="both"/>
        <w:rPr>
          <w:rFonts w:ascii="Arial" w:hAnsi="Arial" w:cs="Arial"/>
          <w:sz w:val="22"/>
          <w:szCs w:val="22"/>
        </w:rPr>
        <w:pPrChange w:id="1716" w:author="Elsabe Viljoen" w:date="2025-11-28T06:48:00Z" w16du:dateUtc="2025-11-28T04:48:00Z">
          <w:pPr>
            <w:tabs>
              <w:tab w:val="left" w:pos="851"/>
            </w:tabs>
            <w:spacing w:line="360" w:lineRule="auto"/>
            <w:ind w:left="851" w:hanging="851"/>
          </w:pPr>
        </w:pPrChange>
      </w:pPr>
      <w:ins w:id="1717" w:author="Elsabe Viljoen" w:date="2025-11-24T12:15:00Z" w16du:dateUtc="2025-11-24T10:15:00Z">
        <w:r w:rsidRPr="00A03902">
          <w:rPr>
            <w:rFonts w:ascii="Arial" w:hAnsi="Arial" w:cs="Arial"/>
            <w:sz w:val="22"/>
            <w:szCs w:val="22"/>
          </w:rPr>
          <w:t>10.6.1</w:t>
        </w:r>
      </w:ins>
      <w:r w:rsidR="00615B73" w:rsidRPr="00A03902">
        <w:rPr>
          <w:rFonts w:ascii="Arial" w:hAnsi="Arial" w:cs="Arial"/>
          <w:sz w:val="22"/>
          <w:szCs w:val="22"/>
        </w:rPr>
        <w:tab/>
      </w:r>
      <w:r w:rsidR="00F559D8" w:rsidRPr="00A03902">
        <w:rPr>
          <w:rFonts w:ascii="Arial" w:hAnsi="Arial" w:cs="Arial"/>
          <w:sz w:val="22"/>
          <w:szCs w:val="22"/>
        </w:rPr>
        <w:t>During principal photography, the Producers shall, upon request by Netflix, provide all production deliverables reasonably required for oversight, including weekly call sheets, an updated production schedule, applicable risk assessments, daily production reports, contributor-status updates, updates on archive acquisition and preliminary legal-clearance notes.</w:t>
      </w:r>
    </w:p>
    <w:p w14:paraId="723160DC" w14:textId="1DFD2A59" w:rsidR="00F559D8" w:rsidRPr="00A03902" w:rsidRDefault="00F559D8">
      <w:pPr>
        <w:tabs>
          <w:tab w:val="left" w:pos="709"/>
        </w:tabs>
        <w:spacing w:line="360" w:lineRule="auto"/>
        <w:ind w:left="709" w:hanging="851"/>
        <w:jc w:val="both"/>
        <w:rPr>
          <w:rFonts w:ascii="Arial" w:hAnsi="Arial" w:cs="Arial"/>
          <w:sz w:val="22"/>
          <w:szCs w:val="22"/>
        </w:rPr>
        <w:pPrChange w:id="1718" w:author="Elsabe Viljoen" w:date="2025-11-28T06:48:00Z" w16du:dateUtc="2025-11-28T04:48:00Z">
          <w:pPr>
            <w:tabs>
              <w:tab w:val="left" w:pos="851"/>
            </w:tabs>
            <w:spacing w:line="360" w:lineRule="auto"/>
            <w:ind w:left="851" w:hanging="851"/>
          </w:pPr>
        </w:pPrChange>
      </w:pPr>
    </w:p>
    <w:p w14:paraId="6B5DD3ED" w14:textId="0960361A" w:rsidR="00F559D8" w:rsidRPr="00A03902" w:rsidRDefault="00F559D8">
      <w:pPr>
        <w:tabs>
          <w:tab w:val="left" w:pos="709"/>
        </w:tabs>
        <w:spacing w:line="360" w:lineRule="auto"/>
        <w:ind w:left="709" w:hanging="851"/>
        <w:jc w:val="both"/>
        <w:rPr>
          <w:rFonts w:ascii="Arial" w:hAnsi="Arial" w:cs="Arial"/>
          <w:sz w:val="22"/>
          <w:szCs w:val="22"/>
          <w:rPrChange w:id="1719" w:author="Elsabe Viljoen" w:date="2025-12-11T13:10:00Z" w16du:dateUtc="2025-12-11T11:10:00Z">
            <w:rPr>
              <w:rFonts w:ascii="Arial" w:hAnsi="Arial" w:cs="Arial"/>
              <w:b/>
              <w:bCs/>
              <w:sz w:val="22"/>
              <w:szCs w:val="22"/>
            </w:rPr>
          </w:rPrChange>
        </w:rPr>
        <w:pPrChange w:id="172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Change w:id="1721" w:author="Elsabe Viljoen" w:date="2025-12-11T13:10:00Z" w16du:dateUtc="2025-12-11T11:10:00Z">
            <w:rPr>
              <w:rFonts w:ascii="Arial" w:hAnsi="Arial" w:cs="Arial"/>
              <w:b/>
              <w:bCs/>
              <w:sz w:val="22"/>
              <w:szCs w:val="22"/>
            </w:rPr>
          </w:rPrChange>
        </w:rPr>
        <w:t>1</w:t>
      </w:r>
      <w:ins w:id="1722" w:author="Elsabe Viljoen" w:date="2025-11-24T10:16:00Z" w16du:dateUtc="2025-11-24T08:16:00Z">
        <w:r w:rsidR="00FF44F7" w:rsidRPr="00A03902">
          <w:rPr>
            <w:rFonts w:ascii="Arial" w:hAnsi="Arial" w:cs="Arial"/>
            <w:sz w:val="22"/>
            <w:szCs w:val="22"/>
            <w:rPrChange w:id="1723" w:author="Elsabe Viljoen" w:date="2025-12-11T13:10:00Z" w16du:dateUtc="2025-12-11T11:10:00Z">
              <w:rPr>
                <w:rFonts w:ascii="Arial" w:hAnsi="Arial" w:cs="Arial"/>
                <w:b/>
                <w:bCs/>
                <w:sz w:val="22"/>
                <w:szCs w:val="22"/>
              </w:rPr>
            </w:rPrChange>
          </w:rPr>
          <w:t>0</w:t>
        </w:r>
      </w:ins>
      <w:del w:id="1724" w:author="Elsabe Viljoen" w:date="2025-11-24T10:16:00Z" w16du:dateUtc="2025-11-24T08:16:00Z">
        <w:r w:rsidRPr="00A03902" w:rsidDel="00FF44F7">
          <w:rPr>
            <w:rFonts w:ascii="Arial" w:hAnsi="Arial" w:cs="Arial"/>
            <w:sz w:val="22"/>
            <w:szCs w:val="22"/>
            <w:rPrChange w:id="1725"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726" w:author="Elsabe Viljoen" w:date="2025-12-11T13:10:00Z" w16du:dateUtc="2025-12-11T11:10:00Z">
            <w:rPr>
              <w:rFonts w:ascii="Arial" w:hAnsi="Arial" w:cs="Arial"/>
              <w:b/>
              <w:bCs/>
              <w:sz w:val="22"/>
              <w:szCs w:val="22"/>
            </w:rPr>
          </w:rPrChange>
        </w:rPr>
        <w:t xml:space="preserve">.7 </w:t>
      </w:r>
      <w:r w:rsidR="00615B73" w:rsidRPr="00A03902">
        <w:rPr>
          <w:rFonts w:ascii="Arial" w:hAnsi="Arial" w:cs="Arial"/>
          <w:sz w:val="22"/>
          <w:szCs w:val="22"/>
          <w:rPrChange w:id="1727" w:author="Elsabe Viljoen" w:date="2025-12-11T13:10:00Z" w16du:dateUtc="2025-12-11T11:10:00Z">
            <w:rPr>
              <w:rFonts w:ascii="Arial" w:hAnsi="Arial" w:cs="Arial"/>
              <w:b/>
              <w:bCs/>
              <w:sz w:val="22"/>
              <w:szCs w:val="22"/>
            </w:rPr>
          </w:rPrChange>
        </w:rPr>
        <w:tab/>
      </w:r>
      <w:r w:rsidR="00032541" w:rsidRPr="00A03902">
        <w:rPr>
          <w:rFonts w:ascii="Arial" w:hAnsi="Arial" w:cs="Arial"/>
          <w:sz w:val="22"/>
          <w:szCs w:val="22"/>
          <w:u w:val="single"/>
          <w:rPrChange w:id="1728" w:author="Elsabe Viljoen" w:date="2025-12-11T13:10:00Z" w16du:dateUtc="2025-12-11T11:10:00Z">
            <w:rPr>
              <w:rFonts w:ascii="Arial" w:hAnsi="Arial" w:cs="Arial"/>
              <w:b/>
              <w:bCs/>
              <w:sz w:val="22"/>
              <w:szCs w:val="22"/>
              <w:u w:val="single"/>
            </w:rPr>
          </w:rPrChange>
        </w:rPr>
        <w:t>Post-Production Deliverables Prior to Delivery</w:t>
      </w:r>
    </w:p>
    <w:p w14:paraId="09981C9E" w14:textId="79011A86" w:rsidR="00F559D8" w:rsidRPr="00A03902" w:rsidRDefault="00DE78EB">
      <w:pPr>
        <w:tabs>
          <w:tab w:val="left" w:pos="709"/>
        </w:tabs>
        <w:spacing w:line="360" w:lineRule="auto"/>
        <w:ind w:left="709" w:hanging="851"/>
        <w:jc w:val="both"/>
        <w:rPr>
          <w:rFonts w:ascii="Arial" w:hAnsi="Arial" w:cs="Arial"/>
          <w:sz w:val="22"/>
          <w:szCs w:val="22"/>
        </w:rPr>
        <w:pPrChange w:id="1729" w:author="Elsabe Viljoen" w:date="2025-11-28T06:48:00Z" w16du:dateUtc="2025-11-28T04:48:00Z">
          <w:pPr>
            <w:tabs>
              <w:tab w:val="left" w:pos="851"/>
            </w:tabs>
            <w:spacing w:line="360" w:lineRule="auto"/>
            <w:ind w:left="851" w:hanging="851"/>
          </w:pPr>
        </w:pPrChange>
      </w:pPr>
      <w:ins w:id="1730" w:author="Elsabe Viljoen" w:date="2025-11-24T12:16:00Z" w16du:dateUtc="2025-11-24T10:16:00Z">
        <w:r w:rsidRPr="00A03902">
          <w:rPr>
            <w:rFonts w:ascii="Arial" w:hAnsi="Arial" w:cs="Arial"/>
            <w:sz w:val="22"/>
            <w:szCs w:val="22"/>
          </w:rPr>
          <w:t>10.7.</w:t>
        </w:r>
      </w:ins>
      <w:ins w:id="1731" w:author="Elsabe Viljoen" w:date="2025-12-01T07:58:00Z" w16du:dateUtc="2025-12-01T05:58:00Z">
        <w:r w:rsidR="001C347D" w:rsidRPr="00A03902">
          <w:rPr>
            <w:rFonts w:ascii="Arial" w:hAnsi="Arial" w:cs="Arial"/>
            <w:sz w:val="22"/>
            <w:szCs w:val="22"/>
          </w:rPr>
          <w:t>1</w:t>
        </w:r>
      </w:ins>
      <w:ins w:id="1732" w:author="Elsabe Viljoen" w:date="2025-11-24T12:16:00Z" w16du:dateUtc="2025-11-24T10:16:00Z">
        <w:r w:rsidRPr="00A03902">
          <w:rPr>
            <w:rFonts w:ascii="Arial" w:hAnsi="Arial" w:cs="Arial"/>
            <w:sz w:val="22"/>
            <w:szCs w:val="22"/>
          </w:rPr>
          <w:tab/>
        </w:r>
      </w:ins>
      <w:del w:id="1733" w:author="Elsabe Viljoen" w:date="2025-11-24T12:16:00Z" w16du:dateUtc="2025-11-24T10:16:00Z">
        <w:r w:rsidR="00615B73" w:rsidRPr="00A03902" w:rsidDel="00DE78EB">
          <w:rPr>
            <w:rFonts w:ascii="Arial" w:hAnsi="Arial" w:cs="Arial"/>
            <w:sz w:val="22"/>
            <w:szCs w:val="22"/>
          </w:rPr>
          <w:tab/>
        </w:r>
      </w:del>
      <w:r w:rsidR="00F559D8" w:rsidRPr="00A03902">
        <w:rPr>
          <w:rFonts w:ascii="Arial" w:hAnsi="Arial" w:cs="Arial"/>
          <w:sz w:val="22"/>
          <w:szCs w:val="22"/>
        </w:rPr>
        <w:t>The Producers shall submit, for Netflix’s review at each corresponding stage of post-production, the assemblies, rough cuts, fine cuts and locked cuts of each episode, together with the relevant QC reports, written legal-clearance letters, music cue sheets, graphic-package deliverables and drafts of subtitles (where applicable).</w:t>
      </w:r>
    </w:p>
    <w:p w14:paraId="2B8E9412" w14:textId="50D180D9" w:rsidR="00F559D8" w:rsidRPr="00A03902" w:rsidRDefault="00F559D8">
      <w:pPr>
        <w:tabs>
          <w:tab w:val="left" w:pos="709"/>
        </w:tabs>
        <w:spacing w:line="360" w:lineRule="auto"/>
        <w:ind w:left="709"/>
        <w:jc w:val="both"/>
        <w:rPr>
          <w:rFonts w:ascii="Arial" w:hAnsi="Arial" w:cs="Arial"/>
          <w:sz w:val="22"/>
          <w:szCs w:val="22"/>
        </w:rPr>
        <w:pPrChange w:id="1734" w:author="Elsabe Viljoen" w:date="2025-11-28T06:48:00Z" w16du:dateUtc="2025-11-28T04:48:00Z">
          <w:pPr>
            <w:tabs>
              <w:tab w:val="left" w:pos="851"/>
            </w:tabs>
            <w:spacing w:line="360" w:lineRule="auto"/>
          </w:pPr>
        </w:pPrChange>
      </w:pPr>
    </w:p>
    <w:p w14:paraId="17D332A2" w14:textId="69561A67" w:rsidR="00F559D8" w:rsidRPr="00A03902" w:rsidRDefault="00F559D8">
      <w:pPr>
        <w:tabs>
          <w:tab w:val="left" w:pos="709"/>
        </w:tabs>
        <w:spacing w:line="360" w:lineRule="auto"/>
        <w:jc w:val="both"/>
        <w:rPr>
          <w:rFonts w:ascii="Arial" w:hAnsi="Arial" w:cs="Arial"/>
          <w:sz w:val="22"/>
          <w:szCs w:val="22"/>
          <w:rPrChange w:id="1735" w:author="Elsabe Viljoen" w:date="2025-12-11T13:10:00Z" w16du:dateUtc="2025-12-11T11:10:00Z">
            <w:rPr>
              <w:rFonts w:ascii="Arial" w:hAnsi="Arial" w:cs="Arial"/>
              <w:b/>
              <w:bCs/>
              <w:sz w:val="22"/>
              <w:szCs w:val="22"/>
            </w:rPr>
          </w:rPrChange>
        </w:rPr>
        <w:pPrChange w:id="1736" w:author="Elsabe Viljoen" w:date="2025-11-28T06:48:00Z" w16du:dateUtc="2025-11-28T04:48:00Z">
          <w:pPr>
            <w:tabs>
              <w:tab w:val="left" w:pos="851"/>
            </w:tabs>
            <w:spacing w:line="360" w:lineRule="auto"/>
          </w:pPr>
        </w:pPrChange>
      </w:pPr>
      <w:r w:rsidRPr="00A03902">
        <w:rPr>
          <w:rFonts w:ascii="Arial" w:hAnsi="Arial" w:cs="Arial"/>
          <w:sz w:val="22"/>
          <w:szCs w:val="22"/>
          <w:rPrChange w:id="1737" w:author="Elsabe Viljoen" w:date="2025-12-11T13:10:00Z" w16du:dateUtc="2025-12-11T11:10:00Z">
            <w:rPr>
              <w:rFonts w:ascii="Arial" w:hAnsi="Arial" w:cs="Arial"/>
              <w:b/>
              <w:bCs/>
              <w:sz w:val="22"/>
              <w:szCs w:val="22"/>
            </w:rPr>
          </w:rPrChange>
        </w:rPr>
        <w:t>1</w:t>
      </w:r>
      <w:ins w:id="1738" w:author="Elsabe Viljoen" w:date="2025-11-24T10:16:00Z" w16du:dateUtc="2025-11-24T08:16:00Z">
        <w:r w:rsidR="00FF44F7" w:rsidRPr="00A03902">
          <w:rPr>
            <w:rFonts w:ascii="Arial" w:hAnsi="Arial" w:cs="Arial"/>
            <w:sz w:val="22"/>
            <w:szCs w:val="22"/>
            <w:rPrChange w:id="1739" w:author="Elsabe Viljoen" w:date="2025-12-11T13:10:00Z" w16du:dateUtc="2025-12-11T11:10:00Z">
              <w:rPr>
                <w:rFonts w:ascii="Arial" w:hAnsi="Arial" w:cs="Arial"/>
                <w:b/>
                <w:bCs/>
                <w:sz w:val="22"/>
                <w:szCs w:val="22"/>
              </w:rPr>
            </w:rPrChange>
          </w:rPr>
          <w:t>0</w:t>
        </w:r>
      </w:ins>
      <w:del w:id="1740" w:author="Elsabe Viljoen" w:date="2025-11-24T10:16:00Z" w16du:dateUtc="2025-11-24T08:16:00Z">
        <w:r w:rsidRPr="00A03902" w:rsidDel="00FF44F7">
          <w:rPr>
            <w:rFonts w:ascii="Arial" w:hAnsi="Arial" w:cs="Arial"/>
            <w:sz w:val="22"/>
            <w:szCs w:val="22"/>
            <w:rPrChange w:id="1741" w:author="Elsabe Viljoen" w:date="2025-12-11T13:10:00Z" w16du:dateUtc="2025-12-11T11:10:00Z">
              <w:rPr>
                <w:rFonts w:ascii="Arial" w:hAnsi="Arial" w:cs="Arial"/>
                <w:b/>
                <w:bCs/>
                <w:sz w:val="22"/>
                <w:szCs w:val="22"/>
              </w:rPr>
            </w:rPrChange>
          </w:rPr>
          <w:delText>5</w:delText>
        </w:r>
      </w:del>
      <w:r w:rsidRPr="00A03902">
        <w:rPr>
          <w:rFonts w:ascii="Arial" w:hAnsi="Arial" w:cs="Arial"/>
          <w:sz w:val="22"/>
          <w:szCs w:val="22"/>
          <w:rPrChange w:id="1742" w:author="Elsabe Viljoen" w:date="2025-12-11T13:10:00Z" w16du:dateUtc="2025-12-11T11:10:00Z">
            <w:rPr>
              <w:rFonts w:ascii="Arial" w:hAnsi="Arial" w:cs="Arial"/>
              <w:b/>
              <w:bCs/>
              <w:sz w:val="22"/>
              <w:szCs w:val="22"/>
            </w:rPr>
          </w:rPrChange>
        </w:rPr>
        <w:t xml:space="preserve">.8 </w:t>
      </w:r>
      <w:r w:rsidR="00615B73" w:rsidRPr="00A03902">
        <w:rPr>
          <w:rFonts w:ascii="Arial" w:hAnsi="Arial" w:cs="Arial"/>
          <w:sz w:val="22"/>
          <w:szCs w:val="22"/>
          <w:rPrChange w:id="1743" w:author="Elsabe Viljoen" w:date="2025-12-11T13:10:00Z" w16du:dateUtc="2025-12-11T11:10:00Z">
            <w:rPr>
              <w:rFonts w:ascii="Arial" w:hAnsi="Arial" w:cs="Arial"/>
              <w:b/>
              <w:bCs/>
              <w:sz w:val="22"/>
              <w:szCs w:val="22"/>
            </w:rPr>
          </w:rPrChange>
        </w:rPr>
        <w:tab/>
      </w:r>
      <w:r w:rsidR="008F296B" w:rsidRPr="00A03902">
        <w:rPr>
          <w:rFonts w:ascii="Arial" w:hAnsi="Arial" w:cs="Arial"/>
          <w:sz w:val="22"/>
          <w:szCs w:val="22"/>
          <w:u w:val="single"/>
          <w:rPrChange w:id="1744" w:author="Elsabe Viljoen" w:date="2025-12-11T13:10:00Z" w16du:dateUtc="2025-12-11T11:10:00Z">
            <w:rPr>
              <w:rFonts w:ascii="Arial" w:hAnsi="Arial" w:cs="Arial"/>
              <w:b/>
              <w:bCs/>
              <w:sz w:val="22"/>
              <w:szCs w:val="22"/>
              <w:u w:val="single"/>
            </w:rPr>
          </w:rPrChange>
        </w:rPr>
        <w:t>Final Delivery Deliverables</w:t>
      </w:r>
    </w:p>
    <w:p w14:paraId="1C4A3E41" w14:textId="13D719EF" w:rsidR="00F559D8" w:rsidRPr="00A03902" w:rsidDel="00DE78EB" w:rsidRDefault="00F559D8">
      <w:pPr>
        <w:tabs>
          <w:tab w:val="left" w:pos="709"/>
        </w:tabs>
        <w:spacing w:line="360" w:lineRule="auto"/>
        <w:ind w:left="709" w:hanging="709"/>
        <w:jc w:val="both"/>
        <w:rPr>
          <w:del w:id="1745" w:author="Elsabe Viljoen" w:date="2025-11-24T12:16:00Z" w16du:dateUtc="2025-11-24T10:16:00Z"/>
          <w:rFonts w:ascii="Arial" w:hAnsi="Arial" w:cs="Arial"/>
          <w:sz w:val="22"/>
          <w:szCs w:val="22"/>
        </w:rPr>
        <w:pPrChange w:id="174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747" w:author="Elsabe Viljoen" w:date="2025-11-24T10:16:00Z" w16du:dateUtc="2025-11-24T08:16:00Z">
        <w:r w:rsidR="00FF44F7" w:rsidRPr="00A03902">
          <w:rPr>
            <w:rFonts w:ascii="Arial" w:hAnsi="Arial" w:cs="Arial"/>
            <w:sz w:val="22"/>
            <w:szCs w:val="22"/>
          </w:rPr>
          <w:t>0</w:t>
        </w:r>
      </w:ins>
      <w:del w:id="1748"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.8.1</w:t>
      </w:r>
      <w:r w:rsidR="00615B73" w:rsidRPr="00A03902">
        <w:rPr>
          <w:rFonts w:ascii="Arial" w:hAnsi="Arial" w:cs="Arial"/>
          <w:sz w:val="22"/>
          <w:szCs w:val="22"/>
        </w:rPr>
        <w:tab/>
      </w:r>
      <w:del w:id="1749" w:author="Elsabe Viljoen" w:date="2025-11-24T12:16:00Z" w16du:dateUtc="2025-11-24T10:16:00Z">
        <w:r w:rsidRPr="00A03902" w:rsidDel="00DE78EB">
          <w:rPr>
            <w:rFonts w:ascii="Arial" w:hAnsi="Arial" w:cs="Arial"/>
            <w:sz w:val="22"/>
            <w:szCs w:val="22"/>
          </w:rPr>
          <w:delText>Upon completion of post-production, the Producers shall deliver to Netflix all final deliverables described in Section 14.9, together with any additional legal, editorial, technical or financial documentation reasonably required by Netflix as part of its final acceptance procedures.</w:delText>
        </w:r>
      </w:del>
    </w:p>
    <w:p w14:paraId="4C42FE7E" w14:textId="6AE24E2F" w:rsidR="00615B73" w:rsidRPr="00A03902" w:rsidRDefault="00DE78EB">
      <w:pPr>
        <w:tabs>
          <w:tab w:val="left" w:pos="709"/>
        </w:tabs>
        <w:spacing w:line="360" w:lineRule="auto"/>
        <w:ind w:left="709" w:hanging="709"/>
        <w:jc w:val="both"/>
        <w:rPr>
          <w:ins w:id="1750" w:author="Elsabe Viljoen" w:date="2025-11-24T12:16:00Z" w16du:dateUtc="2025-11-24T10:16:00Z"/>
          <w:rFonts w:ascii="Arial" w:hAnsi="Arial" w:cs="Arial"/>
          <w:sz w:val="22"/>
          <w:szCs w:val="22"/>
        </w:rPr>
        <w:pPrChange w:id="1751" w:author="Elsabe Viljoen" w:date="2025-11-28T06:48:00Z" w16du:dateUtc="2025-11-28T04:48:00Z">
          <w:pPr>
            <w:tabs>
              <w:tab w:val="left" w:pos="709"/>
            </w:tabs>
            <w:spacing w:line="360" w:lineRule="auto"/>
            <w:ind w:left="709" w:hanging="709"/>
          </w:pPr>
        </w:pPrChange>
      </w:pPr>
      <w:ins w:id="1752" w:author="Elsabe Viljoen" w:date="2025-11-24T12:16:00Z">
        <w:r w:rsidRPr="00A03902">
          <w:rPr>
            <w:rFonts w:ascii="Arial" w:hAnsi="Arial" w:cs="Arial"/>
            <w:sz w:val="22"/>
            <w:szCs w:val="22"/>
          </w:rPr>
          <w:t xml:space="preserve">Upon completion of post-production, the Producers shall deliver to Netflix all final deliverables </w:t>
        </w:r>
        <w:r w:rsidRPr="00A03902">
          <w:rPr>
            <w:rFonts w:ascii="Arial" w:hAnsi="Arial" w:cs="Arial"/>
            <w:sz w:val="22"/>
            <w:szCs w:val="22"/>
            <w:rPrChange w:id="1753" w:author="Elsabe Viljoen" w:date="2025-12-11T13:10:00Z" w16du:dateUtc="2025-12-11T11:10:00Z">
              <w:rPr>
                <w:rFonts w:ascii="Arial" w:hAnsi="Arial" w:cs="Arial"/>
                <w:b/>
                <w:bCs/>
                <w:sz w:val="22"/>
                <w:szCs w:val="22"/>
              </w:rPr>
            </w:rPrChange>
          </w:rPr>
          <w:t>required by Netflix in terms of its commissioning agreement and technical delivery specifications</w:t>
        </w:r>
        <w:r w:rsidRPr="00A03902">
          <w:rPr>
            <w:rFonts w:ascii="Arial" w:hAnsi="Arial" w:cs="Arial"/>
            <w:sz w:val="22"/>
            <w:szCs w:val="22"/>
          </w:rPr>
          <w:t>, together with any additional legal, editorial, technical or financial documentation reasonably required by Netflix as part of its final acceptance procedures.</w:t>
        </w:r>
      </w:ins>
    </w:p>
    <w:p w14:paraId="543555C6" w14:textId="77777777" w:rsidR="00DE78EB" w:rsidRPr="00A03902" w:rsidRDefault="00DE78EB">
      <w:pPr>
        <w:tabs>
          <w:tab w:val="left" w:pos="709"/>
        </w:tabs>
        <w:spacing w:line="360" w:lineRule="auto"/>
        <w:ind w:left="709" w:hanging="709"/>
        <w:jc w:val="both"/>
        <w:rPr>
          <w:rFonts w:ascii="Arial" w:hAnsi="Arial" w:cs="Arial"/>
          <w:sz w:val="22"/>
          <w:szCs w:val="22"/>
        </w:rPr>
        <w:pPrChange w:id="1754" w:author="Elsabe Viljoen" w:date="2025-11-28T06:48:00Z" w16du:dateUtc="2025-11-28T04:48:00Z">
          <w:pPr>
            <w:tabs>
              <w:tab w:val="left" w:pos="851"/>
            </w:tabs>
            <w:spacing w:line="360" w:lineRule="auto"/>
            <w:ind w:left="851" w:hanging="851"/>
          </w:pPr>
        </w:pPrChange>
      </w:pPr>
    </w:p>
    <w:p w14:paraId="67430F70" w14:textId="5CD91F18" w:rsidR="00F559D8" w:rsidRPr="00A03902" w:rsidDel="005D39F1" w:rsidRDefault="00F559D8">
      <w:pPr>
        <w:tabs>
          <w:tab w:val="left" w:pos="709"/>
        </w:tabs>
        <w:spacing w:line="360" w:lineRule="auto"/>
        <w:ind w:left="709" w:hanging="851"/>
        <w:jc w:val="both"/>
        <w:rPr>
          <w:del w:id="1755" w:author="Elsabe Viljoen" w:date="2025-11-28T06:58:00Z" w16du:dateUtc="2025-11-28T04:58:00Z"/>
          <w:rFonts w:ascii="Arial" w:hAnsi="Arial" w:cs="Arial"/>
          <w:sz w:val="22"/>
          <w:szCs w:val="22"/>
        </w:rPr>
        <w:pPrChange w:id="175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757" w:author="Elsabe Viljoen" w:date="2025-11-24T10:16:00Z" w16du:dateUtc="2025-11-24T08:16:00Z">
        <w:r w:rsidR="00FF44F7" w:rsidRPr="00A03902">
          <w:rPr>
            <w:rFonts w:ascii="Arial" w:hAnsi="Arial" w:cs="Arial"/>
            <w:sz w:val="22"/>
            <w:szCs w:val="22"/>
          </w:rPr>
          <w:t>0</w:t>
        </w:r>
      </w:ins>
      <w:del w:id="1758" w:author="Elsabe Viljoen" w:date="2025-11-24T10:16:00Z" w16du:dateUtc="2025-11-24T08:16:00Z">
        <w:r w:rsidRPr="00A03902" w:rsidDel="00FF44F7">
          <w:rPr>
            <w:rFonts w:ascii="Arial" w:hAnsi="Arial" w:cs="Arial"/>
            <w:sz w:val="22"/>
            <w:szCs w:val="22"/>
          </w:rPr>
          <w:delText>5</w:delText>
        </w:r>
      </w:del>
      <w:r w:rsidRPr="00A03902">
        <w:rPr>
          <w:rFonts w:ascii="Arial" w:hAnsi="Arial" w:cs="Arial"/>
          <w:sz w:val="22"/>
          <w:szCs w:val="22"/>
        </w:rPr>
        <w:t>.8.2</w:t>
      </w:r>
      <w:r w:rsidR="00615B73" w:rsidRPr="00A03902">
        <w:rPr>
          <w:rFonts w:ascii="Arial" w:hAnsi="Arial" w:cs="Arial"/>
          <w:sz w:val="22"/>
          <w:szCs w:val="22"/>
        </w:rPr>
        <w:tab/>
      </w:r>
      <w:r w:rsidRPr="00A03902">
        <w:rPr>
          <w:rFonts w:ascii="Arial" w:hAnsi="Arial" w:cs="Arial"/>
          <w:sz w:val="22"/>
          <w:szCs w:val="22"/>
        </w:rPr>
        <w:t>Final delivery shall not be deemed complete unless and until Netflix has issued written confirmation of its acceptance of all required deliverables.</w:t>
      </w:r>
    </w:p>
    <w:p w14:paraId="4B31A090" w14:textId="77777777" w:rsidR="00FF44F7" w:rsidRPr="00A03902" w:rsidRDefault="00FF44F7">
      <w:pPr>
        <w:tabs>
          <w:tab w:val="left" w:pos="709"/>
        </w:tabs>
        <w:spacing w:line="360" w:lineRule="auto"/>
        <w:ind w:left="709" w:hanging="851"/>
        <w:jc w:val="both"/>
        <w:rPr>
          <w:ins w:id="1759" w:author="Elsabe Viljoen" w:date="2025-11-24T12:22:00Z" w16du:dateUtc="2025-11-24T10:22:00Z"/>
          <w:rFonts w:ascii="Arial" w:hAnsi="Arial" w:cs="Arial"/>
          <w:sz w:val="22"/>
          <w:szCs w:val="22"/>
        </w:rPr>
        <w:pPrChange w:id="1760" w:author="Elsabe Viljoen" w:date="2025-11-28T06:58:00Z" w16du:dateUtc="2025-11-28T04:58:00Z">
          <w:pPr>
            <w:tabs>
              <w:tab w:val="left" w:pos="851"/>
            </w:tabs>
            <w:spacing w:line="360" w:lineRule="auto"/>
          </w:pPr>
        </w:pPrChange>
      </w:pPr>
    </w:p>
    <w:p w14:paraId="38A70C5F" w14:textId="77777777" w:rsidR="00E65534" w:rsidRPr="00A03902" w:rsidRDefault="00E65534">
      <w:pPr>
        <w:tabs>
          <w:tab w:val="left" w:pos="851"/>
        </w:tabs>
        <w:spacing w:line="360" w:lineRule="auto"/>
        <w:jc w:val="both"/>
        <w:rPr>
          <w:rFonts w:ascii="Arial" w:hAnsi="Arial" w:cs="Arial"/>
          <w:sz w:val="22"/>
          <w:szCs w:val="22"/>
        </w:rPr>
        <w:pPrChange w:id="1761" w:author="Elsabe Viljoen" w:date="2025-11-28T06:48:00Z" w16du:dateUtc="2025-11-28T04:48:00Z">
          <w:pPr>
            <w:tabs>
              <w:tab w:val="left" w:pos="851"/>
            </w:tabs>
            <w:spacing w:line="360" w:lineRule="auto"/>
          </w:pPr>
        </w:pPrChange>
      </w:pPr>
    </w:p>
    <w:p w14:paraId="06DE97E3" w14:textId="77777777" w:rsidR="00FF44F7" w:rsidRDefault="00FF44F7">
      <w:pPr>
        <w:spacing w:line="360" w:lineRule="auto"/>
        <w:ind w:left="709" w:hanging="709"/>
        <w:jc w:val="both"/>
        <w:rPr>
          <w:ins w:id="1762" w:author="Elsabe Viljoen" w:date="2025-11-24T10:16:00Z" w16du:dateUtc="2025-11-24T08:16:00Z"/>
          <w:rFonts w:ascii="Arial" w:hAnsi="Arial" w:cs="Arial"/>
          <w:b/>
          <w:bCs/>
          <w:sz w:val="22"/>
          <w:szCs w:val="22"/>
          <w:u w:val="single"/>
        </w:rPr>
        <w:pPrChange w:id="1763" w:author="Elsabe Viljoen" w:date="2025-11-28T06:48:00Z" w16du:dateUtc="2025-11-28T04:48:00Z">
          <w:pPr>
            <w:spacing w:line="360" w:lineRule="auto"/>
          </w:pPr>
        </w:pPrChange>
      </w:pPr>
      <w:ins w:id="1764" w:author="Elsabe Viljoen" w:date="2025-11-24T10:16:00Z" w16du:dateUtc="2025-11-24T08:16:00Z">
        <w:r w:rsidRPr="00FF44F7">
          <w:rPr>
            <w:rFonts w:ascii="Arial" w:hAnsi="Arial" w:cs="Arial"/>
            <w:b/>
            <w:bCs/>
            <w:sz w:val="22"/>
            <w:szCs w:val="22"/>
            <w:rPrChange w:id="1765" w:author="Elsabe Viljoen" w:date="2025-11-24T10:16:00Z" w16du:dateUtc="2025-11-24T08:16:00Z">
              <w:rPr/>
            </w:rPrChange>
          </w:rPr>
          <w:t>11.</w:t>
        </w:r>
        <w:r w:rsidRPr="00FF44F7">
          <w:rPr>
            <w:rFonts w:ascii="Arial" w:hAnsi="Arial" w:cs="Arial"/>
            <w:b/>
            <w:bCs/>
            <w:sz w:val="22"/>
            <w:szCs w:val="22"/>
            <w:rPrChange w:id="1766" w:author="Elsabe Viljoen" w:date="2025-11-24T10:16:00Z" w16du:dateUtc="2025-11-24T08:16:00Z">
              <w:rPr/>
            </w:rPrChange>
          </w:rPr>
          <w:tab/>
        </w:r>
      </w:ins>
      <w:r w:rsidR="00F559D8" w:rsidRPr="00FF44F7">
        <w:rPr>
          <w:rFonts w:ascii="Arial" w:hAnsi="Arial" w:cs="Arial"/>
          <w:b/>
          <w:bCs/>
          <w:sz w:val="22"/>
          <w:szCs w:val="22"/>
          <w:u w:val="single"/>
          <w:rPrChange w:id="1767" w:author="Elsabe Viljoen" w:date="2025-11-24T10:16:00Z" w16du:dateUtc="2025-11-24T08:16:00Z">
            <w:rPr/>
          </w:rPrChange>
        </w:rPr>
        <w:t xml:space="preserve">COMPREHENSIVE RISK MANAGEMENT FRAMEWORK, LEGAL RISK </w:t>
      </w:r>
    </w:p>
    <w:p w14:paraId="54B0E707" w14:textId="69674388" w:rsidR="00F559D8" w:rsidRPr="00FF44F7" w:rsidRDefault="00F559D8">
      <w:pPr>
        <w:spacing w:line="360" w:lineRule="auto"/>
        <w:ind w:left="709"/>
        <w:jc w:val="both"/>
        <w:rPr>
          <w:rFonts w:ascii="Arial" w:hAnsi="Arial" w:cs="Arial"/>
          <w:b/>
          <w:bCs/>
          <w:sz w:val="22"/>
          <w:szCs w:val="22"/>
          <w:u w:val="single"/>
          <w:rPrChange w:id="1768" w:author="Elsabe Viljoen" w:date="2025-11-24T10:16:00Z" w16du:dateUtc="2025-11-24T08:16:00Z">
            <w:rPr/>
          </w:rPrChange>
        </w:rPr>
        <w:pPrChange w:id="1769" w:author="Elsabe Viljoen" w:date="2025-11-28T06:48:00Z" w16du:dateUtc="2025-11-28T04:48:00Z">
          <w:pPr>
            <w:numPr>
              <w:numId w:val="11"/>
            </w:numPr>
            <w:tabs>
              <w:tab w:val="num" w:pos="720"/>
              <w:tab w:val="num" w:pos="851"/>
            </w:tabs>
            <w:spacing w:line="360" w:lineRule="auto"/>
            <w:ind w:left="851" w:hanging="851"/>
          </w:pPr>
        </w:pPrChange>
      </w:pPr>
      <w:r w:rsidRPr="00FF44F7">
        <w:rPr>
          <w:rFonts w:ascii="Arial" w:hAnsi="Arial" w:cs="Arial"/>
          <w:b/>
          <w:bCs/>
          <w:sz w:val="22"/>
          <w:szCs w:val="22"/>
          <w:u w:val="single"/>
          <w:rPrChange w:id="1770" w:author="Elsabe Viljoen" w:date="2025-11-24T10:16:00Z" w16du:dateUtc="2025-11-24T08:16:00Z">
            <w:rPr/>
          </w:rPrChange>
        </w:rPr>
        <w:t>MITIGATION AND ETHICAL COMPLIANCE</w:t>
      </w:r>
    </w:p>
    <w:p w14:paraId="7135A7A1" w14:textId="249F6D5A" w:rsidR="00BB5A7F" w:rsidRPr="00A03902" w:rsidRDefault="00F559D8">
      <w:pPr>
        <w:tabs>
          <w:tab w:val="left" w:pos="851"/>
        </w:tabs>
        <w:spacing w:line="360" w:lineRule="auto"/>
        <w:ind w:left="709" w:hanging="709"/>
        <w:jc w:val="both"/>
        <w:rPr>
          <w:rFonts w:ascii="Arial" w:hAnsi="Arial" w:cs="Arial"/>
          <w:sz w:val="22"/>
          <w:szCs w:val="22"/>
          <w:u w:val="single"/>
          <w:rPrChange w:id="1771" w:author="Elsabe Viljoen" w:date="2025-12-11T13:10:00Z" w16du:dateUtc="2025-12-11T11:10:00Z">
            <w:rPr>
              <w:rFonts w:ascii="Arial" w:hAnsi="Arial" w:cs="Arial"/>
              <w:b/>
              <w:bCs/>
              <w:sz w:val="22"/>
              <w:szCs w:val="22"/>
              <w:u w:val="single"/>
            </w:rPr>
          </w:rPrChange>
        </w:rPr>
        <w:pPrChange w:id="1772"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773" w:author="Elsabe Viljoen" w:date="2025-11-24T10:17:00Z" w16du:dateUtc="2025-11-24T08:17:00Z">
        <w:r w:rsidR="00FF44F7">
          <w:rPr>
            <w:rFonts w:ascii="Arial" w:hAnsi="Arial" w:cs="Arial"/>
            <w:sz w:val="22"/>
            <w:szCs w:val="22"/>
          </w:rPr>
          <w:t>1</w:t>
        </w:r>
      </w:ins>
      <w:del w:id="1774" w:author="Elsabe Viljoen" w:date="2025-11-24T10:17:00Z" w16du:dateUtc="2025-11-24T08:17:00Z">
        <w:r w:rsidRPr="00F559D8" w:rsidDel="00FF44F7">
          <w:rPr>
            <w:rFonts w:ascii="Arial" w:hAnsi="Arial" w:cs="Arial"/>
            <w:sz w:val="22"/>
            <w:szCs w:val="22"/>
          </w:rPr>
          <w:delText>6</w:delText>
        </w:r>
      </w:del>
      <w:r w:rsidRPr="00F559D8">
        <w:rPr>
          <w:rFonts w:ascii="Arial" w:hAnsi="Arial" w:cs="Arial"/>
          <w:sz w:val="22"/>
          <w:szCs w:val="22"/>
        </w:rPr>
        <w:t xml:space="preserve">.1 </w:t>
      </w:r>
      <w:r w:rsidR="00615B73" w:rsidRPr="008F296B">
        <w:rPr>
          <w:rFonts w:ascii="Arial" w:hAnsi="Arial" w:cs="Arial"/>
          <w:sz w:val="22"/>
          <w:szCs w:val="22"/>
        </w:rPr>
        <w:tab/>
      </w:r>
      <w:r w:rsidR="00BB5A7F" w:rsidRPr="00A03902">
        <w:rPr>
          <w:rFonts w:ascii="Arial" w:hAnsi="Arial" w:cs="Arial"/>
          <w:sz w:val="22"/>
          <w:szCs w:val="22"/>
          <w:u w:val="single"/>
          <w:rPrChange w:id="1775" w:author="Elsabe Viljoen" w:date="2025-12-11T13:10:00Z" w16du:dateUtc="2025-12-11T11:10:00Z">
            <w:rPr>
              <w:rFonts w:ascii="Arial" w:hAnsi="Arial" w:cs="Arial"/>
              <w:b/>
              <w:bCs/>
              <w:sz w:val="22"/>
              <w:szCs w:val="22"/>
              <w:u w:val="single"/>
            </w:rPr>
          </w:rPrChange>
        </w:rPr>
        <w:t>General Risk-Management Obligations</w:t>
      </w:r>
    </w:p>
    <w:p w14:paraId="42563B4F" w14:textId="7AAA12C0" w:rsidR="00615B73" w:rsidRPr="008F296B" w:rsidRDefault="00F559D8">
      <w:pPr>
        <w:tabs>
          <w:tab w:val="left" w:pos="709"/>
        </w:tabs>
        <w:spacing w:line="360" w:lineRule="auto"/>
        <w:ind w:left="709" w:hanging="709"/>
        <w:jc w:val="both"/>
        <w:rPr>
          <w:rFonts w:ascii="Arial" w:hAnsi="Arial" w:cs="Arial"/>
          <w:sz w:val="22"/>
          <w:szCs w:val="22"/>
        </w:rPr>
        <w:pPrChange w:id="177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777" w:author="Elsabe Viljoen" w:date="2025-11-24T10:17:00Z" w16du:dateUtc="2025-11-24T08:17:00Z">
        <w:r w:rsidR="00FF44F7" w:rsidRPr="00A03902">
          <w:rPr>
            <w:rFonts w:ascii="Arial" w:hAnsi="Arial" w:cs="Arial"/>
            <w:sz w:val="22"/>
            <w:szCs w:val="22"/>
          </w:rPr>
          <w:t>1</w:t>
        </w:r>
      </w:ins>
      <w:del w:id="1778" w:author="Elsabe Viljoen" w:date="2025-11-24T10:17:00Z" w16du:dateUtc="2025-11-24T08:17:00Z">
        <w:r w:rsidRPr="00A03902" w:rsidDel="00FF44F7">
          <w:rPr>
            <w:rFonts w:ascii="Arial" w:hAnsi="Arial" w:cs="Arial"/>
            <w:sz w:val="22"/>
            <w:szCs w:val="22"/>
          </w:rPr>
          <w:delText>6</w:delText>
        </w:r>
      </w:del>
      <w:r w:rsidRPr="00A03902">
        <w:rPr>
          <w:rFonts w:ascii="Arial" w:hAnsi="Arial" w:cs="Arial"/>
          <w:sz w:val="22"/>
          <w:szCs w:val="22"/>
        </w:rPr>
        <w:t xml:space="preserve">.1.1 </w:t>
      </w:r>
      <w:r w:rsidR="00615B73" w:rsidRPr="00A03902">
        <w:rPr>
          <w:rFonts w:ascii="Arial" w:hAnsi="Arial" w:cs="Arial"/>
          <w:sz w:val="22"/>
          <w:szCs w:val="22"/>
        </w:rPr>
        <w:tab/>
      </w:r>
      <w:r w:rsidRPr="00A03902">
        <w:rPr>
          <w:rFonts w:ascii="Arial" w:hAnsi="Arial" w:cs="Arial"/>
          <w:sz w:val="22"/>
          <w:szCs w:val="22"/>
        </w:rPr>
        <w:t>The Parties acknowledge that the Project</w:t>
      </w:r>
      <w:r w:rsidRPr="00F559D8">
        <w:rPr>
          <w:rFonts w:ascii="Arial" w:hAnsi="Arial" w:cs="Arial"/>
          <w:sz w:val="22"/>
          <w:szCs w:val="22"/>
        </w:rPr>
        <w:t xml:space="preserve"> involves significant legal, ethical, </w:t>
      </w:r>
    </w:p>
    <w:p w14:paraId="75A4CD58" w14:textId="77777777" w:rsidR="00FF44F7" w:rsidRDefault="00615B73">
      <w:pPr>
        <w:tabs>
          <w:tab w:val="left" w:pos="709"/>
        </w:tabs>
        <w:spacing w:line="360" w:lineRule="auto"/>
        <w:ind w:left="851" w:hanging="851"/>
        <w:jc w:val="both"/>
        <w:rPr>
          <w:ins w:id="1779" w:author="Elsabe Viljoen" w:date="2025-11-24T10:17:00Z" w16du:dateUtc="2025-11-24T08:17:00Z"/>
          <w:rFonts w:ascii="Arial" w:hAnsi="Arial" w:cs="Arial"/>
          <w:sz w:val="22"/>
          <w:szCs w:val="22"/>
        </w:rPr>
        <w:pPrChange w:id="1780" w:author="Elsabe Viljoen" w:date="2025-11-28T06:48:00Z" w16du:dateUtc="2025-11-28T04:48:00Z">
          <w:pPr>
            <w:tabs>
              <w:tab w:val="left" w:pos="709"/>
            </w:tabs>
            <w:spacing w:line="360" w:lineRule="auto"/>
            <w:ind w:left="851" w:hanging="851"/>
          </w:pPr>
        </w:pPrChange>
      </w:pPr>
      <w:r w:rsidRPr="008F296B">
        <w:rPr>
          <w:rFonts w:ascii="Arial" w:hAnsi="Arial" w:cs="Arial"/>
          <w:sz w:val="22"/>
          <w:szCs w:val="22"/>
        </w:rPr>
        <w:tab/>
      </w:r>
      <w:r w:rsidR="00F559D8" w:rsidRPr="00F559D8">
        <w:rPr>
          <w:rFonts w:ascii="Arial" w:hAnsi="Arial" w:cs="Arial"/>
          <w:sz w:val="22"/>
          <w:szCs w:val="22"/>
        </w:rPr>
        <w:t xml:space="preserve">reputational and security risks, and they therefore agree to adopt a comprehensive, </w:t>
      </w:r>
    </w:p>
    <w:p w14:paraId="219BD102" w14:textId="462E9024" w:rsidR="00F559D8" w:rsidRPr="00F559D8" w:rsidRDefault="00FF44F7">
      <w:pPr>
        <w:tabs>
          <w:tab w:val="left" w:pos="709"/>
        </w:tabs>
        <w:spacing w:line="360" w:lineRule="auto"/>
        <w:ind w:left="709"/>
        <w:jc w:val="both"/>
        <w:rPr>
          <w:rFonts w:ascii="Arial" w:hAnsi="Arial" w:cs="Arial"/>
          <w:sz w:val="22"/>
          <w:szCs w:val="22"/>
        </w:rPr>
        <w:pPrChange w:id="1781" w:author="Elsabe Viljoen" w:date="2025-11-28T06:48:00Z" w16du:dateUtc="2025-11-28T04:48:00Z">
          <w:pPr>
            <w:tabs>
              <w:tab w:val="left" w:pos="851"/>
            </w:tabs>
            <w:spacing w:line="360" w:lineRule="auto"/>
            <w:ind w:left="851" w:hanging="851"/>
          </w:pPr>
        </w:pPrChange>
      </w:pPr>
      <w:ins w:id="1782" w:author="Elsabe Viljoen" w:date="2025-11-24T10:17:00Z" w16du:dateUtc="2025-11-24T08:17:00Z">
        <w:r>
          <w:rPr>
            <w:rFonts w:ascii="Arial" w:hAnsi="Arial" w:cs="Arial"/>
            <w:sz w:val="22"/>
            <w:szCs w:val="22"/>
          </w:rPr>
          <w:tab/>
        </w:r>
      </w:ins>
      <w:r w:rsidR="00F559D8" w:rsidRPr="00F559D8">
        <w:rPr>
          <w:rFonts w:ascii="Arial" w:hAnsi="Arial" w:cs="Arial"/>
          <w:sz w:val="22"/>
          <w:szCs w:val="22"/>
        </w:rPr>
        <w:t>documented and continuously updated risk-management framework for all phases of the Project.</w:t>
      </w:r>
    </w:p>
    <w:p w14:paraId="044D5F5B" w14:textId="77777777" w:rsidR="00BB5A7F" w:rsidRPr="008F296B" w:rsidRDefault="00BB5A7F">
      <w:pPr>
        <w:tabs>
          <w:tab w:val="left" w:pos="709"/>
        </w:tabs>
        <w:spacing w:line="360" w:lineRule="auto"/>
        <w:ind w:left="709" w:hanging="709"/>
        <w:jc w:val="both"/>
        <w:rPr>
          <w:rFonts w:ascii="Arial" w:hAnsi="Arial" w:cs="Arial"/>
          <w:sz w:val="22"/>
          <w:szCs w:val="22"/>
        </w:rPr>
        <w:pPrChange w:id="1783" w:author="Elsabe Viljoen" w:date="2025-11-28T06:48:00Z" w16du:dateUtc="2025-11-28T04:48:00Z">
          <w:pPr>
            <w:tabs>
              <w:tab w:val="left" w:pos="851"/>
            </w:tabs>
            <w:spacing w:line="360" w:lineRule="auto"/>
            <w:ind w:left="851" w:hanging="851"/>
          </w:pPr>
        </w:pPrChange>
      </w:pPr>
    </w:p>
    <w:p w14:paraId="71AE0EEB" w14:textId="0584C06E" w:rsidR="00F559D8" w:rsidRPr="00F559D8" w:rsidRDefault="00F559D8">
      <w:pPr>
        <w:tabs>
          <w:tab w:val="left" w:pos="709"/>
        </w:tabs>
        <w:spacing w:line="360" w:lineRule="auto"/>
        <w:ind w:left="709" w:hanging="709"/>
        <w:jc w:val="both"/>
        <w:rPr>
          <w:rFonts w:ascii="Arial" w:hAnsi="Arial" w:cs="Arial"/>
          <w:sz w:val="22"/>
          <w:szCs w:val="22"/>
        </w:rPr>
        <w:pPrChange w:id="1784"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785" w:author="Elsabe Viljoen" w:date="2025-11-24T10:17:00Z" w16du:dateUtc="2025-11-24T08:17:00Z">
        <w:r w:rsidR="00FF44F7">
          <w:rPr>
            <w:rFonts w:ascii="Arial" w:hAnsi="Arial" w:cs="Arial"/>
            <w:sz w:val="22"/>
            <w:szCs w:val="22"/>
          </w:rPr>
          <w:t>1</w:t>
        </w:r>
      </w:ins>
      <w:del w:id="1786" w:author="Elsabe Viljoen" w:date="2025-11-24T10:17:00Z" w16du:dateUtc="2025-11-24T08:17:00Z">
        <w:r w:rsidRPr="00F559D8" w:rsidDel="00FF44F7">
          <w:rPr>
            <w:rFonts w:ascii="Arial" w:hAnsi="Arial" w:cs="Arial"/>
            <w:sz w:val="22"/>
            <w:szCs w:val="22"/>
          </w:rPr>
          <w:delText>6</w:delText>
        </w:r>
      </w:del>
      <w:r w:rsidRPr="00F559D8">
        <w:rPr>
          <w:rFonts w:ascii="Arial" w:hAnsi="Arial" w:cs="Arial"/>
          <w:sz w:val="22"/>
          <w:szCs w:val="22"/>
        </w:rPr>
        <w:t xml:space="preserve">.1.2 </w:t>
      </w:r>
      <w:r w:rsidR="00BB5A7F" w:rsidRPr="008F296B">
        <w:rPr>
          <w:rFonts w:ascii="Arial" w:hAnsi="Arial" w:cs="Arial"/>
          <w:sz w:val="22"/>
          <w:szCs w:val="22"/>
        </w:rPr>
        <w:tab/>
      </w:r>
      <w:ins w:id="1787" w:author="Elsabe Viljoen" w:date="2025-11-24T10:17:00Z" w16du:dateUtc="2025-11-24T08:17:00Z">
        <w:r w:rsidR="00FF44F7">
          <w:rPr>
            <w:rFonts w:ascii="Arial" w:hAnsi="Arial" w:cs="Arial"/>
            <w:sz w:val="22"/>
            <w:szCs w:val="22"/>
          </w:rPr>
          <w:tab/>
        </w:r>
      </w:ins>
      <w:r w:rsidRPr="00F559D8">
        <w:rPr>
          <w:rFonts w:ascii="Arial" w:hAnsi="Arial" w:cs="Arial"/>
          <w:sz w:val="22"/>
          <w:szCs w:val="22"/>
        </w:rPr>
        <w:t>The Parties shall ensure that all reasonably foreseeable risks are identified, assessed, recorded and mitigated through appropriate measures, including the involvement of Production Counsel, the implementation of Netflix’s risk protocols and the adoption of internal escalation procedures.</w:t>
      </w:r>
    </w:p>
    <w:p w14:paraId="4914E737" w14:textId="77777777" w:rsidR="00BB5A7F" w:rsidRPr="008F296B" w:rsidRDefault="00BB5A7F">
      <w:pPr>
        <w:tabs>
          <w:tab w:val="left" w:pos="851"/>
        </w:tabs>
        <w:spacing w:line="360" w:lineRule="auto"/>
        <w:ind w:left="709" w:hanging="709"/>
        <w:jc w:val="both"/>
        <w:rPr>
          <w:rFonts w:ascii="Arial" w:hAnsi="Arial" w:cs="Arial"/>
          <w:sz w:val="22"/>
          <w:szCs w:val="22"/>
        </w:rPr>
        <w:pPrChange w:id="1788" w:author="Elsabe Viljoen" w:date="2025-11-28T06:48:00Z" w16du:dateUtc="2025-11-28T04:48:00Z">
          <w:pPr>
            <w:tabs>
              <w:tab w:val="left" w:pos="851"/>
            </w:tabs>
            <w:spacing w:line="360" w:lineRule="auto"/>
            <w:ind w:left="851" w:hanging="851"/>
          </w:pPr>
        </w:pPrChange>
      </w:pPr>
    </w:p>
    <w:p w14:paraId="3D7F3B5E" w14:textId="19E5A5C4" w:rsidR="00F559D8" w:rsidRPr="00F559D8" w:rsidRDefault="00F559D8">
      <w:pPr>
        <w:tabs>
          <w:tab w:val="left" w:pos="851"/>
        </w:tabs>
        <w:spacing w:line="360" w:lineRule="auto"/>
        <w:ind w:left="709" w:hanging="709"/>
        <w:jc w:val="both"/>
        <w:rPr>
          <w:rFonts w:ascii="Arial" w:hAnsi="Arial" w:cs="Arial"/>
          <w:sz w:val="22"/>
          <w:szCs w:val="22"/>
        </w:rPr>
        <w:pPrChange w:id="1789"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790" w:author="Elsabe Viljoen" w:date="2025-11-24T10:17:00Z" w16du:dateUtc="2025-11-24T08:17:00Z">
        <w:r w:rsidR="00FF44F7">
          <w:rPr>
            <w:rFonts w:ascii="Arial" w:hAnsi="Arial" w:cs="Arial"/>
            <w:sz w:val="22"/>
            <w:szCs w:val="22"/>
          </w:rPr>
          <w:t>1</w:t>
        </w:r>
      </w:ins>
      <w:del w:id="1791" w:author="Elsabe Viljoen" w:date="2025-11-24T10:17:00Z" w16du:dateUtc="2025-11-24T08:17:00Z">
        <w:r w:rsidRPr="00F559D8" w:rsidDel="00FF44F7">
          <w:rPr>
            <w:rFonts w:ascii="Arial" w:hAnsi="Arial" w:cs="Arial"/>
            <w:sz w:val="22"/>
            <w:szCs w:val="22"/>
          </w:rPr>
          <w:delText>6</w:delText>
        </w:r>
      </w:del>
      <w:r w:rsidRPr="00F559D8">
        <w:rPr>
          <w:rFonts w:ascii="Arial" w:hAnsi="Arial" w:cs="Arial"/>
          <w:sz w:val="22"/>
          <w:szCs w:val="22"/>
        </w:rPr>
        <w:t xml:space="preserve">.1.3 </w:t>
      </w:r>
      <w:r w:rsidR="00BB5A7F" w:rsidRPr="008F296B">
        <w:rPr>
          <w:rFonts w:ascii="Arial" w:hAnsi="Arial" w:cs="Arial"/>
          <w:sz w:val="22"/>
          <w:szCs w:val="22"/>
        </w:rPr>
        <w:tab/>
      </w:r>
      <w:r w:rsidRPr="00F559D8">
        <w:rPr>
          <w:rFonts w:ascii="Arial" w:hAnsi="Arial" w:cs="Arial"/>
          <w:sz w:val="22"/>
          <w:szCs w:val="22"/>
        </w:rPr>
        <w:t>Each Party shall ensure that its employees, contractors and representatives are</w:t>
      </w:r>
      <w:r w:rsidR="00BB5A7F" w:rsidRPr="008F296B">
        <w:rPr>
          <w:rFonts w:ascii="Arial" w:hAnsi="Arial" w:cs="Arial"/>
          <w:sz w:val="22"/>
          <w:szCs w:val="22"/>
        </w:rPr>
        <w:tab/>
      </w:r>
      <w:r w:rsidRPr="00F559D8">
        <w:rPr>
          <w:rFonts w:ascii="Arial" w:hAnsi="Arial" w:cs="Arial"/>
          <w:sz w:val="22"/>
          <w:szCs w:val="22"/>
        </w:rPr>
        <w:t xml:space="preserve"> made</w:t>
      </w:r>
      <w:r w:rsidR="00BB5A7F" w:rsidRPr="008F296B">
        <w:rPr>
          <w:rFonts w:ascii="Arial" w:hAnsi="Arial" w:cs="Arial"/>
          <w:sz w:val="22"/>
          <w:szCs w:val="22"/>
        </w:rPr>
        <w:t xml:space="preserve"> </w:t>
      </w:r>
      <w:r w:rsidRPr="00F559D8">
        <w:rPr>
          <w:rFonts w:ascii="Arial" w:hAnsi="Arial" w:cs="Arial"/>
          <w:sz w:val="22"/>
          <w:szCs w:val="22"/>
        </w:rPr>
        <w:t>aware of the risk profile of the Project and are trained or briefed appropriately in respect of confidentiality, contributor care, evidence handling, data protection, security protocols and ethical obligations.</w:t>
      </w:r>
    </w:p>
    <w:p w14:paraId="46119F79" w14:textId="77777777" w:rsidR="00BB5A7F" w:rsidRPr="008F296B" w:rsidRDefault="00BB5A7F">
      <w:pPr>
        <w:tabs>
          <w:tab w:val="left" w:pos="851"/>
        </w:tabs>
        <w:spacing w:line="360" w:lineRule="auto"/>
        <w:ind w:left="709" w:hanging="709"/>
        <w:jc w:val="both"/>
        <w:rPr>
          <w:rFonts w:ascii="Arial" w:hAnsi="Arial" w:cs="Arial"/>
          <w:sz w:val="22"/>
          <w:szCs w:val="22"/>
        </w:rPr>
        <w:pPrChange w:id="1792" w:author="Elsabe Viljoen" w:date="2025-11-28T06:48:00Z" w16du:dateUtc="2025-11-28T04:48:00Z">
          <w:pPr>
            <w:tabs>
              <w:tab w:val="left" w:pos="851"/>
            </w:tabs>
            <w:spacing w:line="360" w:lineRule="auto"/>
            <w:ind w:left="851" w:hanging="851"/>
          </w:pPr>
        </w:pPrChange>
      </w:pPr>
    </w:p>
    <w:p w14:paraId="34BC773B" w14:textId="12152B73" w:rsidR="00BB5A7F" w:rsidRPr="008F296B" w:rsidRDefault="00F559D8">
      <w:pPr>
        <w:tabs>
          <w:tab w:val="left" w:pos="851"/>
        </w:tabs>
        <w:spacing w:line="360" w:lineRule="auto"/>
        <w:ind w:left="709" w:hanging="709"/>
        <w:jc w:val="both"/>
        <w:rPr>
          <w:rFonts w:ascii="Arial" w:hAnsi="Arial" w:cs="Arial"/>
          <w:sz w:val="22"/>
          <w:szCs w:val="22"/>
        </w:rPr>
        <w:pPrChange w:id="1793"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794" w:author="Elsabe Viljoen" w:date="2025-11-24T10:17:00Z" w16du:dateUtc="2025-11-24T08:17:00Z">
        <w:r w:rsidR="00FF44F7">
          <w:rPr>
            <w:rFonts w:ascii="Arial" w:hAnsi="Arial" w:cs="Arial"/>
            <w:sz w:val="22"/>
            <w:szCs w:val="22"/>
          </w:rPr>
          <w:t>1</w:t>
        </w:r>
      </w:ins>
      <w:del w:id="1795" w:author="Elsabe Viljoen" w:date="2025-11-24T10:17:00Z" w16du:dateUtc="2025-11-24T08:17:00Z">
        <w:r w:rsidRPr="00F559D8" w:rsidDel="00FF44F7">
          <w:rPr>
            <w:rFonts w:ascii="Arial" w:hAnsi="Arial" w:cs="Arial"/>
            <w:sz w:val="22"/>
            <w:szCs w:val="22"/>
          </w:rPr>
          <w:delText>6</w:delText>
        </w:r>
      </w:del>
      <w:r w:rsidRPr="00F559D8">
        <w:rPr>
          <w:rFonts w:ascii="Arial" w:hAnsi="Arial" w:cs="Arial"/>
          <w:sz w:val="22"/>
          <w:szCs w:val="22"/>
        </w:rPr>
        <w:t xml:space="preserve">.1.4 </w:t>
      </w:r>
      <w:r w:rsidR="00BB5A7F" w:rsidRPr="008F296B">
        <w:rPr>
          <w:rFonts w:ascii="Arial" w:hAnsi="Arial" w:cs="Arial"/>
          <w:sz w:val="22"/>
          <w:szCs w:val="22"/>
        </w:rPr>
        <w:tab/>
      </w:r>
      <w:r w:rsidRPr="00F559D8">
        <w:rPr>
          <w:rFonts w:ascii="Arial" w:hAnsi="Arial" w:cs="Arial"/>
          <w:sz w:val="22"/>
          <w:szCs w:val="22"/>
        </w:rPr>
        <w:t>The Parties shall hold regular risk-review meetings during Development, Pre-</w:t>
      </w:r>
    </w:p>
    <w:p w14:paraId="55155180" w14:textId="3D36F26B" w:rsidR="00F559D8" w:rsidRPr="00F559D8" w:rsidRDefault="00BB5A7F">
      <w:pPr>
        <w:tabs>
          <w:tab w:val="left" w:pos="851"/>
        </w:tabs>
        <w:spacing w:line="360" w:lineRule="auto"/>
        <w:ind w:left="709" w:hanging="709"/>
        <w:jc w:val="both"/>
        <w:rPr>
          <w:rFonts w:ascii="Arial" w:hAnsi="Arial" w:cs="Arial"/>
          <w:sz w:val="22"/>
          <w:szCs w:val="22"/>
        </w:rPr>
        <w:pPrChange w:id="1796" w:author="Elsabe Viljoen" w:date="2025-11-28T06:48:00Z" w16du:dateUtc="2025-11-28T04:48:00Z">
          <w:pPr>
            <w:tabs>
              <w:tab w:val="left" w:pos="851"/>
            </w:tabs>
            <w:spacing w:line="360" w:lineRule="auto"/>
            <w:ind w:left="851" w:hanging="851"/>
          </w:pPr>
        </w:pPrChange>
      </w:pPr>
      <w:r w:rsidRPr="008F296B">
        <w:rPr>
          <w:rFonts w:ascii="Arial" w:hAnsi="Arial" w:cs="Arial"/>
          <w:sz w:val="22"/>
          <w:szCs w:val="22"/>
        </w:rPr>
        <w:tab/>
      </w:r>
      <w:r w:rsidR="00F559D8" w:rsidRPr="00F559D8">
        <w:rPr>
          <w:rFonts w:ascii="Arial" w:hAnsi="Arial" w:cs="Arial"/>
          <w:sz w:val="22"/>
          <w:szCs w:val="22"/>
        </w:rPr>
        <w:t>Production, Production and Post-Production, at which they shall review new developments, allegations, archival discoveries, contributor concerns and legal advice, and shall adjust the risk-management framework accordingly.</w:t>
      </w:r>
    </w:p>
    <w:p w14:paraId="2DE478DD" w14:textId="326CBE0E" w:rsidR="00F559D8" w:rsidRPr="00A03902" w:rsidRDefault="00F559D8">
      <w:pPr>
        <w:tabs>
          <w:tab w:val="left" w:pos="851"/>
        </w:tabs>
        <w:spacing w:line="360" w:lineRule="auto"/>
        <w:ind w:left="709" w:hanging="709"/>
        <w:jc w:val="both"/>
        <w:rPr>
          <w:rFonts w:ascii="Arial" w:hAnsi="Arial" w:cs="Arial"/>
          <w:sz w:val="22"/>
          <w:szCs w:val="22"/>
        </w:rPr>
        <w:pPrChange w:id="1797" w:author="Elsabe Viljoen" w:date="2025-11-28T06:48:00Z" w16du:dateUtc="2025-11-28T04:48:00Z">
          <w:pPr>
            <w:tabs>
              <w:tab w:val="left" w:pos="851"/>
            </w:tabs>
            <w:spacing w:line="360" w:lineRule="auto"/>
            <w:ind w:left="851" w:hanging="851"/>
          </w:pPr>
        </w:pPrChange>
      </w:pPr>
    </w:p>
    <w:p w14:paraId="28E18476" w14:textId="3FCEC198" w:rsidR="00BB5A7F" w:rsidRPr="00A03902" w:rsidRDefault="00F559D8">
      <w:pPr>
        <w:tabs>
          <w:tab w:val="left" w:pos="851"/>
        </w:tabs>
        <w:spacing w:line="360" w:lineRule="auto"/>
        <w:ind w:left="709" w:hanging="709"/>
        <w:jc w:val="both"/>
        <w:rPr>
          <w:rFonts w:ascii="Arial" w:hAnsi="Arial" w:cs="Arial"/>
          <w:sz w:val="22"/>
          <w:szCs w:val="22"/>
          <w:u w:val="single"/>
          <w:rPrChange w:id="1798" w:author="Elsabe Viljoen" w:date="2025-12-11T13:10:00Z" w16du:dateUtc="2025-12-11T11:10:00Z">
            <w:rPr>
              <w:rFonts w:ascii="Arial" w:hAnsi="Arial" w:cs="Arial"/>
              <w:b/>
              <w:bCs/>
              <w:sz w:val="22"/>
              <w:szCs w:val="22"/>
              <w:u w:val="single"/>
            </w:rPr>
          </w:rPrChange>
        </w:rPr>
        <w:pPrChange w:id="1799"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00" w:author="Elsabe Viljoen" w:date="2025-11-24T10:17:00Z" w16du:dateUtc="2025-11-24T08:17:00Z">
        <w:r w:rsidR="00FF44F7" w:rsidRPr="00A03902">
          <w:rPr>
            <w:rFonts w:ascii="Arial" w:hAnsi="Arial" w:cs="Arial"/>
            <w:sz w:val="22"/>
            <w:szCs w:val="22"/>
          </w:rPr>
          <w:t>1</w:t>
        </w:r>
      </w:ins>
      <w:del w:id="1801" w:author="Elsabe Viljoen" w:date="2025-11-24T10:17:00Z" w16du:dateUtc="2025-11-24T08:17:00Z">
        <w:r w:rsidRPr="00A03902" w:rsidDel="00FF44F7">
          <w:rPr>
            <w:rFonts w:ascii="Arial" w:hAnsi="Arial" w:cs="Arial"/>
            <w:sz w:val="22"/>
            <w:szCs w:val="22"/>
          </w:rPr>
          <w:delText>6</w:delText>
        </w:r>
      </w:del>
      <w:r w:rsidRPr="00A03902">
        <w:rPr>
          <w:rFonts w:ascii="Arial" w:hAnsi="Arial" w:cs="Arial"/>
          <w:sz w:val="22"/>
          <w:szCs w:val="22"/>
        </w:rPr>
        <w:t xml:space="preserve">.2 </w:t>
      </w:r>
      <w:r w:rsidR="00BB5A7F" w:rsidRPr="00A03902">
        <w:rPr>
          <w:rFonts w:ascii="Arial" w:hAnsi="Arial" w:cs="Arial"/>
          <w:sz w:val="22"/>
          <w:szCs w:val="22"/>
        </w:rPr>
        <w:tab/>
      </w:r>
      <w:r w:rsidRPr="00A03902">
        <w:rPr>
          <w:rFonts w:ascii="Arial" w:hAnsi="Arial" w:cs="Arial"/>
          <w:sz w:val="22"/>
          <w:szCs w:val="22"/>
          <w:u w:val="single"/>
          <w:rPrChange w:id="1802" w:author="Elsabe Viljoen" w:date="2025-12-11T13:10:00Z" w16du:dateUtc="2025-12-11T11:10:00Z">
            <w:rPr>
              <w:rFonts w:ascii="Arial" w:hAnsi="Arial" w:cs="Arial"/>
              <w:b/>
              <w:bCs/>
              <w:sz w:val="22"/>
              <w:szCs w:val="22"/>
              <w:u w:val="single"/>
            </w:rPr>
          </w:rPrChange>
        </w:rPr>
        <w:t>Defamation, Reputation and Portrayal Risk</w:t>
      </w:r>
    </w:p>
    <w:p w14:paraId="30FD7633" w14:textId="05446873" w:rsidR="00F559D8" w:rsidRPr="00F559D8" w:rsidRDefault="00F559D8">
      <w:pPr>
        <w:tabs>
          <w:tab w:val="left" w:pos="851"/>
        </w:tabs>
        <w:spacing w:line="360" w:lineRule="auto"/>
        <w:ind w:left="709" w:hanging="709"/>
        <w:jc w:val="both"/>
        <w:rPr>
          <w:rFonts w:ascii="Arial" w:hAnsi="Arial" w:cs="Arial"/>
          <w:sz w:val="22"/>
          <w:szCs w:val="22"/>
        </w:rPr>
        <w:pPrChange w:id="1803"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04" w:author="Elsabe Viljoen" w:date="2025-11-24T10:17:00Z" w16du:dateUtc="2025-11-24T08:17:00Z">
        <w:r w:rsidR="00FF44F7" w:rsidRPr="00A03902">
          <w:rPr>
            <w:rFonts w:ascii="Arial" w:hAnsi="Arial" w:cs="Arial"/>
            <w:sz w:val="22"/>
            <w:szCs w:val="22"/>
          </w:rPr>
          <w:t>1</w:t>
        </w:r>
      </w:ins>
      <w:del w:id="1805" w:author="Elsabe Viljoen" w:date="2025-11-24T10:17:00Z" w16du:dateUtc="2025-11-24T08:17:00Z">
        <w:r w:rsidRPr="00A03902" w:rsidDel="00FF44F7">
          <w:rPr>
            <w:rFonts w:ascii="Arial" w:hAnsi="Arial" w:cs="Arial"/>
            <w:sz w:val="22"/>
            <w:szCs w:val="22"/>
          </w:rPr>
          <w:delText>6</w:delText>
        </w:r>
      </w:del>
      <w:r w:rsidRPr="00A03902">
        <w:rPr>
          <w:rFonts w:ascii="Arial" w:hAnsi="Arial" w:cs="Arial"/>
          <w:sz w:val="22"/>
          <w:szCs w:val="22"/>
        </w:rPr>
        <w:t xml:space="preserve">.2.1 </w:t>
      </w:r>
      <w:r w:rsidR="00BB5A7F" w:rsidRPr="00A03902">
        <w:rPr>
          <w:rFonts w:ascii="Arial" w:hAnsi="Arial" w:cs="Arial"/>
          <w:sz w:val="22"/>
          <w:szCs w:val="22"/>
        </w:rPr>
        <w:tab/>
      </w:r>
      <w:r w:rsidRPr="00A03902">
        <w:rPr>
          <w:rFonts w:ascii="Arial" w:hAnsi="Arial" w:cs="Arial"/>
          <w:sz w:val="22"/>
          <w:szCs w:val="22"/>
        </w:rPr>
        <w:t>The Parties acknowledge that the Project may contain serious allegations, contested narratives and highly sensitive personal information</w:t>
      </w:r>
      <w:r w:rsidRPr="00F559D8">
        <w:rPr>
          <w:rFonts w:ascii="Arial" w:hAnsi="Arial" w:cs="Arial"/>
          <w:sz w:val="22"/>
          <w:szCs w:val="22"/>
        </w:rPr>
        <w:t>, the publication or broadcast of which could expose the Parties, the SPV and Netflix to defamation and reputational-harm claims.</w:t>
      </w:r>
    </w:p>
    <w:p w14:paraId="0E0E5ECC" w14:textId="77777777" w:rsidR="00BB5A7F" w:rsidRPr="008F296B" w:rsidRDefault="00BB5A7F">
      <w:pPr>
        <w:tabs>
          <w:tab w:val="left" w:pos="851"/>
        </w:tabs>
        <w:spacing w:line="360" w:lineRule="auto"/>
        <w:ind w:left="709" w:hanging="709"/>
        <w:rPr>
          <w:rFonts w:ascii="Arial" w:hAnsi="Arial" w:cs="Arial"/>
          <w:sz w:val="22"/>
          <w:szCs w:val="22"/>
        </w:rPr>
        <w:pPrChange w:id="1806" w:author="Elsabe Viljoen" w:date="2025-11-24T10:18:00Z" w16du:dateUtc="2025-11-24T08:18:00Z">
          <w:pPr>
            <w:tabs>
              <w:tab w:val="left" w:pos="851"/>
            </w:tabs>
            <w:spacing w:line="360" w:lineRule="auto"/>
            <w:ind w:left="851" w:hanging="851"/>
          </w:pPr>
        </w:pPrChange>
      </w:pPr>
    </w:p>
    <w:p w14:paraId="52855F59" w14:textId="77777777" w:rsidR="00FF44F7" w:rsidRDefault="00F559D8" w:rsidP="00FF44F7">
      <w:pPr>
        <w:tabs>
          <w:tab w:val="left" w:pos="709"/>
        </w:tabs>
        <w:spacing w:line="360" w:lineRule="auto"/>
        <w:ind w:left="709" w:hanging="709"/>
        <w:rPr>
          <w:ins w:id="1807" w:author="Elsabe Viljoen" w:date="2025-11-24T10:19:00Z" w16du:dateUtc="2025-11-24T08:19:00Z"/>
          <w:rFonts w:ascii="Arial" w:hAnsi="Arial" w:cs="Arial"/>
          <w:sz w:val="22"/>
          <w:szCs w:val="22"/>
        </w:rPr>
      </w:pPr>
      <w:r w:rsidRPr="00F559D8">
        <w:rPr>
          <w:rFonts w:ascii="Arial" w:hAnsi="Arial" w:cs="Arial"/>
          <w:sz w:val="22"/>
          <w:szCs w:val="22"/>
        </w:rPr>
        <w:t>1</w:t>
      </w:r>
      <w:ins w:id="1808" w:author="Elsabe Viljoen" w:date="2025-11-24T10:17:00Z" w16du:dateUtc="2025-11-24T08:17:00Z">
        <w:r w:rsidR="00FF44F7">
          <w:rPr>
            <w:rFonts w:ascii="Arial" w:hAnsi="Arial" w:cs="Arial"/>
            <w:sz w:val="22"/>
            <w:szCs w:val="22"/>
          </w:rPr>
          <w:t>1</w:t>
        </w:r>
      </w:ins>
      <w:del w:id="1809" w:author="Elsabe Viljoen" w:date="2025-11-24T10:17:00Z" w16du:dateUtc="2025-11-24T08:17:00Z">
        <w:r w:rsidRPr="00F559D8" w:rsidDel="00FF44F7">
          <w:rPr>
            <w:rFonts w:ascii="Arial" w:hAnsi="Arial" w:cs="Arial"/>
            <w:sz w:val="22"/>
            <w:szCs w:val="22"/>
          </w:rPr>
          <w:delText>6</w:delText>
        </w:r>
      </w:del>
      <w:r w:rsidRPr="00F559D8">
        <w:rPr>
          <w:rFonts w:ascii="Arial" w:hAnsi="Arial" w:cs="Arial"/>
          <w:sz w:val="22"/>
          <w:szCs w:val="22"/>
        </w:rPr>
        <w:t>.2.2</w:t>
      </w:r>
      <w:r w:rsidR="00BB5A7F" w:rsidRPr="008F296B">
        <w:rPr>
          <w:rFonts w:ascii="Arial" w:hAnsi="Arial" w:cs="Arial"/>
          <w:sz w:val="22"/>
          <w:szCs w:val="22"/>
        </w:rPr>
        <w:tab/>
      </w:r>
      <w:r w:rsidRPr="00F559D8">
        <w:rPr>
          <w:rFonts w:ascii="Arial" w:hAnsi="Arial" w:cs="Arial"/>
          <w:sz w:val="22"/>
          <w:szCs w:val="22"/>
        </w:rPr>
        <w:t>In order to mitigate defamation and portrayal risk, the Parties shall:</w:t>
      </w:r>
    </w:p>
    <w:p w14:paraId="55D6683F" w14:textId="665B2AC9" w:rsidR="00BB5A7F" w:rsidRPr="008F296B" w:rsidRDefault="00F559D8">
      <w:pPr>
        <w:tabs>
          <w:tab w:val="left" w:pos="1418"/>
        </w:tabs>
        <w:spacing w:line="360" w:lineRule="auto"/>
        <w:ind w:left="1418" w:hanging="709"/>
        <w:rPr>
          <w:rFonts w:ascii="Arial" w:hAnsi="Arial" w:cs="Arial"/>
          <w:sz w:val="22"/>
          <w:szCs w:val="22"/>
        </w:rPr>
        <w:pPrChange w:id="1810" w:author="Elsabe Viljoen" w:date="2025-11-24T10:19:00Z" w16du:dateUtc="2025-11-24T08:19:00Z">
          <w:pPr>
            <w:tabs>
              <w:tab w:val="left" w:pos="851"/>
            </w:tabs>
            <w:spacing w:line="360" w:lineRule="auto"/>
            <w:ind w:left="851" w:hanging="851"/>
          </w:pPr>
        </w:pPrChange>
      </w:pPr>
      <w:del w:id="1811" w:author="Elsabe Viljoen" w:date="2025-11-24T10:19:00Z" w16du:dateUtc="2025-11-24T08:19:00Z">
        <w:r w:rsidRPr="00F559D8" w:rsidDel="00FF44F7">
          <w:rPr>
            <w:rFonts w:ascii="Arial" w:hAnsi="Arial" w:cs="Arial"/>
            <w:sz w:val="22"/>
            <w:szCs w:val="22"/>
          </w:rPr>
          <w:br/>
        </w:r>
      </w:del>
      <w:r w:rsidRPr="00F559D8">
        <w:rPr>
          <w:rFonts w:ascii="Arial" w:hAnsi="Arial" w:cs="Arial"/>
          <w:sz w:val="22"/>
          <w:szCs w:val="22"/>
        </w:rPr>
        <w:t xml:space="preserve">(a) </w:t>
      </w:r>
      <w:r w:rsidR="00BB5A7F" w:rsidRPr="008F296B">
        <w:rPr>
          <w:rFonts w:ascii="Arial" w:hAnsi="Arial" w:cs="Arial"/>
          <w:sz w:val="22"/>
          <w:szCs w:val="22"/>
        </w:rPr>
        <w:tab/>
      </w:r>
      <w:r w:rsidRPr="00F559D8">
        <w:rPr>
          <w:rFonts w:ascii="Arial" w:hAnsi="Arial" w:cs="Arial"/>
          <w:sz w:val="22"/>
          <w:szCs w:val="22"/>
        </w:rPr>
        <w:t xml:space="preserve">ensure that all serious allegations are supported by documentary evidence, </w:t>
      </w:r>
    </w:p>
    <w:p w14:paraId="2DB79A93" w14:textId="77777777" w:rsidR="00FF44F7" w:rsidRDefault="00BB5A7F" w:rsidP="00FF44F7">
      <w:pPr>
        <w:tabs>
          <w:tab w:val="left" w:pos="1418"/>
        </w:tabs>
        <w:spacing w:line="360" w:lineRule="auto"/>
        <w:ind w:left="1418" w:hanging="709"/>
        <w:rPr>
          <w:ins w:id="1812" w:author="Elsabe Viljoen" w:date="2025-11-24T10:19:00Z" w16du:dateUtc="2025-11-24T08:19:00Z"/>
          <w:rFonts w:ascii="Arial" w:hAnsi="Arial" w:cs="Arial"/>
          <w:sz w:val="22"/>
          <w:szCs w:val="22"/>
        </w:rPr>
      </w:pPr>
      <w:r w:rsidRPr="008F296B">
        <w:rPr>
          <w:rFonts w:ascii="Arial" w:hAnsi="Arial" w:cs="Arial"/>
          <w:sz w:val="22"/>
          <w:szCs w:val="22"/>
        </w:rPr>
        <w:tab/>
      </w:r>
      <w:r w:rsidRPr="008F296B">
        <w:rPr>
          <w:rFonts w:ascii="Arial" w:hAnsi="Arial" w:cs="Arial"/>
          <w:sz w:val="22"/>
          <w:szCs w:val="22"/>
        </w:rPr>
        <w:tab/>
      </w:r>
      <w:r w:rsidR="00F559D8" w:rsidRPr="00F559D8">
        <w:rPr>
          <w:rFonts w:ascii="Arial" w:hAnsi="Arial" w:cs="Arial"/>
          <w:sz w:val="22"/>
          <w:szCs w:val="22"/>
        </w:rPr>
        <w:t xml:space="preserve">credible testimony or clearly indicated investigative </w:t>
      </w:r>
      <w:proofErr w:type="gramStart"/>
      <w:r w:rsidR="00F559D8" w:rsidRPr="00F559D8">
        <w:rPr>
          <w:rFonts w:ascii="Arial" w:hAnsi="Arial" w:cs="Arial"/>
          <w:sz w:val="22"/>
          <w:szCs w:val="22"/>
        </w:rPr>
        <w:t>context;</w:t>
      </w:r>
      <w:proofErr w:type="gramEnd"/>
    </w:p>
    <w:p w14:paraId="5993067E" w14:textId="4C0D1A52" w:rsidR="00BB5A7F" w:rsidRPr="008F296B" w:rsidRDefault="00F559D8">
      <w:pPr>
        <w:tabs>
          <w:tab w:val="left" w:pos="1418"/>
        </w:tabs>
        <w:spacing w:line="360" w:lineRule="auto"/>
        <w:ind w:left="1418" w:hanging="709"/>
        <w:rPr>
          <w:rFonts w:ascii="Arial" w:hAnsi="Arial" w:cs="Arial"/>
          <w:sz w:val="22"/>
          <w:szCs w:val="22"/>
        </w:rPr>
        <w:pPrChange w:id="1813" w:author="Elsabe Viljoen" w:date="2025-11-24T10:19:00Z" w16du:dateUtc="2025-11-24T08:19:00Z">
          <w:pPr>
            <w:tabs>
              <w:tab w:val="left" w:pos="851"/>
            </w:tabs>
            <w:spacing w:line="360" w:lineRule="auto"/>
            <w:ind w:left="720"/>
          </w:pPr>
        </w:pPrChange>
      </w:pPr>
      <w:del w:id="1814" w:author="Elsabe Viljoen" w:date="2025-11-24T10:19:00Z" w16du:dateUtc="2025-11-24T08:19:00Z">
        <w:r w:rsidRPr="00F559D8" w:rsidDel="00FF44F7">
          <w:rPr>
            <w:rFonts w:ascii="Arial" w:hAnsi="Arial" w:cs="Arial"/>
            <w:sz w:val="22"/>
            <w:szCs w:val="22"/>
          </w:rPr>
          <w:br/>
        </w:r>
      </w:del>
      <w:r w:rsidRPr="00F559D8">
        <w:rPr>
          <w:rFonts w:ascii="Arial" w:hAnsi="Arial" w:cs="Arial"/>
          <w:sz w:val="22"/>
          <w:szCs w:val="22"/>
        </w:rPr>
        <w:t xml:space="preserve">(b) </w:t>
      </w:r>
      <w:r w:rsidR="00BB5A7F" w:rsidRPr="008F296B">
        <w:rPr>
          <w:rFonts w:ascii="Arial" w:hAnsi="Arial" w:cs="Arial"/>
          <w:sz w:val="22"/>
          <w:szCs w:val="22"/>
        </w:rPr>
        <w:tab/>
      </w:r>
      <w:r w:rsidRPr="00F559D8">
        <w:rPr>
          <w:rFonts w:ascii="Arial" w:hAnsi="Arial" w:cs="Arial"/>
          <w:sz w:val="22"/>
          <w:szCs w:val="22"/>
        </w:rPr>
        <w:t xml:space="preserve">present allegations as allegations where they have not been proven in </w:t>
      </w:r>
      <w:proofErr w:type="gramStart"/>
      <w:r w:rsidRPr="00F559D8">
        <w:rPr>
          <w:rFonts w:ascii="Arial" w:hAnsi="Arial" w:cs="Arial"/>
          <w:sz w:val="22"/>
          <w:szCs w:val="22"/>
        </w:rPr>
        <w:t>a court</w:t>
      </w:r>
      <w:proofErr w:type="gramEnd"/>
      <w:r w:rsidRPr="00F559D8">
        <w:rPr>
          <w:rFonts w:ascii="Arial" w:hAnsi="Arial" w:cs="Arial"/>
          <w:sz w:val="22"/>
          <w:szCs w:val="22"/>
        </w:rPr>
        <w:t xml:space="preserve"> </w:t>
      </w:r>
    </w:p>
    <w:p w14:paraId="1929064D" w14:textId="77777777" w:rsidR="00FF44F7" w:rsidRDefault="00BB5A7F" w:rsidP="00FF44F7">
      <w:pPr>
        <w:tabs>
          <w:tab w:val="left" w:pos="1418"/>
        </w:tabs>
        <w:spacing w:line="360" w:lineRule="auto"/>
        <w:ind w:left="1418" w:hanging="709"/>
        <w:rPr>
          <w:ins w:id="1815" w:author="Elsabe Viljoen" w:date="2025-11-24T10:19:00Z" w16du:dateUtc="2025-11-24T08:19:00Z"/>
          <w:rFonts w:ascii="Arial" w:hAnsi="Arial" w:cs="Arial"/>
          <w:sz w:val="22"/>
          <w:szCs w:val="22"/>
        </w:rPr>
      </w:pPr>
      <w:r w:rsidRPr="008F296B">
        <w:rPr>
          <w:rFonts w:ascii="Arial" w:hAnsi="Arial" w:cs="Arial"/>
          <w:sz w:val="22"/>
          <w:szCs w:val="22"/>
        </w:rPr>
        <w:tab/>
      </w:r>
      <w:r w:rsidRPr="008F296B">
        <w:rPr>
          <w:rFonts w:ascii="Arial" w:hAnsi="Arial" w:cs="Arial"/>
          <w:sz w:val="22"/>
          <w:szCs w:val="22"/>
        </w:rPr>
        <w:tab/>
      </w:r>
      <w:r w:rsidR="00F559D8" w:rsidRPr="00F559D8">
        <w:rPr>
          <w:rFonts w:ascii="Arial" w:hAnsi="Arial" w:cs="Arial"/>
          <w:sz w:val="22"/>
          <w:szCs w:val="22"/>
        </w:rPr>
        <w:t xml:space="preserve">of </w:t>
      </w:r>
      <w:proofErr w:type="gramStart"/>
      <w:r w:rsidR="00F559D8" w:rsidRPr="00F559D8">
        <w:rPr>
          <w:rFonts w:ascii="Arial" w:hAnsi="Arial" w:cs="Arial"/>
          <w:sz w:val="22"/>
          <w:szCs w:val="22"/>
        </w:rPr>
        <w:t>law;</w:t>
      </w:r>
      <w:proofErr w:type="gramEnd"/>
    </w:p>
    <w:p w14:paraId="536D244E" w14:textId="296B6C5D" w:rsidR="00BB5A7F" w:rsidRPr="008F296B" w:rsidRDefault="00F559D8">
      <w:pPr>
        <w:tabs>
          <w:tab w:val="left" w:pos="1418"/>
        </w:tabs>
        <w:spacing w:line="360" w:lineRule="auto"/>
        <w:ind w:left="1418" w:hanging="709"/>
        <w:rPr>
          <w:rFonts w:ascii="Arial" w:hAnsi="Arial" w:cs="Arial"/>
          <w:sz w:val="22"/>
          <w:szCs w:val="22"/>
        </w:rPr>
        <w:pPrChange w:id="1816" w:author="Elsabe Viljoen" w:date="2025-11-24T10:19:00Z" w16du:dateUtc="2025-11-24T08:19:00Z">
          <w:pPr>
            <w:tabs>
              <w:tab w:val="left" w:pos="851"/>
            </w:tabs>
            <w:spacing w:line="360" w:lineRule="auto"/>
            <w:ind w:left="720"/>
          </w:pPr>
        </w:pPrChange>
      </w:pPr>
      <w:del w:id="1817" w:author="Elsabe Viljoen" w:date="2025-11-24T10:19:00Z" w16du:dateUtc="2025-11-24T08:19:00Z">
        <w:r w:rsidRPr="00F559D8" w:rsidDel="00FF44F7">
          <w:rPr>
            <w:rFonts w:ascii="Arial" w:hAnsi="Arial" w:cs="Arial"/>
            <w:sz w:val="22"/>
            <w:szCs w:val="22"/>
          </w:rPr>
          <w:br/>
        </w:r>
      </w:del>
      <w:r w:rsidRPr="00F559D8">
        <w:rPr>
          <w:rFonts w:ascii="Arial" w:hAnsi="Arial" w:cs="Arial"/>
          <w:sz w:val="22"/>
          <w:szCs w:val="22"/>
        </w:rPr>
        <w:t xml:space="preserve">(c) </w:t>
      </w:r>
      <w:r w:rsidR="00BB5A7F" w:rsidRPr="008F296B">
        <w:rPr>
          <w:rFonts w:ascii="Arial" w:hAnsi="Arial" w:cs="Arial"/>
          <w:sz w:val="22"/>
          <w:szCs w:val="22"/>
        </w:rPr>
        <w:tab/>
      </w:r>
      <w:r w:rsidRPr="00F559D8">
        <w:rPr>
          <w:rFonts w:ascii="Arial" w:hAnsi="Arial" w:cs="Arial"/>
          <w:sz w:val="22"/>
          <w:szCs w:val="22"/>
        </w:rPr>
        <w:t xml:space="preserve">avoid making gratuitous or speculative assertions that exceed the available </w:t>
      </w:r>
    </w:p>
    <w:p w14:paraId="1F2F3925" w14:textId="77777777" w:rsidR="00FF44F7" w:rsidRDefault="00BB5A7F" w:rsidP="00FF44F7">
      <w:pPr>
        <w:tabs>
          <w:tab w:val="left" w:pos="1418"/>
        </w:tabs>
        <w:spacing w:line="360" w:lineRule="auto"/>
        <w:ind w:left="1418" w:hanging="709"/>
        <w:rPr>
          <w:ins w:id="1818" w:author="Elsabe Viljoen" w:date="2025-11-24T10:19:00Z" w16du:dateUtc="2025-11-24T08:19:00Z"/>
          <w:rFonts w:ascii="Arial" w:hAnsi="Arial" w:cs="Arial"/>
          <w:sz w:val="22"/>
          <w:szCs w:val="22"/>
        </w:rPr>
      </w:pPr>
      <w:r w:rsidRPr="008F296B">
        <w:rPr>
          <w:rFonts w:ascii="Arial" w:hAnsi="Arial" w:cs="Arial"/>
          <w:sz w:val="22"/>
          <w:szCs w:val="22"/>
        </w:rPr>
        <w:tab/>
      </w:r>
      <w:r w:rsidRPr="008F296B">
        <w:rPr>
          <w:rFonts w:ascii="Arial" w:hAnsi="Arial" w:cs="Arial"/>
          <w:sz w:val="22"/>
          <w:szCs w:val="22"/>
        </w:rPr>
        <w:tab/>
      </w:r>
      <w:proofErr w:type="gramStart"/>
      <w:r w:rsidR="00F559D8" w:rsidRPr="00F559D8">
        <w:rPr>
          <w:rFonts w:ascii="Arial" w:hAnsi="Arial" w:cs="Arial"/>
          <w:sz w:val="22"/>
          <w:szCs w:val="22"/>
        </w:rPr>
        <w:t>evidence;</w:t>
      </w:r>
      <w:proofErr w:type="gramEnd"/>
    </w:p>
    <w:p w14:paraId="1511FA9D" w14:textId="6FD0252E" w:rsidR="00BB5A7F" w:rsidRPr="008F296B" w:rsidRDefault="00F559D8">
      <w:pPr>
        <w:tabs>
          <w:tab w:val="left" w:pos="1418"/>
        </w:tabs>
        <w:spacing w:line="360" w:lineRule="auto"/>
        <w:ind w:left="1418" w:hanging="709"/>
        <w:rPr>
          <w:rFonts w:ascii="Arial" w:hAnsi="Arial" w:cs="Arial"/>
          <w:sz w:val="22"/>
          <w:szCs w:val="22"/>
        </w:rPr>
        <w:pPrChange w:id="1819" w:author="Elsabe Viljoen" w:date="2025-11-24T10:19:00Z" w16du:dateUtc="2025-11-24T08:19:00Z">
          <w:pPr>
            <w:tabs>
              <w:tab w:val="left" w:pos="851"/>
            </w:tabs>
            <w:spacing w:line="360" w:lineRule="auto"/>
            <w:ind w:left="720"/>
          </w:pPr>
        </w:pPrChange>
      </w:pPr>
      <w:del w:id="1820" w:author="Elsabe Viljoen" w:date="2025-11-24T10:19:00Z" w16du:dateUtc="2025-11-24T08:19:00Z">
        <w:r w:rsidRPr="00F559D8" w:rsidDel="00FF44F7">
          <w:rPr>
            <w:rFonts w:ascii="Arial" w:hAnsi="Arial" w:cs="Arial"/>
            <w:sz w:val="22"/>
            <w:szCs w:val="22"/>
          </w:rPr>
          <w:br/>
        </w:r>
      </w:del>
      <w:r w:rsidRPr="00F559D8">
        <w:rPr>
          <w:rFonts w:ascii="Arial" w:hAnsi="Arial" w:cs="Arial"/>
          <w:sz w:val="22"/>
          <w:szCs w:val="22"/>
        </w:rPr>
        <w:t xml:space="preserve">(d) </w:t>
      </w:r>
      <w:r w:rsidR="00BB5A7F" w:rsidRPr="008F296B">
        <w:rPr>
          <w:rFonts w:ascii="Arial" w:hAnsi="Arial" w:cs="Arial"/>
          <w:sz w:val="22"/>
          <w:szCs w:val="22"/>
        </w:rPr>
        <w:tab/>
      </w:r>
      <w:r w:rsidRPr="00F559D8">
        <w:rPr>
          <w:rFonts w:ascii="Arial" w:hAnsi="Arial" w:cs="Arial"/>
          <w:sz w:val="22"/>
          <w:szCs w:val="22"/>
        </w:rPr>
        <w:t>afford right-of-</w:t>
      </w:r>
      <w:proofErr w:type="gramStart"/>
      <w:r w:rsidRPr="00F559D8">
        <w:rPr>
          <w:rFonts w:ascii="Arial" w:hAnsi="Arial" w:cs="Arial"/>
          <w:sz w:val="22"/>
          <w:szCs w:val="22"/>
        </w:rPr>
        <w:t>reply</w:t>
      </w:r>
      <w:proofErr w:type="gramEnd"/>
      <w:r w:rsidRPr="00F559D8">
        <w:rPr>
          <w:rFonts w:ascii="Arial" w:hAnsi="Arial" w:cs="Arial"/>
          <w:sz w:val="22"/>
          <w:szCs w:val="22"/>
        </w:rPr>
        <w:t xml:space="preserve"> opportunities where required and reasonably </w:t>
      </w:r>
      <w:proofErr w:type="gramStart"/>
      <w:r w:rsidRPr="00F559D8">
        <w:rPr>
          <w:rFonts w:ascii="Arial" w:hAnsi="Arial" w:cs="Arial"/>
          <w:sz w:val="22"/>
          <w:szCs w:val="22"/>
        </w:rPr>
        <w:t>practicable;</w:t>
      </w:r>
      <w:proofErr w:type="gramEnd"/>
      <w:r w:rsidRPr="00F559D8">
        <w:rPr>
          <w:rFonts w:ascii="Arial" w:hAnsi="Arial" w:cs="Arial"/>
          <w:sz w:val="22"/>
          <w:szCs w:val="22"/>
        </w:rPr>
        <w:t xml:space="preserve"> </w:t>
      </w:r>
    </w:p>
    <w:p w14:paraId="5B6C7CB3" w14:textId="408B264D" w:rsidR="00FF44F7" w:rsidRDefault="00BB5A7F" w:rsidP="00FF44F7">
      <w:pPr>
        <w:tabs>
          <w:tab w:val="left" w:pos="1418"/>
        </w:tabs>
        <w:spacing w:line="360" w:lineRule="auto"/>
        <w:ind w:left="1418" w:hanging="709"/>
        <w:rPr>
          <w:ins w:id="1821" w:author="Elsabe Viljoen" w:date="2025-11-24T10:19:00Z" w16du:dateUtc="2025-11-24T08:19:00Z"/>
          <w:rFonts w:ascii="Arial" w:hAnsi="Arial" w:cs="Arial"/>
          <w:sz w:val="22"/>
          <w:szCs w:val="22"/>
        </w:rPr>
      </w:pPr>
      <w:r w:rsidRPr="008F296B">
        <w:rPr>
          <w:rFonts w:ascii="Arial" w:hAnsi="Arial" w:cs="Arial"/>
          <w:sz w:val="22"/>
          <w:szCs w:val="22"/>
        </w:rPr>
        <w:tab/>
      </w:r>
      <w:r w:rsidRPr="008F296B">
        <w:rPr>
          <w:rFonts w:ascii="Arial" w:hAnsi="Arial" w:cs="Arial"/>
          <w:sz w:val="22"/>
          <w:szCs w:val="22"/>
        </w:rPr>
        <w:tab/>
      </w:r>
      <w:r w:rsidR="00FF44F7" w:rsidRPr="00F559D8">
        <w:rPr>
          <w:rFonts w:ascii="Arial" w:hAnsi="Arial" w:cs="Arial"/>
          <w:sz w:val="22"/>
          <w:szCs w:val="22"/>
        </w:rPr>
        <w:t>A</w:t>
      </w:r>
      <w:r w:rsidR="00F559D8" w:rsidRPr="00F559D8">
        <w:rPr>
          <w:rFonts w:ascii="Arial" w:hAnsi="Arial" w:cs="Arial"/>
          <w:sz w:val="22"/>
          <w:szCs w:val="22"/>
        </w:rPr>
        <w:t>nd</w:t>
      </w:r>
    </w:p>
    <w:p w14:paraId="06AC5A0C" w14:textId="1F7EB82E" w:rsidR="00F559D8" w:rsidRPr="008F296B" w:rsidRDefault="00F559D8">
      <w:pPr>
        <w:tabs>
          <w:tab w:val="left" w:pos="1418"/>
        </w:tabs>
        <w:spacing w:line="360" w:lineRule="auto"/>
        <w:ind w:left="1418" w:hanging="709"/>
        <w:rPr>
          <w:rFonts w:ascii="Arial" w:hAnsi="Arial" w:cs="Arial"/>
          <w:sz w:val="22"/>
          <w:szCs w:val="22"/>
        </w:rPr>
        <w:pPrChange w:id="1822" w:author="Elsabe Viljoen" w:date="2025-11-24T10:19:00Z" w16du:dateUtc="2025-11-24T08:19:00Z">
          <w:pPr>
            <w:tabs>
              <w:tab w:val="left" w:pos="851"/>
            </w:tabs>
            <w:spacing w:line="360" w:lineRule="auto"/>
            <w:ind w:left="720"/>
          </w:pPr>
        </w:pPrChange>
      </w:pPr>
      <w:del w:id="1823" w:author="Elsabe Viljoen" w:date="2025-11-24T10:19:00Z" w16du:dateUtc="2025-11-24T08:19:00Z">
        <w:r w:rsidRPr="00F559D8" w:rsidDel="00FF44F7">
          <w:rPr>
            <w:rFonts w:ascii="Arial" w:hAnsi="Arial" w:cs="Arial"/>
            <w:sz w:val="22"/>
            <w:szCs w:val="22"/>
          </w:rPr>
          <w:br/>
        </w:r>
      </w:del>
      <w:r w:rsidRPr="00F559D8">
        <w:rPr>
          <w:rFonts w:ascii="Arial" w:hAnsi="Arial" w:cs="Arial"/>
          <w:sz w:val="22"/>
          <w:szCs w:val="22"/>
        </w:rPr>
        <w:t xml:space="preserve">(e) </w:t>
      </w:r>
      <w:r w:rsidR="00BB5A7F" w:rsidRPr="008F296B">
        <w:rPr>
          <w:rFonts w:ascii="Arial" w:hAnsi="Arial" w:cs="Arial"/>
          <w:sz w:val="22"/>
          <w:szCs w:val="22"/>
        </w:rPr>
        <w:tab/>
      </w:r>
      <w:r w:rsidRPr="00F559D8">
        <w:rPr>
          <w:rFonts w:ascii="Arial" w:hAnsi="Arial" w:cs="Arial"/>
          <w:sz w:val="22"/>
          <w:szCs w:val="22"/>
        </w:rPr>
        <w:t>submit all high-risk material for prior legal review by Production Counsel.</w:t>
      </w:r>
    </w:p>
    <w:p w14:paraId="02C4900F" w14:textId="77777777" w:rsidR="00BB5A7F" w:rsidRPr="00F559D8" w:rsidRDefault="00BB5A7F" w:rsidP="00BB5A7F">
      <w:pPr>
        <w:tabs>
          <w:tab w:val="left" w:pos="851"/>
        </w:tabs>
        <w:spacing w:line="360" w:lineRule="auto"/>
        <w:ind w:left="720"/>
        <w:rPr>
          <w:rFonts w:ascii="Arial" w:hAnsi="Arial" w:cs="Arial"/>
          <w:sz w:val="22"/>
          <w:szCs w:val="22"/>
        </w:rPr>
      </w:pPr>
    </w:p>
    <w:p w14:paraId="1D0737D5" w14:textId="5E35BBAC" w:rsidR="00F559D8" w:rsidRPr="008F296B" w:rsidRDefault="00F559D8">
      <w:pPr>
        <w:tabs>
          <w:tab w:val="left" w:pos="709"/>
        </w:tabs>
        <w:spacing w:line="360" w:lineRule="auto"/>
        <w:ind w:left="709" w:hanging="709"/>
        <w:jc w:val="both"/>
        <w:rPr>
          <w:rFonts w:ascii="Arial" w:hAnsi="Arial" w:cs="Arial"/>
          <w:sz w:val="22"/>
          <w:szCs w:val="22"/>
        </w:rPr>
        <w:pPrChange w:id="1824"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del w:id="1825" w:author="Elsabe Viljoen" w:date="2025-11-24T10:18:00Z" w16du:dateUtc="2025-11-24T08:18:00Z">
        <w:r w:rsidRPr="00F559D8" w:rsidDel="00FF44F7">
          <w:rPr>
            <w:rFonts w:ascii="Arial" w:hAnsi="Arial" w:cs="Arial"/>
            <w:sz w:val="22"/>
            <w:szCs w:val="22"/>
          </w:rPr>
          <w:delText>6</w:delText>
        </w:r>
      </w:del>
      <w:ins w:id="1826" w:author="Elsabe Viljoen" w:date="2025-11-24T10:18:00Z" w16du:dateUtc="2025-11-24T08:18:00Z">
        <w:r w:rsidR="00FF44F7">
          <w:rPr>
            <w:rFonts w:ascii="Arial" w:hAnsi="Arial" w:cs="Arial"/>
            <w:sz w:val="22"/>
            <w:szCs w:val="22"/>
          </w:rPr>
          <w:t>1</w:t>
        </w:r>
      </w:ins>
      <w:r w:rsidRPr="00F559D8">
        <w:rPr>
          <w:rFonts w:ascii="Arial" w:hAnsi="Arial" w:cs="Arial"/>
          <w:sz w:val="22"/>
          <w:szCs w:val="22"/>
        </w:rPr>
        <w:t xml:space="preserve">.2.3 </w:t>
      </w:r>
      <w:r w:rsidR="00BB5A7F" w:rsidRPr="008F296B">
        <w:rPr>
          <w:rFonts w:ascii="Arial" w:hAnsi="Arial" w:cs="Arial"/>
          <w:sz w:val="22"/>
          <w:szCs w:val="22"/>
        </w:rPr>
        <w:tab/>
      </w:r>
      <w:r w:rsidRPr="00F559D8">
        <w:rPr>
          <w:rFonts w:ascii="Arial" w:hAnsi="Arial" w:cs="Arial"/>
          <w:sz w:val="22"/>
          <w:szCs w:val="22"/>
        </w:rPr>
        <w:t>The Parties shall ensure that the portrayal of identifiable individuals</w:t>
      </w:r>
      <w:r w:rsidR="00BB5A7F" w:rsidRPr="008F296B">
        <w:rPr>
          <w:rFonts w:ascii="Arial" w:hAnsi="Arial" w:cs="Arial"/>
          <w:sz w:val="22"/>
          <w:szCs w:val="22"/>
        </w:rPr>
        <w:t xml:space="preserve">, </w:t>
      </w:r>
      <w:r w:rsidRPr="00F559D8">
        <w:rPr>
          <w:rFonts w:ascii="Arial" w:hAnsi="Arial" w:cs="Arial"/>
          <w:sz w:val="22"/>
          <w:szCs w:val="22"/>
        </w:rPr>
        <w:t>including the Subject, victims, family members, investigators, neighbours and any other contributor</w:t>
      </w:r>
      <w:r w:rsidR="00BB5A7F" w:rsidRPr="008F296B">
        <w:rPr>
          <w:rFonts w:ascii="Arial" w:hAnsi="Arial" w:cs="Arial"/>
          <w:sz w:val="22"/>
          <w:szCs w:val="22"/>
        </w:rPr>
        <w:t xml:space="preserve">, </w:t>
      </w:r>
      <w:r w:rsidRPr="00F559D8">
        <w:rPr>
          <w:rFonts w:ascii="Arial" w:hAnsi="Arial" w:cs="Arial"/>
          <w:sz w:val="22"/>
          <w:szCs w:val="22"/>
        </w:rPr>
        <w:t>is fair, balanced and contextual, and that no editing choice materially misrepresents their words, conduct or involvement.</w:t>
      </w:r>
    </w:p>
    <w:p w14:paraId="0C2CF1DB" w14:textId="77777777" w:rsidR="00BB5A7F" w:rsidRPr="00F559D8" w:rsidRDefault="00BB5A7F">
      <w:pPr>
        <w:tabs>
          <w:tab w:val="left" w:pos="709"/>
        </w:tabs>
        <w:spacing w:line="360" w:lineRule="auto"/>
        <w:ind w:left="709" w:hanging="709"/>
        <w:jc w:val="both"/>
        <w:rPr>
          <w:rFonts w:ascii="Arial" w:hAnsi="Arial" w:cs="Arial"/>
          <w:sz w:val="22"/>
          <w:szCs w:val="22"/>
        </w:rPr>
        <w:pPrChange w:id="1827" w:author="Elsabe Viljoen" w:date="2025-11-28T06:48:00Z" w16du:dateUtc="2025-11-28T04:48:00Z">
          <w:pPr>
            <w:tabs>
              <w:tab w:val="left" w:pos="851"/>
            </w:tabs>
            <w:spacing w:line="360" w:lineRule="auto"/>
            <w:ind w:left="851" w:hanging="851"/>
          </w:pPr>
        </w:pPrChange>
      </w:pPr>
    </w:p>
    <w:p w14:paraId="38F5A612" w14:textId="6E78F701" w:rsidR="00F559D8" w:rsidRPr="00F559D8" w:rsidRDefault="00F559D8">
      <w:pPr>
        <w:tabs>
          <w:tab w:val="left" w:pos="709"/>
        </w:tabs>
        <w:spacing w:line="360" w:lineRule="auto"/>
        <w:ind w:left="709" w:hanging="709"/>
        <w:jc w:val="both"/>
        <w:rPr>
          <w:rFonts w:ascii="Arial" w:hAnsi="Arial" w:cs="Arial"/>
          <w:sz w:val="22"/>
          <w:szCs w:val="22"/>
        </w:rPr>
        <w:pPrChange w:id="1828"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del w:id="1829" w:author="Elsabe Viljoen" w:date="2025-11-24T10:19:00Z" w16du:dateUtc="2025-11-24T08:19:00Z">
        <w:r w:rsidRPr="00F559D8" w:rsidDel="00FF44F7">
          <w:rPr>
            <w:rFonts w:ascii="Arial" w:hAnsi="Arial" w:cs="Arial"/>
            <w:sz w:val="22"/>
            <w:szCs w:val="22"/>
          </w:rPr>
          <w:delText>6</w:delText>
        </w:r>
      </w:del>
      <w:ins w:id="1830" w:author="Elsabe Viljoen" w:date="2025-11-24T10:19:00Z" w16du:dateUtc="2025-11-24T08:19:00Z">
        <w:r w:rsidR="00FF44F7">
          <w:rPr>
            <w:rFonts w:ascii="Arial" w:hAnsi="Arial" w:cs="Arial"/>
            <w:sz w:val="22"/>
            <w:szCs w:val="22"/>
          </w:rPr>
          <w:t>1</w:t>
        </w:r>
      </w:ins>
      <w:r w:rsidRPr="00F559D8">
        <w:rPr>
          <w:rFonts w:ascii="Arial" w:hAnsi="Arial" w:cs="Arial"/>
          <w:sz w:val="22"/>
          <w:szCs w:val="22"/>
        </w:rPr>
        <w:t xml:space="preserve">.2.4 </w:t>
      </w:r>
      <w:r w:rsidR="00BB5A7F" w:rsidRPr="008F296B">
        <w:rPr>
          <w:rFonts w:ascii="Arial" w:hAnsi="Arial" w:cs="Arial"/>
          <w:sz w:val="22"/>
          <w:szCs w:val="22"/>
        </w:rPr>
        <w:tab/>
      </w:r>
      <w:r w:rsidRPr="00F559D8">
        <w:rPr>
          <w:rFonts w:ascii="Arial" w:hAnsi="Arial" w:cs="Arial"/>
          <w:sz w:val="22"/>
          <w:szCs w:val="22"/>
        </w:rPr>
        <w:t>Where Production Counsel identifies a defamation or portrayal risk that requires modification, removal, rephrasing or further contextualisation of content, the Parties shall implement such recommendations in full, unless Netflix and Production Counsel agree in writing to an alternative approach that is legally safe.</w:t>
      </w:r>
    </w:p>
    <w:p w14:paraId="42F0C327" w14:textId="466C6D62" w:rsidR="00F559D8" w:rsidRPr="00A03902" w:rsidRDefault="00F559D8">
      <w:pPr>
        <w:tabs>
          <w:tab w:val="left" w:pos="709"/>
        </w:tabs>
        <w:spacing w:line="360" w:lineRule="auto"/>
        <w:ind w:left="709" w:hanging="709"/>
        <w:jc w:val="both"/>
        <w:rPr>
          <w:rFonts w:ascii="Arial" w:hAnsi="Arial" w:cs="Arial"/>
          <w:sz w:val="22"/>
          <w:szCs w:val="22"/>
        </w:rPr>
        <w:pPrChange w:id="1831" w:author="Elsabe Viljoen" w:date="2025-11-28T06:48:00Z" w16du:dateUtc="2025-11-28T04:48:00Z">
          <w:pPr>
            <w:tabs>
              <w:tab w:val="left" w:pos="851"/>
            </w:tabs>
            <w:spacing w:line="360" w:lineRule="auto"/>
            <w:ind w:left="851" w:hanging="851"/>
          </w:pPr>
        </w:pPrChange>
      </w:pPr>
    </w:p>
    <w:p w14:paraId="41572396" w14:textId="57A807A9" w:rsidR="00BB5A7F" w:rsidRPr="00A03902" w:rsidRDefault="00F559D8">
      <w:pPr>
        <w:tabs>
          <w:tab w:val="left" w:pos="709"/>
        </w:tabs>
        <w:spacing w:line="360" w:lineRule="auto"/>
        <w:ind w:left="709" w:hanging="709"/>
        <w:jc w:val="both"/>
        <w:rPr>
          <w:rFonts w:ascii="Arial" w:hAnsi="Arial" w:cs="Arial"/>
          <w:sz w:val="22"/>
          <w:szCs w:val="22"/>
          <w:u w:val="single"/>
          <w:rPrChange w:id="1832" w:author="Elsabe Viljoen" w:date="2025-12-11T13:10:00Z" w16du:dateUtc="2025-12-11T11:10:00Z">
            <w:rPr>
              <w:rFonts w:ascii="Arial" w:hAnsi="Arial" w:cs="Arial"/>
              <w:b/>
              <w:bCs/>
              <w:sz w:val="22"/>
              <w:szCs w:val="22"/>
              <w:u w:val="single"/>
            </w:rPr>
          </w:rPrChange>
        </w:rPr>
        <w:pPrChange w:id="1833"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34" w:author="Elsabe Viljoen" w:date="2025-11-24T10:19:00Z" w16du:dateUtc="2025-11-24T08:19:00Z">
        <w:r w:rsidR="00FF44F7" w:rsidRPr="00A03902">
          <w:rPr>
            <w:rFonts w:ascii="Arial" w:hAnsi="Arial" w:cs="Arial"/>
            <w:sz w:val="22"/>
            <w:szCs w:val="22"/>
          </w:rPr>
          <w:t>1</w:t>
        </w:r>
      </w:ins>
      <w:del w:id="1835" w:author="Elsabe Viljoen" w:date="2025-11-24T10:19:00Z" w16du:dateUtc="2025-11-24T08:19:00Z">
        <w:r w:rsidRPr="00A03902" w:rsidDel="00FF44F7">
          <w:rPr>
            <w:rFonts w:ascii="Arial" w:hAnsi="Arial" w:cs="Arial"/>
            <w:sz w:val="22"/>
            <w:szCs w:val="22"/>
          </w:rPr>
          <w:delText>6</w:delText>
        </w:r>
      </w:del>
      <w:r w:rsidRPr="00A03902">
        <w:rPr>
          <w:rFonts w:ascii="Arial" w:hAnsi="Arial" w:cs="Arial"/>
          <w:sz w:val="22"/>
          <w:szCs w:val="22"/>
        </w:rPr>
        <w:t xml:space="preserve">.3 </w:t>
      </w:r>
      <w:r w:rsidR="00BB5A7F" w:rsidRPr="00A03902">
        <w:rPr>
          <w:rFonts w:ascii="Arial" w:hAnsi="Arial" w:cs="Arial"/>
          <w:sz w:val="22"/>
          <w:szCs w:val="22"/>
        </w:rPr>
        <w:tab/>
      </w:r>
      <w:r w:rsidRPr="00A03902">
        <w:rPr>
          <w:rFonts w:ascii="Arial" w:hAnsi="Arial" w:cs="Arial"/>
          <w:sz w:val="22"/>
          <w:szCs w:val="22"/>
          <w:u w:val="single"/>
          <w:rPrChange w:id="1836" w:author="Elsabe Viljoen" w:date="2025-12-11T13:10:00Z" w16du:dateUtc="2025-12-11T11:10:00Z">
            <w:rPr>
              <w:rFonts w:ascii="Arial" w:hAnsi="Arial" w:cs="Arial"/>
              <w:b/>
              <w:bCs/>
              <w:sz w:val="22"/>
              <w:szCs w:val="22"/>
              <w:u w:val="single"/>
            </w:rPr>
          </w:rPrChange>
        </w:rPr>
        <w:t>Privacy, POPIA and Data-Protection Compliance</w:t>
      </w:r>
    </w:p>
    <w:p w14:paraId="1F04DE06" w14:textId="3092FBD7" w:rsidR="00BB5A7F" w:rsidRPr="00A03902" w:rsidRDefault="00F559D8">
      <w:pPr>
        <w:tabs>
          <w:tab w:val="left" w:pos="709"/>
        </w:tabs>
        <w:spacing w:line="360" w:lineRule="auto"/>
        <w:ind w:left="709" w:hanging="709"/>
        <w:jc w:val="both"/>
        <w:rPr>
          <w:rFonts w:ascii="Arial" w:hAnsi="Arial" w:cs="Arial"/>
          <w:sz w:val="22"/>
          <w:szCs w:val="22"/>
        </w:rPr>
        <w:pPrChange w:id="1837"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38" w:author="Elsabe Viljoen" w:date="2025-11-24T10:19:00Z" w16du:dateUtc="2025-11-24T08:19:00Z">
        <w:r w:rsidR="00FF44F7" w:rsidRPr="00A03902">
          <w:rPr>
            <w:rFonts w:ascii="Arial" w:hAnsi="Arial" w:cs="Arial"/>
            <w:sz w:val="22"/>
            <w:szCs w:val="22"/>
          </w:rPr>
          <w:t>1</w:t>
        </w:r>
      </w:ins>
      <w:del w:id="1839" w:author="Elsabe Viljoen" w:date="2025-11-24T10:19:00Z" w16du:dateUtc="2025-11-24T08:19:00Z">
        <w:r w:rsidRPr="00A03902" w:rsidDel="00FF44F7">
          <w:rPr>
            <w:rFonts w:ascii="Arial" w:hAnsi="Arial" w:cs="Arial"/>
            <w:sz w:val="22"/>
            <w:szCs w:val="22"/>
          </w:rPr>
          <w:delText>6</w:delText>
        </w:r>
      </w:del>
      <w:r w:rsidRPr="00A03902">
        <w:rPr>
          <w:rFonts w:ascii="Arial" w:hAnsi="Arial" w:cs="Arial"/>
          <w:sz w:val="22"/>
          <w:szCs w:val="22"/>
        </w:rPr>
        <w:t xml:space="preserve">.3.1 </w:t>
      </w:r>
      <w:r w:rsidR="00BB5A7F" w:rsidRPr="00A03902">
        <w:rPr>
          <w:rFonts w:ascii="Arial" w:hAnsi="Arial" w:cs="Arial"/>
          <w:sz w:val="22"/>
          <w:szCs w:val="22"/>
        </w:rPr>
        <w:tab/>
      </w:r>
      <w:r w:rsidRPr="00A03902">
        <w:rPr>
          <w:rFonts w:ascii="Arial" w:hAnsi="Arial" w:cs="Arial"/>
          <w:sz w:val="22"/>
          <w:szCs w:val="22"/>
        </w:rPr>
        <w:t xml:space="preserve">The Parties acknowledge that the Project involves the processing of personal </w:t>
      </w:r>
    </w:p>
    <w:p w14:paraId="297B7501" w14:textId="46FD0689" w:rsidR="00F559D8" w:rsidRPr="00A03902" w:rsidRDefault="00BB5A7F">
      <w:pPr>
        <w:tabs>
          <w:tab w:val="left" w:pos="709"/>
        </w:tabs>
        <w:spacing w:line="360" w:lineRule="auto"/>
        <w:ind w:left="709" w:hanging="709"/>
        <w:jc w:val="both"/>
        <w:rPr>
          <w:rFonts w:ascii="Arial" w:hAnsi="Arial" w:cs="Arial"/>
          <w:sz w:val="22"/>
          <w:szCs w:val="22"/>
        </w:rPr>
        <w:pPrChange w:id="184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information, special personal information and potentially sensitive records (including medical, psychiatric, criminal, financial and family information) and that such processing is subject to POPIA and other applicable data-protection laws.</w:t>
      </w:r>
    </w:p>
    <w:p w14:paraId="04800C4C" w14:textId="77777777" w:rsidR="00BB5A7F" w:rsidRPr="00A03902" w:rsidRDefault="00BB5A7F">
      <w:pPr>
        <w:tabs>
          <w:tab w:val="left" w:pos="851"/>
        </w:tabs>
        <w:spacing w:line="360" w:lineRule="auto"/>
        <w:ind w:left="851" w:hanging="851"/>
        <w:jc w:val="both"/>
        <w:rPr>
          <w:rFonts w:ascii="Arial" w:hAnsi="Arial" w:cs="Arial"/>
          <w:sz w:val="22"/>
          <w:szCs w:val="22"/>
        </w:rPr>
        <w:pPrChange w:id="1841" w:author="Elsabe Viljoen" w:date="2025-11-28T06:48:00Z" w16du:dateUtc="2025-11-28T04:48:00Z">
          <w:pPr>
            <w:tabs>
              <w:tab w:val="left" w:pos="851"/>
            </w:tabs>
            <w:spacing w:line="360" w:lineRule="auto"/>
            <w:ind w:left="851" w:hanging="851"/>
          </w:pPr>
        </w:pPrChange>
      </w:pPr>
    </w:p>
    <w:p w14:paraId="004465EF" w14:textId="77CF1F2F" w:rsidR="00F559D8" w:rsidRPr="00A03902" w:rsidRDefault="00F559D8">
      <w:pPr>
        <w:tabs>
          <w:tab w:val="left" w:pos="709"/>
        </w:tabs>
        <w:spacing w:line="360" w:lineRule="auto"/>
        <w:ind w:left="709" w:hanging="709"/>
        <w:jc w:val="both"/>
        <w:rPr>
          <w:rFonts w:ascii="Arial" w:hAnsi="Arial" w:cs="Arial"/>
          <w:sz w:val="22"/>
          <w:szCs w:val="22"/>
        </w:rPr>
        <w:pPrChange w:id="1842"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43" w:author="Elsabe Viljoen" w:date="2025-11-24T10:19:00Z" w16du:dateUtc="2025-11-24T08:19:00Z">
        <w:r w:rsidR="00FF44F7" w:rsidRPr="00A03902">
          <w:rPr>
            <w:rFonts w:ascii="Arial" w:hAnsi="Arial" w:cs="Arial"/>
            <w:sz w:val="22"/>
            <w:szCs w:val="22"/>
          </w:rPr>
          <w:t>1</w:t>
        </w:r>
      </w:ins>
      <w:del w:id="1844" w:author="Elsabe Viljoen" w:date="2025-11-24T10:19:00Z" w16du:dateUtc="2025-11-24T08:19:00Z">
        <w:r w:rsidRPr="00A03902" w:rsidDel="00FF44F7">
          <w:rPr>
            <w:rFonts w:ascii="Arial" w:hAnsi="Arial" w:cs="Arial"/>
            <w:sz w:val="22"/>
            <w:szCs w:val="22"/>
          </w:rPr>
          <w:delText>6</w:delText>
        </w:r>
      </w:del>
      <w:r w:rsidRPr="00A03902">
        <w:rPr>
          <w:rFonts w:ascii="Arial" w:hAnsi="Arial" w:cs="Arial"/>
          <w:sz w:val="22"/>
          <w:szCs w:val="22"/>
        </w:rPr>
        <w:t xml:space="preserve">.3.2 </w:t>
      </w:r>
      <w:r w:rsidR="00BB5A7F" w:rsidRPr="00A03902">
        <w:rPr>
          <w:rFonts w:ascii="Arial" w:hAnsi="Arial" w:cs="Arial"/>
          <w:sz w:val="22"/>
          <w:szCs w:val="22"/>
        </w:rPr>
        <w:tab/>
      </w:r>
      <w:r w:rsidRPr="00A03902">
        <w:rPr>
          <w:rFonts w:ascii="Arial" w:hAnsi="Arial" w:cs="Arial"/>
          <w:sz w:val="22"/>
          <w:szCs w:val="22"/>
        </w:rPr>
        <w:t>Each Party shall ensure that personal information is collected lawfully, processed for legitimate documentary and journalistic purposes, used only to the extent necessary for the Project, stored securely, retained only for as long as reasonably required and destroyed or de-identified once no longer needed for legal or production purposes.</w:t>
      </w:r>
    </w:p>
    <w:p w14:paraId="0D73ED0C" w14:textId="77777777" w:rsidR="003B48E7" w:rsidRPr="00A03902" w:rsidRDefault="003B48E7">
      <w:pPr>
        <w:tabs>
          <w:tab w:val="left" w:pos="709"/>
        </w:tabs>
        <w:spacing w:line="360" w:lineRule="auto"/>
        <w:ind w:left="709" w:hanging="709"/>
        <w:jc w:val="both"/>
        <w:rPr>
          <w:rFonts w:ascii="Arial" w:hAnsi="Arial" w:cs="Arial"/>
          <w:sz w:val="22"/>
          <w:szCs w:val="22"/>
        </w:rPr>
        <w:pPrChange w:id="1845" w:author="Elsabe Viljoen" w:date="2025-11-28T06:48:00Z" w16du:dateUtc="2025-11-28T04:48:00Z">
          <w:pPr>
            <w:tabs>
              <w:tab w:val="left" w:pos="851"/>
            </w:tabs>
            <w:spacing w:line="360" w:lineRule="auto"/>
            <w:ind w:left="851" w:hanging="851"/>
          </w:pPr>
        </w:pPrChange>
      </w:pPr>
    </w:p>
    <w:p w14:paraId="5B0728A3" w14:textId="6F4A4384" w:rsidR="00F559D8" w:rsidRPr="00A03902" w:rsidRDefault="00F559D8">
      <w:pPr>
        <w:tabs>
          <w:tab w:val="left" w:pos="709"/>
        </w:tabs>
        <w:spacing w:line="360" w:lineRule="auto"/>
        <w:ind w:left="709" w:hanging="709"/>
        <w:jc w:val="both"/>
        <w:rPr>
          <w:rFonts w:ascii="Arial" w:hAnsi="Arial" w:cs="Arial"/>
          <w:sz w:val="22"/>
          <w:szCs w:val="22"/>
        </w:rPr>
        <w:pPrChange w:id="184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del w:id="1847" w:author="Elsabe Viljoen" w:date="2025-11-24T10:20:00Z" w16du:dateUtc="2025-11-24T08:20:00Z">
        <w:r w:rsidRPr="00A03902" w:rsidDel="00FF44F7">
          <w:rPr>
            <w:rFonts w:ascii="Arial" w:hAnsi="Arial" w:cs="Arial"/>
            <w:sz w:val="22"/>
            <w:szCs w:val="22"/>
          </w:rPr>
          <w:delText>6</w:delText>
        </w:r>
      </w:del>
      <w:ins w:id="1848" w:author="Elsabe Viljoen" w:date="2025-11-24T10:20:00Z" w16du:dateUtc="2025-11-24T08:20:00Z">
        <w:r w:rsidR="00FF44F7" w:rsidRPr="00A03902">
          <w:rPr>
            <w:rFonts w:ascii="Arial" w:hAnsi="Arial" w:cs="Arial"/>
            <w:sz w:val="22"/>
            <w:szCs w:val="22"/>
          </w:rPr>
          <w:t>1</w:t>
        </w:r>
      </w:ins>
      <w:r w:rsidRPr="00A03902">
        <w:rPr>
          <w:rFonts w:ascii="Arial" w:hAnsi="Arial" w:cs="Arial"/>
          <w:sz w:val="22"/>
          <w:szCs w:val="22"/>
        </w:rPr>
        <w:t xml:space="preserve">.3.3 </w:t>
      </w:r>
      <w:r w:rsidR="00BB5A7F" w:rsidRPr="00A03902">
        <w:rPr>
          <w:rFonts w:ascii="Arial" w:hAnsi="Arial" w:cs="Arial"/>
          <w:sz w:val="22"/>
          <w:szCs w:val="22"/>
        </w:rPr>
        <w:tab/>
      </w:r>
      <w:r w:rsidRPr="00A03902">
        <w:rPr>
          <w:rFonts w:ascii="Arial" w:hAnsi="Arial" w:cs="Arial"/>
          <w:sz w:val="22"/>
          <w:szCs w:val="22"/>
        </w:rPr>
        <w:t>The Parties shall implement appropriate technical and organisational measures to secure personal data against loss, unauthorised access, unlawful processing, alteration or disclosure, including encryption, access controls, password discipline, multi-factor authentication and secure transfer protocols.</w:t>
      </w:r>
    </w:p>
    <w:p w14:paraId="69F3CF5B" w14:textId="77777777" w:rsidR="00BB5A7F" w:rsidRPr="00A03902" w:rsidRDefault="00BB5A7F">
      <w:pPr>
        <w:tabs>
          <w:tab w:val="left" w:pos="709"/>
        </w:tabs>
        <w:spacing w:line="360" w:lineRule="auto"/>
        <w:ind w:left="709" w:hanging="709"/>
        <w:jc w:val="both"/>
        <w:rPr>
          <w:rFonts w:ascii="Arial" w:hAnsi="Arial" w:cs="Arial"/>
          <w:sz w:val="22"/>
          <w:szCs w:val="22"/>
        </w:rPr>
        <w:pPrChange w:id="1849" w:author="Elsabe Viljoen" w:date="2025-11-28T06:48:00Z" w16du:dateUtc="2025-11-28T04:48:00Z">
          <w:pPr>
            <w:tabs>
              <w:tab w:val="left" w:pos="851"/>
            </w:tabs>
            <w:spacing w:line="360" w:lineRule="auto"/>
            <w:ind w:left="851" w:hanging="851"/>
          </w:pPr>
        </w:pPrChange>
      </w:pPr>
    </w:p>
    <w:p w14:paraId="3CAED281" w14:textId="0F495DB2" w:rsidR="00F559D8" w:rsidRPr="00A03902" w:rsidDel="005D39F1" w:rsidRDefault="00F559D8">
      <w:pPr>
        <w:tabs>
          <w:tab w:val="left" w:pos="709"/>
        </w:tabs>
        <w:spacing w:line="360" w:lineRule="auto"/>
        <w:ind w:left="709" w:hanging="709"/>
        <w:jc w:val="both"/>
        <w:rPr>
          <w:del w:id="1850" w:author="Elsabe Viljoen" w:date="2025-11-28T06:58:00Z" w16du:dateUtc="2025-11-28T04:58:00Z"/>
          <w:rFonts w:ascii="Arial" w:hAnsi="Arial" w:cs="Arial"/>
          <w:sz w:val="22"/>
          <w:szCs w:val="22"/>
        </w:rPr>
        <w:pPrChange w:id="1851"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52" w:author="Elsabe Viljoen" w:date="2025-11-24T10:20:00Z" w16du:dateUtc="2025-11-24T08:20:00Z">
        <w:r w:rsidR="00FF44F7" w:rsidRPr="00A03902">
          <w:rPr>
            <w:rFonts w:ascii="Arial" w:hAnsi="Arial" w:cs="Arial"/>
            <w:sz w:val="22"/>
            <w:szCs w:val="22"/>
          </w:rPr>
          <w:t>1</w:t>
        </w:r>
      </w:ins>
      <w:del w:id="1853" w:author="Elsabe Viljoen" w:date="2025-11-24T10:20:00Z" w16du:dateUtc="2025-11-24T08:20:00Z">
        <w:r w:rsidRPr="00A03902" w:rsidDel="00FF44F7">
          <w:rPr>
            <w:rFonts w:ascii="Arial" w:hAnsi="Arial" w:cs="Arial"/>
            <w:sz w:val="22"/>
            <w:szCs w:val="22"/>
          </w:rPr>
          <w:delText>6</w:delText>
        </w:r>
      </w:del>
      <w:r w:rsidRPr="00A03902">
        <w:rPr>
          <w:rFonts w:ascii="Arial" w:hAnsi="Arial" w:cs="Arial"/>
          <w:sz w:val="22"/>
          <w:szCs w:val="22"/>
        </w:rPr>
        <w:t xml:space="preserve">.3.4 </w:t>
      </w:r>
      <w:r w:rsidR="00BB5A7F" w:rsidRPr="00A03902">
        <w:rPr>
          <w:rFonts w:ascii="Arial" w:hAnsi="Arial" w:cs="Arial"/>
          <w:sz w:val="22"/>
          <w:szCs w:val="22"/>
        </w:rPr>
        <w:tab/>
      </w:r>
      <w:r w:rsidRPr="00A03902">
        <w:rPr>
          <w:rFonts w:ascii="Arial" w:hAnsi="Arial" w:cs="Arial"/>
          <w:sz w:val="22"/>
          <w:szCs w:val="22"/>
        </w:rPr>
        <w:t>The Parties shall ensure that any cross-border transfer of personal information (for example between South Africa, the United Kingdom, India and Netflix’s international infrastructure) complies with applicable data-transfer requirements under POPIA, the UK GDPR and any other relevant regime, and is carried out only under appropriate safeguards.</w:t>
      </w:r>
    </w:p>
    <w:p w14:paraId="19CE6633" w14:textId="4966CA6C" w:rsidR="00F559D8" w:rsidRPr="00A03902" w:rsidRDefault="00F559D8">
      <w:pPr>
        <w:tabs>
          <w:tab w:val="left" w:pos="709"/>
        </w:tabs>
        <w:spacing w:line="360" w:lineRule="auto"/>
        <w:ind w:left="709" w:hanging="709"/>
        <w:jc w:val="both"/>
        <w:rPr>
          <w:ins w:id="1854" w:author="Elsabe Viljoen" w:date="2025-11-24T12:22:00Z" w16du:dateUtc="2025-11-24T10:22:00Z"/>
          <w:rFonts w:ascii="Arial" w:hAnsi="Arial" w:cs="Arial"/>
          <w:sz w:val="22"/>
          <w:szCs w:val="22"/>
        </w:rPr>
        <w:pPrChange w:id="1855" w:author="Elsabe Viljoen" w:date="2025-11-28T06:58:00Z" w16du:dateUtc="2025-11-28T04:58:00Z">
          <w:pPr>
            <w:tabs>
              <w:tab w:val="left" w:pos="709"/>
            </w:tabs>
            <w:spacing w:line="360" w:lineRule="auto"/>
            <w:ind w:left="709" w:hanging="709"/>
          </w:pPr>
        </w:pPrChange>
      </w:pPr>
    </w:p>
    <w:p w14:paraId="36A21B44" w14:textId="77777777" w:rsidR="00E65534" w:rsidRPr="00A03902" w:rsidRDefault="00E65534">
      <w:pPr>
        <w:tabs>
          <w:tab w:val="left" w:pos="709"/>
        </w:tabs>
        <w:spacing w:line="360" w:lineRule="auto"/>
        <w:jc w:val="both"/>
        <w:rPr>
          <w:ins w:id="1856" w:author="Elsabe Viljoen" w:date="2025-11-24T10:20:00Z" w16du:dateUtc="2025-11-24T08:20:00Z"/>
          <w:rFonts w:ascii="Arial" w:hAnsi="Arial" w:cs="Arial"/>
          <w:sz w:val="22"/>
          <w:szCs w:val="22"/>
        </w:rPr>
        <w:pPrChange w:id="1857" w:author="Elsabe Viljoen" w:date="2025-11-28T06:58:00Z" w16du:dateUtc="2025-11-28T04:58:00Z">
          <w:pPr>
            <w:tabs>
              <w:tab w:val="left" w:pos="709"/>
            </w:tabs>
            <w:spacing w:line="360" w:lineRule="auto"/>
            <w:ind w:left="709" w:hanging="709"/>
          </w:pPr>
        </w:pPrChange>
      </w:pPr>
    </w:p>
    <w:p w14:paraId="573F9AF8" w14:textId="2694411B" w:rsidR="00FF44F7" w:rsidRPr="00A03902" w:rsidDel="00DE78EB" w:rsidRDefault="00FF44F7">
      <w:pPr>
        <w:tabs>
          <w:tab w:val="left" w:pos="709"/>
        </w:tabs>
        <w:spacing w:line="360" w:lineRule="auto"/>
        <w:ind w:left="709" w:hanging="709"/>
        <w:jc w:val="both"/>
        <w:rPr>
          <w:del w:id="1858" w:author="Elsabe Viljoen" w:date="2025-11-24T12:17:00Z" w16du:dateUtc="2025-11-24T10:17:00Z"/>
          <w:rFonts w:ascii="Arial" w:hAnsi="Arial" w:cs="Arial"/>
          <w:sz w:val="22"/>
          <w:szCs w:val="22"/>
        </w:rPr>
        <w:pPrChange w:id="1859" w:author="Elsabe Viljoen" w:date="2025-11-28T06:48:00Z" w16du:dateUtc="2025-11-28T04:48:00Z">
          <w:pPr>
            <w:tabs>
              <w:tab w:val="left" w:pos="851"/>
            </w:tabs>
            <w:spacing w:line="360" w:lineRule="auto"/>
            <w:ind w:left="851" w:hanging="851"/>
          </w:pPr>
        </w:pPrChange>
      </w:pPr>
    </w:p>
    <w:p w14:paraId="67FB049E" w14:textId="47098832" w:rsidR="00BB5A7F" w:rsidRPr="00A03902" w:rsidRDefault="00F559D8">
      <w:pPr>
        <w:tabs>
          <w:tab w:val="left" w:pos="709"/>
        </w:tabs>
        <w:spacing w:line="360" w:lineRule="auto"/>
        <w:ind w:left="709" w:hanging="709"/>
        <w:jc w:val="both"/>
        <w:rPr>
          <w:rFonts w:ascii="Arial" w:hAnsi="Arial" w:cs="Arial"/>
          <w:sz w:val="22"/>
          <w:szCs w:val="22"/>
        </w:rPr>
        <w:pPrChange w:id="186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61" w:author="Elsabe Viljoen" w:date="2025-11-24T10:20:00Z" w16du:dateUtc="2025-11-24T08:20:00Z">
        <w:r w:rsidR="00FF44F7" w:rsidRPr="00A03902">
          <w:rPr>
            <w:rFonts w:ascii="Arial" w:hAnsi="Arial" w:cs="Arial"/>
            <w:sz w:val="22"/>
            <w:szCs w:val="22"/>
          </w:rPr>
          <w:t>1</w:t>
        </w:r>
      </w:ins>
      <w:del w:id="1862" w:author="Elsabe Viljoen" w:date="2025-11-24T10:20:00Z" w16du:dateUtc="2025-11-24T08:20:00Z">
        <w:r w:rsidRPr="00A03902" w:rsidDel="00FF44F7">
          <w:rPr>
            <w:rFonts w:ascii="Arial" w:hAnsi="Arial" w:cs="Arial"/>
            <w:sz w:val="22"/>
            <w:szCs w:val="22"/>
          </w:rPr>
          <w:delText>6</w:delText>
        </w:r>
      </w:del>
      <w:r w:rsidRPr="00A03902">
        <w:rPr>
          <w:rFonts w:ascii="Arial" w:hAnsi="Arial" w:cs="Arial"/>
          <w:sz w:val="22"/>
          <w:szCs w:val="22"/>
        </w:rPr>
        <w:t xml:space="preserve">.4 </w:t>
      </w:r>
      <w:r w:rsidR="00BB5A7F" w:rsidRPr="00A03902">
        <w:rPr>
          <w:rFonts w:ascii="Arial" w:hAnsi="Arial" w:cs="Arial"/>
          <w:sz w:val="22"/>
          <w:szCs w:val="22"/>
        </w:rPr>
        <w:tab/>
      </w:r>
      <w:r w:rsidRPr="00A03902">
        <w:rPr>
          <w:rFonts w:ascii="Arial" w:hAnsi="Arial" w:cs="Arial"/>
          <w:sz w:val="22"/>
          <w:szCs w:val="22"/>
          <w:u w:val="single"/>
          <w:rPrChange w:id="1863" w:author="Elsabe Viljoen" w:date="2025-12-11T13:10:00Z" w16du:dateUtc="2025-12-11T11:10:00Z">
            <w:rPr>
              <w:rFonts w:ascii="Arial" w:hAnsi="Arial" w:cs="Arial"/>
              <w:b/>
              <w:bCs/>
              <w:sz w:val="22"/>
              <w:szCs w:val="22"/>
              <w:u w:val="single"/>
            </w:rPr>
          </w:rPrChange>
        </w:rPr>
        <w:t>Interface with Criminal Proceedings, SAPS and the Courts</w:t>
      </w:r>
      <w:r w:rsidR="00BB5A7F" w:rsidRPr="00A03902">
        <w:rPr>
          <w:rFonts w:ascii="Arial" w:hAnsi="Arial" w:cs="Arial"/>
          <w:sz w:val="22"/>
          <w:szCs w:val="22"/>
        </w:rPr>
        <w:t xml:space="preserve"> </w:t>
      </w:r>
    </w:p>
    <w:p w14:paraId="1E336302" w14:textId="2497F63B" w:rsidR="00F559D8" w:rsidRPr="00A03902" w:rsidRDefault="00BB5A7F">
      <w:pPr>
        <w:tabs>
          <w:tab w:val="left" w:pos="709"/>
        </w:tabs>
        <w:spacing w:line="360" w:lineRule="auto"/>
        <w:ind w:left="709" w:hanging="709"/>
        <w:jc w:val="both"/>
        <w:rPr>
          <w:rFonts w:ascii="Arial" w:hAnsi="Arial" w:cs="Arial"/>
          <w:sz w:val="22"/>
          <w:szCs w:val="22"/>
        </w:rPr>
        <w:pPrChange w:id="1864"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del w:id="1865" w:author="Elsabe Viljoen" w:date="2025-11-24T10:20:00Z" w16du:dateUtc="2025-11-24T08:20:00Z">
        <w:r w:rsidRPr="00A03902" w:rsidDel="00FF44F7">
          <w:rPr>
            <w:rFonts w:ascii="Arial" w:hAnsi="Arial" w:cs="Arial"/>
            <w:sz w:val="22"/>
            <w:szCs w:val="22"/>
          </w:rPr>
          <w:delText>6</w:delText>
        </w:r>
      </w:del>
      <w:ins w:id="1866" w:author="Elsabe Viljoen" w:date="2025-11-24T10:20:00Z" w16du:dateUtc="2025-11-24T08:20:00Z">
        <w:r w:rsidR="00FF44F7" w:rsidRPr="00A03902">
          <w:rPr>
            <w:rFonts w:ascii="Arial" w:hAnsi="Arial" w:cs="Arial"/>
            <w:sz w:val="22"/>
            <w:szCs w:val="22"/>
          </w:rPr>
          <w:t>1</w:t>
        </w:r>
      </w:ins>
      <w:r w:rsidRPr="00A03902">
        <w:rPr>
          <w:rFonts w:ascii="Arial" w:hAnsi="Arial" w:cs="Arial"/>
          <w:sz w:val="22"/>
          <w:szCs w:val="22"/>
        </w:rPr>
        <w:t>.4.1</w:t>
      </w:r>
      <w:r w:rsidRPr="00A03902">
        <w:rPr>
          <w:rFonts w:ascii="Arial" w:hAnsi="Arial" w:cs="Arial"/>
          <w:sz w:val="22"/>
          <w:szCs w:val="22"/>
        </w:rPr>
        <w:tab/>
        <w:t>T</w:t>
      </w:r>
      <w:r w:rsidR="00F559D8" w:rsidRPr="00A03902">
        <w:rPr>
          <w:rFonts w:ascii="Arial" w:hAnsi="Arial" w:cs="Arial"/>
          <w:sz w:val="22"/>
          <w:szCs w:val="22"/>
        </w:rPr>
        <w:t>he Parties acknowledge that the subject matter of the Project intersects with historic and potentially ongoing criminal investigations, prosecutions, appeals or inquests, and they therefore undertake to comply strictly with applicable criminal-procedure rules, contempt-of-court principles and fair-trial protections.</w:t>
      </w:r>
    </w:p>
    <w:p w14:paraId="4F3BEB4D" w14:textId="77777777" w:rsidR="00BB5A7F" w:rsidRPr="00A03902" w:rsidRDefault="00BB5A7F">
      <w:pPr>
        <w:tabs>
          <w:tab w:val="left" w:pos="709"/>
          <w:tab w:val="left" w:pos="851"/>
        </w:tabs>
        <w:spacing w:line="360" w:lineRule="auto"/>
        <w:ind w:left="851" w:hanging="709"/>
        <w:jc w:val="both"/>
        <w:rPr>
          <w:rFonts w:ascii="Arial" w:hAnsi="Arial" w:cs="Arial"/>
          <w:sz w:val="22"/>
          <w:szCs w:val="22"/>
        </w:rPr>
        <w:pPrChange w:id="1867" w:author="Elsabe Viljoen" w:date="2025-11-28T06:48:00Z" w16du:dateUtc="2025-11-28T04:48:00Z">
          <w:pPr>
            <w:tabs>
              <w:tab w:val="left" w:pos="851"/>
            </w:tabs>
            <w:spacing w:line="360" w:lineRule="auto"/>
            <w:ind w:left="851" w:hanging="851"/>
          </w:pPr>
        </w:pPrChange>
      </w:pPr>
    </w:p>
    <w:p w14:paraId="346A0B36" w14:textId="4E027173" w:rsidR="00F559D8" w:rsidRPr="00A03902" w:rsidRDefault="00F559D8">
      <w:pPr>
        <w:tabs>
          <w:tab w:val="left" w:pos="709"/>
        </w:tabs>
        <w:spacing w:line="360" w:lineRule="auto"/>
        <w:ind w:left="709" w:hanging="709"/>
        <w:jc w:val="both"/>
        <w:rPr>
          <w:rFonts w:ascii="Arial" w:hAnsi="Arial" w:cs="Arial"/>
          <w:sz w:val="22"/>
          <w:szCs w:val="22"/>
        </w:rPr>
        <w:pPrChange w:id="1868"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69" w:author="Elsabe Viljoen" w:date="2025-11-24T10:20:00Z" w16du:dateUtc="2025-11-24T08:20:00Z">
        <w:r w:rsidR="00FF44F7" w:rsidRPr="00A03902">
          <w:rPr>
            <w:rFonts w:ascii="Arial" w:hAnsi="Arial" w:cs="Arial"/>
            <w:sz w:val="22"/>
            <w:szCs w:val="22"/>
          </w:rPr>
          <w:t>1</w:t>
        </w:r>
      </w:ins>
      <w:del w:id="1870" w:author="Elsabe Viljoen" w:date="2025-11-24T10:20:00Z" w16du:dateUtc="2025-11-24T08:20:00Z">
        <w:r w:rsidRPr="00A03902" w:rsidDel="00FF44F7">
          <w:rPr>
            <w:rFonts w:ascii="Arial" w:hAnsi="Arial" w:cs="Arial"/>
            <w:sz w:val="22"/>
            <w:szCs w:val="22"/>
          </w:rPr>
          <w:delText>6</w:delText>
        </w:r>
      </w:del>
      <w:r w:rsidRPr="00A03902">
        <w:rPr>
          <w:rFonts w:ascii="Arial" w:hAnsi="Arial" w:cs="Arial"/>
          <w:sz w:val="22"/>
          <w:szCs w:val="22"/>
        </w:rPr>
        <w:t>.4.</w:t>
      </w:r>
      <w:r w:rsidR="00BB5A7F" w:rsidRPr="00A03902">
        <w:rPr>
          <w:rFonts w:ascii="Arial" w:hAnsi="Arial" w:cs="Arial"/>
          <w:sz w:val="22"/>
          <w:szCs w:val="22"/>
        </w:rPr>
        <w:t>2</w:t>
      </w:r>
      <w:r w:rsidRPr="00A03902">
        <w:rPr>
          <w:rFonts w:ascii="Arial" w:hAnsi="Arial" w:cs="Arial"/>
          <w:sz w:val="22"/>
          <w:szCs w:val="22"/>
        </w:rPr>
        <w:t xml:space="preserve"> </w:t>
      </w:r>
      <w:r w:rsidR="00BB5A7F" w:rsidRPr="00A03902">
        <w:rPr>
          <w:rFonts w:ascii="Arial" w:hAnsi="Arial" w:cs="Arial"/>
          <w:sz w:val="22"/>
          <w:szCs w:val="22"/>
        </w:rPr>
        <w:tab/>
      </w:r>
      <w:r w:rsidRPr="00A03902">
        <w:rPr>
          <w:rFonts w:ascii="Arial" w:hAnsi="Arial" w:cs="Arial"/>
          <w:sz w:val="22"/>
          <w:szCs w:val="22"/>
        </w:rPr>
        <w:t>The Parties shall avoid publishing or depicting any material that could unlawfully prejudice pending or reasonably foreseeable legal proceedings, could amount to contempt of court or could improperly interfere with law-enforcement processes, and they shall seek legal advice whenever doubt exists.</w:t>
      </w:r>
    </w:p>
    <w:p w14:paraId="0486FB8B" w14:textId="77777777" w:rsidR="00BB5A7F" w:rsidRPr="00A03902" w:rsidRDefault="00BB5A7F">
      <w:pPr>
        <w:tabs>
          <w:tab w:val="left" w:pos="709"/>
          <w:tab w:val="left" w:pos="851"/>
        </w:tabs>
        <w:spacing w:line="360" w:lineRule="auto"/>
        <w:ind w:left="851" w:hanging="709"/>
        <w:jc w:val="both"/>
        <w:rPr>
          <w:rFonts w:ascii="Arial" w:hAnsi="Arial" w:cs="Arial"/>
          <w:sz w:val="22"/>
          <w:szCs w:val="22"/>
        </w:rPr>
        <w:pPrChange w:id="1871" w:author="Elsabe Viljoen" w:date="2025-11-28T06:48:00Z" w16du:dateUtc="2025-11-28T04:48:00Z">
          <w:pPr>
            <w:tabs>
              <w:tab w:val="left" w:pos="851"/>
            </w:tabs>
            <w:spacing w:line="360" w:lineRule="auto"/>
            <w:ind w:left="851" w:hanging="851"/>
          </w:pPr>
        </w:pPrChange>
      </w:pPr>
    </w:p>
    <w:p w14:paraId="633CD508" w14:textId="1472625D" w:rsidR="00F559D8" w:rsidRPr="00A03902" w:rsidRDefault="00F559D8">
      <w:pPr>
        <w:tabs>
          <w:tab w:val="left" w:pos="709"/>
        </w:tabs>
        <w:spacing w:line="360" w:lineRule="auto"/>
        <w:ind w:left="709" w:hanging="709"/>
        <w:jc w:val="both"/>
        <w:rPr>
          <w:rFonts w:ascii="Arial" w:hAnsi="Arial" w:cs="Arial"/>
          <w:sz w:val="22"/>
          <w:szCs w:val="22"/>
        </w:rPr>
        <w:pPrChange w:id="1872"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del w:id="1873" w:author="Elsabe Viljoen" w:date="2025-11-24T10:20:00Z" w16du:dateUtc="2025-11-24T08:20:00Z">
        <w:r w:rsidRPr="00A03902" w:rsidDel="00FF44F7">
          <w:rPr>
            <w:rFonts w:ascii="Arial" w:hAnsi="Arial" w:cs="Arial"/>
            <w:sz w:val="22"/>
            <w:szCs w:val="22"/>
          </w:rPr>
          <w:delText>6</w:delText>
        </w:r>
      </w:del>
      <w:ins w:id="1874" w:author="Elsabe Viljoen" w:date="2025-11-24T10:20:00Z" w16du:dateUtc="2025-11-24T08:20:00Z">
        <w:r w:rsidR="00FF44F7" w:rsidRPr="00A03902">
          <w:rPr>
            <w:rFonts w:ascii="Arial" w:hAnsi="Arial" w:cs="Arial"/>
            <w:sz w:val="22"/>
            <w:szCs w:val="22"/>
          </w:rPr>
          <w:t>1</w:t>
        </w:r>
      </w:ins>
      <w:r w:rsidRPr="00A03902">
        <w:rPr>
          <w:rFonts w:ascii="Arial" w:hAnsi="Arial" w:cs="Arial"/>
          <w:sz w:val="22"/>
          <w:szCs w:val="22"/>
        </w:rPr>
        <w:t>.4.</w:t>
      </w:r>
      <w:r w:rsidR="00BB5A7F" w:rsidRPr="00A03902">
        <w:rPr>
          <w:rFonts w:ascii="Arial" w:hAnsi="Arial" w:cs="Arial"/>
          <w:sz w:val="22"/>
          <w:szCs w:val="22"/>
        </w:rPr>
        <w:t>3</w:t>
      </w:r>
      <w:r w:rsidRPr="00A03902">
        <w:rPr>
          <w:rFonts w:ascii="Arial" w:hAnsi="Arial" w:cs="Arial"/>
          <w:sz w:val="22"/>
          <w:szCs w:val="22"/>
        </w:rPr>
        <w:t xml:space="preserve"> </w:t>
      </w:r>
      <w:r w:rsidR="00BB5A7F" w:rsidRPr="00A03902">
        <w:rPr>
          <w:rFonts w:ascii="Arial" w:hAnsi="Arial" w:cs="Arial"/>
          <w:sz w:val="22"/>
          <w:szCs w:val="22"/>
        </w:rPr>
        <w:tab/>
      </w:r>
      <w:r w:rsidRPr="00A03902">
        <w:rPr>
          <w:rFonts w:ascii="Arial" w:hAnsi="Arial" w:cs="Arial"/>
          <w:sz w:val="22"/>
          <w:szCs w:val="22"/>
        </w:rPr>
        <w:t>The Parties shall co-operate with SAPS, the National Prosecuting Authority and any relevant court, to the extent required by law, and shall respect all conditions, undertakings or restrictions imposed in relation to access to case files, evidence, transcripts or other sensitive material.</w:t>
      </w:r>
    </w:p>
    <w:p w14:paraId="0FD79B7B" w14:textId="77777777" w:rsidR="00BB5A7F" w:rsidRPr="00A03902" w:rsidRDefault="00BB5A7F">
      <w:pPr>
        <w:tabs>
          <w:tab w:val="left" w:pos="851"/>
        </w:tabs>
        <w:spacing w:line="360" w:lineRule="auto"/>
        <w:ind w:left="851" w:hanging="851"/>
        <w:jc w:val="both"/>
        <w:rPr>
          <w:rFonts w:ascii="Arial" w:hAnsi="Arial" w:cs="Arial"/>
          <w:sz w:val="22"/>
          <w:szCs w:val="22"/>
        </w:rPr>
        <w:pPrChange w:id="1875" w:author="Elsabe Viljoen" w:date="2025-11-28T06:48:00Z" w16du:dateUtc="2025-11-28T04:48:00Z">
          <w:pPr>
            <w:tabs>
              <w:tab w:val="left" w:pos="851"/>
            </w:tabs>
            <w:spacing w:line="360" w:lineRule="auto"/>
            <w:ind w:left="851" w:hanging="851"/>
          </w:pPr>
        </w:pPrChange>
      </w:pPr>
    </w:p>
    <w:p w14:paraId="2FC57983" w14:textId="0DAA75A2" w:rsidR="00F559D8" w:rsidRPr="00A03902" w:rsidRDefault="00F559D8">
      <w:pPr>
        <w:tabs>
          <w:tab w:val="left" w:pos="709"/>
        </w:tabs>
        <w:spacing w:line="360" w:lineRule="auto"/>
        <w:ind w:left="709" w:hanging="709"/>
        <w:jc w:val="both"/>
        <w:rPr>
          <w:rFonts w:ascii="Arial" w:hAnsi="Arial" w:cs="Arial"/>
          <w:sz w:val="22"/>
          <w:szCs w:val="22"/>
        </w:rPr>
        <w:pPrChange w:id="187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del w:id="1877" w:author="Elsabe Viljoen" w:date="2025-11-24T10:21:00Z" w16du:dateUtc="2025-11-24T08:21:00Z">
        <w:r w:rsidRPr="00A03902" w:rsidDel="00FF44F7">
          <w:rPr>
            <w:rFonts w:ascii="Arial" w:hAnsi="Arial" w:cs="Arial"/>
            <w:sz w:val="22"/>
            <w:szCs w:val="22"/>
          </w:rPr>
          <w:delText>6</w:delText>
        </w:r>
      </w:del>
      <w:ins w:id="1878" w:author="Elsabe Viljoen" w:date="2025-11-24T10:21:00Z" w16du:dateUtc="2025-11-24T08:21:00Z">
        <w:r w:rsidR="00FF44F7" w:rsidRPr="00A03902">
          <w:rPr>
            <w:rFonts w:ascii="Arial" w:hAnsi="Arial" w:cs="Arial"/>
            <w:sz w:val="22"/>
            <w:szCs w:val="22"/>
          </w:rPr>
          <w:t>1</w:t>
        </w:r>
      </w:ins>
      <w:r w:rsidRPr="00A03902">
        <w:rPr>
          <w:rFonts w:ascii="Arial" w:hAnsi="Arial" w:cs="Arial"/>
          <w:sz w:val="22"/>
          <w:szCs w:val="22"/>
        </w:rPr>
        <w:t>.4.</w:t>
      </w:r>
      <w:r w:rsidR="00BB5A7F" w:rsidRPr="00A03902">
        <w:rPr>
          <w:rFonts w:ascii="Arial" w:hAnsi="Arial" w:cs="Arial"/>
          <w:sz w:val="22"/>
          <w:szCs w:val="22"/>
        </w:rPr>
        <w:t>4</w:t>
      </w:r>
      <w:r w:rsidRPr="00A03902">
        <w:rPr>
          <w:rFonts w:ascii="Arial" w:hAnsi="Arial" w:cs="Arial"/>
          <w:sz w:val="22"/>
          <w:szCs w:val="22"/>
        </w:rPr>
        <w:t xml:space="preserve"> </w:t>
      </w:r>
      <w:r w:rsidR="00BB5A7F" w:rsidRPr="00A03902">
        <w:rPr>
          <w:rFonts w:ascii="Arial" w:hAnsi="Arial" w:cs="Arial"/>
          <w:sz w:val="22"/>
          <w:szCs w:val="22"/>
        </w:rPr>
        <w:tab/>
      </w:r>
      <w:r w:rsidRPr="00A03902">
        <w:rPr>
          <w:rFonts w:ascii="Arial" w:hAnsi="Arial" w:cs="Arial"/>
          <w:sz w:val="22"/>
          <w:szCs w:val="22"/>
        </w:rPr>
        <w:t xml:space="preserve">Where any law-enforcement or prosecutorial authority raises a substantiated concern regarding the timing, content or framing of </w:t>
      </w:r>
      <w:proofErr w:type="gramStart"/>
      <w:r w:rsidRPr="00A03902">
        <w:rPr>
          <w:rFonts w:ascii="Arial" w:hAnsi="Arial" w:cs="Arial"/>
          <w:sz w:val="22"/>
          <w:szCs w:val="22"/>
        </w:rPr>
        <w:t>particular material</w:t>
      </w:r>
      <w:proofErr w:type="gramEnd"/>
      <w:r w:rsidRPr="00A03902">
        <w:rPr>
          <w:rFonts w:ascii="Arial" w:hAnsi="Arial" w:cs="Arial"/>
          <w:sz w:val="22"/>
          <w:szCs w:val="22"/>
        </w:rPr>
        <w:t>, the Parties shall promptly escalate such concern to Production Counsel and Netflix for resolution and shall act in accordance with the agreed legal guidance.</w:t>
      </w:r>
    </w:p>
    <w:p w14:paraId="45D355C1" w14:textId="581778B4" w:rsidR="00F559D8" w:rsidRPr="00A03902" w:rsidRDefault="00F559D8">
      <w:pPr>
        <w:tabs>
          <w:tab w:val="left" w:pos="709"/>
        </w:tabs>
        <w:spacing w:line="360" w:lineRule="auto"/>
        <w:ind w:left="709" w:hanging="709"/>
        <w:jc w:val="both"/>
        <w:rPr>
          <w:rFonts w:ascii="Arial" w:hAnsi="Arial" w:cs="Arial"/>
          <w:sz w:val="22"/>
          <w:szCs w:val="22"/>
        </w:rPr>
        <w:pPrChange w:id="1879" w:author="Elsabe Viljoen" w:date="2025-11-28T06:48:00Z" w16du:dateUtc="2025-11-28T04:48:00Z">
          <w:pPr>
            <w:tabs>
              <w:tab w:val="left" w:pos="851"/>
            </w:tabs>
            <w:spacing w:line="360" w:lineRule="auto"/>
            <w:ind w:left="851" w:hanging="851"/>
          </w:pPr>
        </w:pPrChange>
      </w:pPr>
    </w:p>
    <w:p w14:paraId="407FCE19" w14:textId="46BA26EF" w:rsidR="00BB5A7F" w:rsidRPr="00A03902" w:rsidRDefault="00F559D8">
      <w:pPr>
        <w:tabs>
          <w:tab w:val="left" w:pos="709"/>
        </w:tabs>
        <w:spacing w:line="360" w:lineRule="auto"/>
        <w:ind w:left="709" w:hanging="709"/>
        <w:jc w:val="both"/>
        <w:rPr>
          <w:rFonts w:ascii="Arial" w:hAnsi="Arial" w:cs="Arial"/>
          <w:sz w:val="22"/>
          <w:szCs w:val="22"/>
        </w:rPr>
        <w:pPrChange w:id="188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81" w:author="Elsabe Viljoen" w:date="2025-11-24T10:21:00Z" w16du:dateUtc="2025-11-24T08:21:00Z">
        <w:r w:rsidR="00FF44F7" w:rsidRPr="00A03902">
          <w:rPr>
            <w:rFonts w:ascii="Arial" w:hAnsi="Arial" w:cs="Arial"/>
            <w:sz w:val="22"/>
            <w:szCs w:val="22"/>
          </w:rPr>
          <w:t>1</w:t>
        </w:r>
      </w:ins>
      <w:del w:id="1882"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.5 </w:t>
      </w:r>
      <w:r w:rsidR="00BB5A7F" w:rsidRPr="00A03902">
        <w:rPr>
          <w:rFonts w:ascii="Arial" w:hAnsi="Arial" w:cs="Arial"/>
          <w:sz w:val="22"/>
          <w:szCs w:val="22"/>
        </w:rPr>
        <w:tab/>
      </w:r>
      <w:r w:rsidRPr="00A03902">
        <w:rPr>
          <w:rFonts w:ascii="Arial" w:hAnsi="Arial" w:cs="Arial"/>
          <w:sz w:val="22"/>
          <w:szCs w:val="22"/>
          <w:u w:val="single"/>
          <w:rPrChange w:id="1883" w:author="Elsabe Viljoen" w:date="2025-12-11T13:10:00Z" w16du:dateUtc="2025-12-11T11:10:00Z">
            <w:rPr>
              <w:rFonts w:ascii="Arial" w:hAnsi="Arial" w:cs="Arial"/>
              <w:b/>
              <w:bCs/>
              <w:sz w:val="22"/>
              <w:szCs w:val="22"/>
              <w:u w:val="single"/>
            </w:rPr>
          </w:rPrChange>
        </w:rPr>
        <w:t>Editorial Safeguards, Disclaimers and On-Screen Clarifications</w:t>
      </w:r>
    </w:p>
    <w:p w14:paraId="578DABAC" w14:textId="0B5EA6E9" w:rsidR="00F559D8" w:rsidRPr="00A03902" w:rsidRDefault="00F559D8">
      <w:pPr>
        <w:tabs>
          <w:tab w:val="left" w:pos="709"/>
        </w:tabs>
        <w:spacing w:line="360" w:lineRule="auto"/>
        <w:ind w:left="709" w:hanging="709"/>
        <w:jc w:val="both"/>
        <w:rPr>
          <w:rFonts w:ascii="Arial" w:hAnsi="Arial" w:cs="Arial"/>
          <w:sz w:val="22"/>
          <w:szCs w:val="22"/>
        </w:rPr>
        <w:pPrChange w:id="1884"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85" w:author="Elsabe Viljoen" w:date="2025-11-24T10:21:00Z" w16du:dateUtc="2025-11-24T08:21:00Z">
        <w:r w:rsidR="00FF44F7" w:rsidRPr="00A03902">
          <w:rPr>
            <w:rFonts w:ascii="Arial" w:hAnsi="Arial" w:cs="Arial"/>
            <w:sz w:val="22"/>
            <w:szCs w:val="22"/>
          </w:rPr>
          <w:t>1</w:t>
        </w:r>
      </w:ins>
      <w:del w:id="1886"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.5.1 </w:t>
      </w:r>
      <w:r w:rsidR="00BB5A7F" w:rsidRPr="00A03902">
        <w:rPr>
          <w:rFonts w:ascii="Arial" w:hAnsi="Arial" w:cs="Arial"/>
          <w:sz w:val="22"/>
          <w:szCs w:val="22"/>
        </w:rPr>
        <w:tab/>
      </w:r>
      <w:r w:rsidRPr="00A03902">
        <w:rPr>
          <w:rFonts w:ascii="Arial" w:hAnsi="Arial" w:cs="Arial"/>
          <w:sz w:val="22"/>
          <w:szCs w:val="22"/>
        </w:rPr>
        <w:t xml:space="preserve">The Parties agree that, where appropriate, the Project shall make use of on-screen disclaimers, contextual notes and clarificatory text </w:t>
      </w:r>
      <w:proofErr w:type="gramStart"/>
      <w:r w:rsidRPr="00A03902">
        <w:rPr>
          <w:rFonts w:ascii="Arial" w:hAnsi="Arial" w:cs="Arial"/>
          <w:sz w:val="22"/>
          <w:szCs w:val="22"/>
        </w:rPr>
        <w:t>in order to</w:t>
      </w:r>
      <w:proofErr w:type="gramEnd"/>
      <w:r w:rsidRPr="00A03902">
        <w:rPr>
          <w:rFonts w:ascii="Arial" w:hAnsi="Arial" w:cs="Arial"/>
          <w:sz w:val="22"/>
          <w:szCs w:val="22"/>
        </w:rPr>
        <w:t xml:space="preserve"> indicate where facts remain disputed, where investigations are ongoing, where allegations have not resulted in convictions, or where editorial reconstruction is being used for illustrative purposes.</w:t>
      </w:r>
    </w:p>
    <w:p w14:paraId="54003006" w14:textId="77777777" w:rsidR="00BB5A7F" w:rsidRPr="00A03902" w:rsidRDefault="00BB5A7F">
      <w:pPr>
        <w:tabs>
          <w:tab w:val="left" w:pos="709"/>
        </w:tabs>
        <w:spacing w:line="360" w:lineRule="auto"/>
        <w:ind w:left="709" w:hanging="709"/>
        <w:jc w:val="both"/>
        <w:rPr>
          <w:rFonts w:ascii="Arial" w:hAnsi="Arial" w:cs="Arial"/>
          <w:sz w:val="22"/>
          <w:szCs w:val="22"/>
        </w:rPr>
        <w:pPrChange w:id="1887" w:author="Elsabe Viljoen" w:date="2025-11-28T06:48:00Z" w16du:dateUtc="2025-11-28T04:48:00Z">
          <w:pPr>
            <w:tabs>
              <w:tab w:val="left" w:pos="851"/>
            </w:tabs>
            <w:spacing w:line="360" w:lineRule="auto"/>
            <w:ind w:left="851" w:hanging="851"/>
          </w:pPr>
        </w:pPrChange>
      </w:pPr>
    </w:p>
    <w:p w14:paraId="70FFC82A" w14:textId="7614CE30" w:rsidR="00F559D8" w:rsidRPr="00A03902" w:rsidRDefault="00F559D8">
      <w:pPr>
        <w:tabs>
          <w:tab w:val="left" w:pos="709"/>
        </w:tabs>
        <w:spacing w:line="360" w:lineRule="auto"/>
        <w:ind w:left="709" w:hanging="709"/>
        <w:jc w:val="both"/>
        <w:rPr>
          <w:rFonts w:ascii="Arial" w:hAnsi="Arial" w:cs="Arial"/>
          <w:sz w:val="22"/>
          <w:szCs w:val="22"/>
        </w:rPr>
        <w:pPrChange w:id="1888"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89" w:author="Elsabe Viljoen" w:date="2025-11-24T10:21:00Z" w16du:dateUtc="2025-11-24T08:21:00Z">
        <w:r w:rsidR="00FF44F7" w:rsidRPr="00A03902">
          <w:rPr>
            <w:rFonts w:ascii="Arial" w:hAnsi="Arial" w:cs="Arial"/>
            <w:sz w:val="22"/>
            <w:szCs w:val="22"/>
          </w:rPr>
          <w:t>1</w:t>
        </w:r>
      </w:ins>
      <w:del w:id="1890"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.5.2 </w:t>
      </w:r>
      <w:r w:rsidR="00BB5A7F" w:rsidRPr="00A03902">
        <w:rPr>
          <w:rFonts w:ascii="Arial" w:hAnsi="Arial" w:cs="Arial"/>
          <w:sz w:val="22"/>
          <w:szCs w:val="22"/>
        </w:rPr>
        <w:tab/>
      </w:r>
      <w:r w:rsidRPr="00A03902">
        <w:rPr>
          <w:rFonts w:ascii="Arial" w:hAnsi="Arial" w:cs="Arial"/>
          <w:sz w:val="22"/>
          <w:szCs w:val="22"/>
        </w:rPr>
        <w:t>The Parties shall ensure that editorial devices such as voice-over, captions, on-screen text, graphics or legal disclaimers are deployed in a manner that promotes clarity and prevents viewers from drawing inaccurate inferences about individuals or events.</w:t>
      </w:r>
    </w:p>
    <w:p w14:paraId="6543D1E5" w14:textId="77777777" w:rsidR="00BB5A7F" w:rsidRPr="00A03902" w:rsidRDefault="00BB5A7F">
      <w:pPr>
        <w:tabs>
          <w:tab w:val="left" w:pos="709"/>
        </w:tabs>
        <w:spacing w:line="360" w:lineRule="auto"/>
        <w:ind w:left="709" w:hanging="709"/>
        <w:jc w:val="both"/>
        <w:rPr>
          <w:rFonts w:ascii="Arial" w:hAnsi="Arial" w:cs="Arial"/>
          <w:sz w:val="22"/>
          <w:szCs w:val="22"/>
        </w:rPr>
        <w:pPrChange w:id="1891" w:author="Elsabe Viljoen" w:date="2025-11-28T06:48:00Z" w16du:dateUtc="2025-11-28T04:48:00Z">
          <w:pPr>
            <w:tabs>
              <w:tab w:val="left" w:pos="851"/>
            </w:tabs>
            <w:spacing w:line="360" w:lineRule="auto"/>
            <w:ind w:left="851" w:hanging="851"/>
          </w:pPr>
        </w:pPrChange>
      </w:pPr>
    </w:p>
    <w:p w14:paraId="1FAED591" w14:textId="4C2CD711" w:rsidR="00F559D8" w:rsidRPr="00A03902" w:rsidRDefault="00F559D8">
      <w:pPr>
        <w:tabs>
          <w:tab w:val="left" w:pos="709"/>
        </w:tabs>
        <w:spacing w:line="360" w:lineRule="auto"/>
        <w:ind w:left="709" w:hanging="709"/>
        <w:jc w:val="both"/>
        <w:rPr>
          <w:rFonts w:ascii="Arial" w:hAnsi="Arial" w:cs="Arial"/>
          <w:sz w:val="22"/>
          <w:szCs w:val="22"/>
        </w:rPr>
        <w:pPrChange w:id="1892"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93" w:author="Elsabe Viljoen" w:date="2025-11-24T10:21:00Z" w16du:dateUtc="2025-11-24T08:21:00Z">
        <w:r w:rsidR="00FF44F7" w:rsidRPr="00A03902">
          <w:rPr>
            <w:rFonts w:ascii="Arial" w:hAnsi="Arial" w:cs="Arial"/>
            <w:sz w:val="22"/>
            <w:szCs w:val="22"/>
          </w:rPr>
          <w:t>1</w:t>
        </w:r>
      </w:ins>
      <w:del w:id="1894"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.5.</w:t>
      </w:r>
      <w:proofErr w:type="gramStart"/>
      <w:r w:rsidRPr="00A03902">
        <w:rPr>
          <w:rFonts w:ascii="Arial" w:hAnsi="Arial" w:cs="Arial"/>
          <w:sz w:val="22"/>
          <w:szCs w:val="22"/>
        </w:rPr>
        <w:t xml:space="preserve">3 </w:t>
      </w:r>
      <w:r w:rsidR="00BB5A7F" w:rsidRPr="00A03902">
        <w:rPr>
          <w:rFonts w:ascii="Arial" w:hAnsi="Arial" w:cs="Arial"/>
          <w:sz w:val="22"/>
          <w:szCs w:val="22"/>
        </w:rPr>
        <w:t xml:space="preserve"> </w:t>
      </w:r>
      <w:r w:rsidR="00BB5A7F" w:rsidRPr="00A03902">
        <w:rPr>
          <w:rFonts w:ascii="Arial" w:hAnsi="Arial" w:cs="Arial"/>
          <w:sz w:val="22"/>
          <w:szCs w:val="22"/>
        </w:rPr>
        <w:tab/>
      </w:r>
      <w:proofErr w:type="gramEnd"/>
      <w:r w:rsidRPr="00A03902">
        <w:rPr>
          <w:rFonts w:ascii="Arial" w:hAnsi="Arial" w:cs="Arial"/>
          <w:sz w:val="22"/>
          <w:szCs w:val="22"/>
        </w:rPr>
        <w:t>The Parties shall ensure that any reconstructed or stylised sequences are clearly distinguishable from documentary footage and that viewers are not misled into believing that such sequences constitute actual evidentiary material.</w:t>
      </w:r>
    </w:p>
    <w:p w14:paraId="1143DB25" w14:textId="75D82990" w:rsidR="00F559D8" w:rsidRPr="00A03902" w:rsidRDefault="00F559D8">
      <w:pPr>
        <w:tabs>
          <w:tab w:val="left" w:pos="709"/>
        </w:tabs>
        <w:spacing w:line="360" w:lineRule="auto"/>
        <w:ind w:left="709" w:hanging="709"/>
        <w:jc w:val="both"/>
        <w:rPr>
          <w:rFonts w:ascii="Arial" w:hAnsi="Arial" w:cs="Arial"/>
          <w:sz w:val="22"/>
          <w:szCs w:val="22"/>
        </w:rPr>
        <w:pPrChange w:id="1895" w:author="Elsabe Viljoen" w:date="2025-11-28T06:48:00Z" w16du:dateUtc="2025-11-28T04:48:00Z">
          <w:pPr>
            <w:tabs>
              <w:tab w:val="left" w:pos="851"/>
            </w:tabs>
            <w:spacing w:line="360" w:lineRule="auto"/>
            <w:ind w:left="851" w:hanging="851"/>
          </w:pPr>
        </w:pPrChange>
      </w:pPr>
    </w:p>
    <w:p w14:paraId="06A8CE72" w14:textId="3737C18C" w:rsidR="00BB5A7F" w:rsidRPr="00A03902" w:rsidRDefault="00F559D8">
      <w:pPr>
        <w:tabs>
          <w:tab w:val="left" w:pos="709"/>
        </w:tabs>
        <w:spacing w:line="360" w:lineRule="auto"/>
        <w:ind w:left="709" w:hanging="709"/>
        <w:jc w:val="both"/>
        <w:rPr>
          <w:rFonts w:ascii="Arial" w:hAnsi="Arial" w:cs="Arial"/>
          <w:sz w:val="22"/>
          <w:szCs w:val="22"/>
        </w:rPr>
        <w:pPrChange w:id="1896"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897" w:author="Elsabe Viljoen" w:date="2025-11-24T10:21:00Z" w16du:dateUtc="2025-11-24T08:21:00Z">
        <w:r w:rsidR="00FF44F7" w:rsidRPr="00A03902">
          <w:rPr>
            <w:rFonts w:ascii="Arial" w:hAnsi="Arial" w:cs="Arial"/>
            <w:sz w:val="22"/>
            <w:szCs w:val="22"/>
          </w:rPr>
          <w:t>1</w:t>
        </w:r>
      </w:ins>
      <w:del w:id="1898"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.6 </w:t>
      </w:r>
      <w:r w:rsidR="00BB5A7F" w:rsidRPr="00A03902">
        <w:rPr>
          <w:rFonts w:ascii="Arial" w:hAnsi="Arial" w:cs="Arial"/>
          <w:sz w:val="22"/>
          <w:szCs w:val="22"/>
        </w:rPr>
        <w:tab/>
      </w:r>
      <w:r w:rsidRPr="00A03902">
        <w:rPr>
          <w:rFonts w:ascii="Arial" w:hAnsi="Arial" w:cs="Arial"/>
          <w:sz w:val="22"/>
          <w:szCs w:val="22"/>
          <w:u w:val="single"/>
          <w:rPrChange w:id="1899" w:author="Elsabe Viljoen" w:date="2025-12-11T13:10:00Z" w16du:dateUtc="2025-12-11T11:10:00Z">
            <w:rPr>
              <w:rFonts w:ascii="Arial" w:hAnsi="Arial" w:cs="Arial"/>
              <w:b/>
              <w:bCs/>
              <w:sz w:val="22"/>
              <w:szCs w:val="22"/>
              <w:u w:val="single"/>
            </w:rPr>
          </w:rPrChange>
        </w:rPr>
        <w:t>Escalation to Legal Counsel and Netflix</w:t>
      </w:r>
    </w:p>
    <w:p w14:paraId="733AC825" w14:textId="4278089D" w:rsidR="00F559D8" w:rsidRPr="00A03902" w:rsidRDefault="00F559D8">
      <w:pPr>
        <w:tabs>
          <w:tab w:val="left" w:pos="709"/>
        </w:tabs>
        <w:spacing w:line="360" w:lineRule="auto"/>
        <w:ind w:left="709" w:hanging="709"/>
        <w:jc w:val="both"/>
        <w:rPr>
          <w:rFonts w:ascii="Arial" w:hAnsi="Arial" w:cs="Arial"/>
          <w:sz w:val="22"/>
          <w:szCs w:val="22"/>
        </w:rPr>
        <w:pPrChange w:id="1900"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01" w:author="Elsabe Viljoen" w:date="2025-11-24T10:21:00Z" w16du:dateUtc="2025-11-24T08:21:00Z">
        <w:r w:rsidR="00FF44F7" w:rsidRPr="00A03902">
          <w:rPr>
            <w:rFonts w:ascii="Arial" w:hAnsi="Arial" w:cs="Arial"/>
            <w:sz w:val="22"/>
            <w:szCs w:val="22"/>
          </w:rPr>
          <w:t>1</w:t>
        </w:r>
      </w:ins>
      <w:del w:id="1902"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.6.1 </w:t>
      </w:r>
      <w:r w:rsidR="00BB5A7F" w:rsidRPr="00A03902">
        <w:rPr>
          <w:rFonts w:ascii="Arial" w:hAnsi="Arial" w:cs="Arial"/>
          <w:sz w:val="22"/>
          <w:szCs w:val="22"/>
        </w:rPr>
        <w:tab/>
      </w:r>
      <w:r w:rsidRPr="00A03902">
        <w:rPr>
          <w:rFonts w:ascii="Arial" w:hAnsi="Arial" w:cs="Arial"/>
          <w:sz w:val="22"/>
          <w:szCs w:val="22"/>
        </w:rPr>
        <w:t>Whenever a material legal, ethical or reputational risk is identified by any member of the creative team, crew or production staff, that risk shall be escalated without delay to the Series Producer, the Executive Producers and Production Counsel.</w:t>
      </w:r>
    </w:p>
    <w:p w14:paraId="322AF143" w14:textId="77777777" w:rsidR="00BB5A7F" w:rsidRPr="00A03902" w:rsidRDefault="00BB5A7F">
      <w:pPr>
        <w:tabs>
          <w:tab w:val="left" w:pos="709"/>
        </w:tabs>
        <w:spacing w:line="360" w:lineRule="auto"/>
        <w:ind w:left="709" w:hanging="709"/>
        <w:jc w:val="both"/>
        <w:rPr>
          <w:rFonts w:ascii="Arial" w:hAnsi="Arial" w:cs="Arial"/>
          <w:sz w:val="22"/>
          <w:szCs w:val="22"/>
        </w:rPr>
        <w:pPrChange w:id="1903" w:author="Elsabe Viljoen" w:date="2025-11-28T06:48:00Z" w16du:dateUtc="2025-11-28T04:48:00Z">
          <w:pPr>
            <w:tabs>
              <w:tab w:val="left" w:pos="851"/>
            </w:tabs>
            <w:spacing w:line="360" w:lineRule="auto"/>
            <w:ind w:left="851" w:hanging="851"/>
          </w:pPr>
        </w:pPrChange>
      </w:pPr>
    </w:p>
    <w:p w14:paraId="311D2C01" w14:textId="73CD12DA" w:rsidR="00F559D8" w:rsidRPr="00A03902" w:rsidRDefault="00F559D8">
      <w:pPr>
        <w:tabs>
          <w:tab w:val="left" w:pos="709"/>
        </w:tabs>
        <w:spacing w:line="360" w:lineRule="auto"/>
        <w:ind w:left="709" w:hanging="709"/>
        <w:jc w:val="both"/>
        <w:rPr>
          <w:rFonts w:ascii="Arial" w:hAnsi="Arial" w:cs="Arial"/>
          <w:sz w:val="22"/>
          <w:szCs w:val="22"/>
        </w:rPr>
        <w:pPrChange w:id="1904"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05" w:author="Elsabe Viljoen" w:date="2025-11-24T10:21:00Z" w16du:dateUtc="2025-11-24T08:21:00Z">
        <w:r w:rsidR="00FF44F7" w:rsidRPr="00A03902">
          <w:rPr>
            <w:rFonts w:ascii="Arial" w:hAnsi="Arial" w:cs="Arial"/>
            <w:sz w:val="22"/>
            <w:szCs w:val="22"/>
          </w:rPr>
          <w:t>1</w:t>
        </w:r>
      </w:ins>
      <w:del w:id="1906"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.6.2 </w:t>
      </w:r>
      <w:r w:rsidR="00BB5A7F" w:rsidRPr="00A03902">
        <w:rPr>
          <w:rFonts w:ascii="Arial" w:hAnsi="Arial" w:cs="Arial"/>
          <w:sz w:val="22"/>
          <w:szCs w:val="22"/>
        </w:rPr>
        <w:tab/>
      </w:r>
      <w:r w:rsidRPr="00A03902">
        <w:rPr>
          <w:rFonts w:ascii="Arial" w:hAnsi="Arial" w:cs="Arial"/>
          <w:sz w:val="22"/>
          <w:szCs w:val="22"/>
        </w:rPr>
        <w:t>The Parties shall not ignore, minimise or conceal any credible legal or ethical concern relating to the Project, whether raised internally, by a contributor, by an external party or by Netflix, and shall instead treat such concerns as triggers for immediate review and mitigation.</w:t>
      </w:r>
    </w:p>
    <w:p w14:paraId="3EFAA238" w14:textId="77777777" w:rsidR="00BB5A7F" w:rsidRPr="00A03902" w:rsidRDefault="00BB5A7F">
      <w:pPr>
        <w:tabs>
          <w:tab w:val="left" w:pos="709"/>
        </w:tabs>
        <w:spacing w:line="360" w:lineRule="auto"/>
        <w:ind w:left="709" w:hanging="709"/>
        <w:jc w:val="both"/>
        <w:rPr>
          <w:rFonts w:ascii="Arial" w:hAnsi="Arial" w:cs="Arial"/>
          <w:sz w:val="22"/>
          <w:szCs w:val="22"/>
        </w:rPr>
        <w:pPrChange w:id="1907" w:author="Elsabe Viljoen" w:date="2025-11-28T06:48:00Z" w16du:dateUtc="2025-11-28T04:48:00Z">
          <w:pPr>
            <w:tabs>
              <w:tab w:val="left" w:pos="851"/>
            </w:tabs>
            <w:spacing w:line="360" w:lineRule="auto"/>
            <w:ind w:left="851" w:hanging="851"/>
          </w:pPr>
        </w:pPrChange>
      </w:pPr>
    </w:p>
    <w:p w14:paraId="472DDFE1" w14:textId="6CA7871F" w:rsidR="00F559D8" w:rsidRPr="00A03902" w:rsidRDefault="00F559D8">
      <w:pPr>
        <w:tabs>
          <w:tab w:val="left" w:pos="709"/>
        </w:tabs>
        <w:spacing w:line="360" w:lineRule="auto"/>
        <w:ind w:left="709" w:hanging="709"/>
        <w:jc w:val="both"/>
        <w:rPr>
          <w:rFonts w:ascii="Arial" w:hAnsi="Arial" w:cs="Arial"/>
          <w:sz w:val="22"/>
          <w:szCs w:val="22"/>
        </w:rPr>
        <w:pPrChange w:id="1908"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09" w:author="Elsabe Viljoen" w:date="2025-11-24T10:21:00Z" w16du:dateUtc="2025-11-24T08:21:00Z">
        <w:r w:rsidR="00FF44F7" w:rsidRPr="00A03902">
          <w:rPr>
            <w:rFonts w:ascii="Arial" w:hAnsi="Arial" w:cs="Arial"/>
            <w:sz w:val="22"/>
            <w:szCs w:val="22"/>
          </w:rPr>
          <w:t>1</w:t>
        </w:r>
      </w:ins>
      <w:del w:id="1910"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.6.3 </w:t>
      </w:r>
      <w:r w:rsidR="00BB5A7F" w:rsidRPr="00A03902">
        <w:rPr>
          <w:rFonts w:ascii="Arial" w:hAnsi="Arial" w:cs="Arial"/>
          <w:sz w:val="22"/>
          <w:szCs w:val="22"/>
        </w:rPr>
        <w:tab/>
      </w:r>
      <w:r w:rsidRPr="00A03902">
        <w:rPr>
          <w:rFonts w:ascii="Arial" w:hAnsi="Arial" w:cs="Arial"/>
          <w:sz w:val="22"/>
          <w:szCs w:val="22"/>
        </w:rPr>
        <w:t xml:space="preserve">Where Production Counsel and Netflix jointly determine that </w:t>
      </w:r>
      <w:proofErr w:type="gramStart"/>
      <w:r w:rsidRPr="00A03902">
        <w:rPr>
          <w:rFonts w:ascii="Arial" w:hAnsi="Arial" w:cs="Arial"/>
          <w:sz w:val="22"/>
          <w:szCs w:val="22"/>
        </w:rPr>
        <w:t>particular content</w:t>
      </w:r>
      <w:proofErr w:type="gramEnd"/>
      <w:r w:rsidRPr="00A03902">
        <w:rPr>
          <w:rFonts w:ascii="Arial" w:hAnsi="Arial" w:cs="Arial"/>
          <w:sz w:val="22"/>
          <w:szCs w:val="22"/>
        </w:rPr>
        <w:t xml:space="preserve">, an interview, a sequence or an episode requires modification, delay or removal </w:t>
      </w:r>
      <w:proofErr w:type="gramStart"/>
      <w:r w:rsidRPr="00A03902">
        <w:rPr>
          <w:rFonts w:ascii="Arial" w:hAnsi="Arial" w:cs="Arial"/>
          <w:sz w:val="22"/>
          <w:szCs w:val="22"/>
        </w:rPr>
        <w:t>in order to</w:t>
      </w:r>
      <w:proofErr w:type="gramEnd"/>
      <w:r w:rsidRPr="00A03902">
        <w:rPr>
          <w:rFonts w:ascii="Arial" w:hAnsi="Arial" w:cs="Arial"/>
          <w:sz w:val="22"/>
          <w:szCs w:val="22"/>
        </w:rPr>
        <w:t xml:space="preserve"> mitigate risk, the Parties shall comply with such determination and shall adjust the creative approach accordingly.</w:t>
      </w:r>
    </w:p>
    <w:p w14:paraId="3CA2B776" w14:textId="77777777" w:rsidR="00032541" w:rsidRPr="00A03902" w:rsidRDefault="00032541">
      <w:pPr>
        <w:tabs>
          <w:tab w:val="left" w:pos="709"/>
        </w:tabs>
        <w:spacing w:line="360" w:lineRule="auto"/>
        <w:ind w:left="709" w:hanging="709"/>
        <w:jc w:val="both"/>
        <w:rPr>
          <w:rFonts w:ascii="Arial" w:hAnsi="Arial" w:cs="Arial"/>
          <w:sz w:val="22"/>
          <w:szCs w:val="22"/>
        </w:rPr>
        <w:pPrChange w:id="1911" w:author="Elsabe Viljoen" w:date="2025-11-28T06:48:00Z" w16du:dateUtc="2025-11-28T04:48:00Z">
          <w:pPr>
            <w:tabs>
              <w:tab w:val="left" w:pos="851"/>
            </w:tabs>
            <w:spacing w:line="360" w:lineRule="auto"/>
            <w:ind w:left="851" w:hanging="851"/>
          </w:pPr>
        </w:pPrChange>
      </w:pPr>
    </w:p>
    <w:p w14:paraId="4D21BC7D" w14:textId="07E8174D" w:rsidR="00BB5A7F" w:rsidRPr="00A03902" w:rsidRDefault="00F559D8">
      <w:pPr>
        <w:tabs>
          <w:tab w:val="left" w:pos="709"/>
        </w:tabs>
        <w:spacing w:line="360" w:lineRule="auto"/>
        <w:ind w:left="709" w:hanging="709"/>
        <w:jc w:val="both"/>
        <w:rPr>
          <w:rFonts w:ascii="Arial" w:hAnsi="Arial" w:cs="Arial"/>
          <w:sz w:val="22"/>
          <w:szCs w:val="22"/>
          <w:u w:val="single"/>
          <w:rPrChange w:id="1912" w:author="Elsabe Viljoen" w:date="2025-12-11T13:10:00Z" w16du:dateUtc="2025-12-11T11:10:00Z">
            <w:rPr>
              <w:rFonts w:ascii="Arial" w:hAnsi="Arial" w:cs="Arial"/>
              <w:b/>
              <w:bCs/>
              <w:sz w:val="22"/>
              <w:szCs w:val="22"/>
              <w:u w:val="single"/>
            </w:rPr>
          </w:rPrChange>
        </w:rPr>
        <w:pPrChange w:id="1913"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14" w:author="Elsabe Viljoen" w:date="2025-11-24T10:21:00Z" w16du:dateUtc="2025-11-24T08:21:00Z">
        <w:r w:rsidR="00FF44F7" w:rsidRPr="00A03902">
          <w:rPr>
            <w:rFonts w:ascii="Arial" w:hAnsi="Arial" w:cs="Arial"/>
            <w:sz w:val="22"/>
            <w:szCs w:val="22"/>
          </w:rPr>
          <w:t>1</w:t>
        </w:r>
      </w:ins>
      <w:del w:id="1915"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.7 </w:t>
      </w:r>
      <w:r w:rsidR="00BB5A7F" w:rsidRPr="00A03902">
        <w:rPr>
          <w:rFonts w:ascii="Arial" w:hAnsi="Arial" w:cs="Arial"/>
          <w:sz w:val="22"/>
          <w:szCs w:val="22"/>
        </w:rPr>
        <w:tab/>
      </w:r>
      <w:r w:rsidRPr="00A03902">
        <w:rPr>
          <w:rFonts w:ascii="Arial" w:hAnsi="Arial" w:cs="Arial"/>
          <w:sz w:val="22"/>
          <w:szCs w:val="22"/>
          <w:u w:val="single"/>
          <w:rPrChange w:id="1916" w:author="Elsabe Viljoen" w:date="2025-12-11T13:10:00Z" w16du:dateUtc="2025-12-11T11:10:00Z">
            <w:rPr>
              <w:rFonts w:ascii="Arial" w:hAnsi="Arial" w:cs="Arial"/>
              <w:b/>
              <w:bCs/>
              <w:sz w:val="22"/>
              <w:szCs w:val="22"/>
              <w:u w:val="single"/>
            </w:rPr>
          </w:rPrChange>
        </w:rPr>
        <w:t>Netflix Ethics, Respect and Dignity Standards</w:t>
      </w:r>
    </w:p>
    <w:p w14:paraId="06F59B09" w14:textId="272964CE" w:rsidR="00F559D8" w:rsidRPr="00A03902" w:rsidRDefault="00F559D8">
      <w:pPr>
        <w:tabs>
          <w:tab w:val="left" w:pos="709"/>
        </w:tabs>
        <w:spacing w:line="360" w:lineRule="auto"/>
        <w:ind w:left="709" w:hanging="709"/>
        <w:jc w:val="both"/>
        <w:rPr>
          <w:rFonts w:ascii="Arial" w:hAnsi="Arial" w:cs="Arial"/>
          <w:sz w:val="22"/>
          <w:szCs w:val="22"/>
        </w:rPr>
        <w:pPrChange w:id="1917"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18" w:author="Elsabe Viljoen" w:date="2025-11-24T10:21:00Z" w16du:dateUtc="2025-11-24T08:21:00Z">
        <w:r w:rsidR="00FF44F7" w:rsidRPr="00A03902">
          <w:rPr>
            <w:rFonts w:ascii="Arial" w:hAnsi="Arial" w:cs="Arial"/>
            <w:sz w:val="22"/>
            <w:szCs w:val="22"/>
          </w:rPr>
          <w:t>1</w:t>
        </w:r>
      </w:ins>
      <w:del w:id="1919"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.7.1 </w:t>
      </w:r>
      <w:r w:rsidR="00BB5A7F" w:rsidRPr="00A03902">
        <w:rPr>
          <w:rFonts w:ascii="Arial" w:hAnsi="Arial" w:cs="Arial"/>
          <w:sz w:val="22"/>
          <w:szCs w:val="22"/>
        </w:rPr>
        <w:tab/>
      </w:r>
      <w:r w:rsidRPr="00A03902">
        <w:rPr>
          <w:rFonts w:ascii="Arial" w:hAnsi="Arial" w:cs="Arial"/>
          <w:sz w:val="22"/>
          <w:szCs w:val="22"/>
        </w:rPr>
        <w:t>The Parties acknowledge that Netflix maintains internal ethics, respect and dignity guidelines applicable to documentary content, including guidelines relating to the treatment of victims, vulnerable persons, traumatised contributors, minors, law-enforcement officials, incarcerated individuals and individuals with mental-health vulnerabilities.</w:t>
      </w:r>
    </w:p>
    <w:p w14:paraId="41B2D4DB" w14:textId="77777777" w:rsidR="00BB5A7F" w:rsidRPr="00A03902" w:rsidRDefault="00BB5A7F">
      <w:pPr>
        <w:tabs>
          <w:tab w:val="left" w:pos="709"/>
        </w:tabs>
        <w:spacing w:line="360" w:lineRule="auto"/>
        <w:ind w:left="709" w:hanging="709"/>
        <w:jc w:val="both"/>
        <w:rPr>
          <w:rFonts w:ascii="Arial" w:hAnsi="Arial" w:cs="Arial"/>
          <w:sz w:val="22"/>
          <w:szCs w:val="22"/>
        </w:rPr>
        <w:pPrChange w:id="1920" w:author="Elsabe Viljoen" w:date="2025-11-28T06:48:00Z" w16du:dateUtc="2025-11-28T04:48:00Z">
          <w:pPr>
            <w:tabs>
              <w:tab w:val="left" w:pos="851"/>
            </w:tabs>
            <w:spacing w:line="360" w:lineRule="auto"/>
            <w:ind w:left="851" w:hanging="851"/>
          </w:pPr>
        </w:pPrChange>
      </w:pPr>
    </w:p>
    <w:p w14:paraId="17495BF9" w14:textId="722DD453" w:rsidR="00F559D8" w:rsidRPr="00A03902" w:rsidRDefault="00F559D8">
      <w:pPr>
        <w:tabs>
          <w:tab w:val="left" w:pos="709"/>
        </w:tabs>
        <w:spacing w:line="360" w:lineRule="auto"/>
        <w:ind w:left="709" w:hanging="709"/>
        <w:jc w:val="both"/>
        <w:rPr>
          <w:rFonts w:ascii="Arial" w:hAnsi="Arial" w:cs="Arial"/>
          <w:sz w:val="22"/>
          <w:szCs w:val="22"/>
        </w:rPr>
        <w:pPrChange w:id="1921"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22" w:author="Elsabe Viljoen" w:date="2025-11-24T10:21:00Z" w16du:dateUtc="2025-11-24T08:21:00Z">
        <w:r w:rsidR="00FF44F7" w:rsidRPr="00A03902">
          <w:rPr>
            <w:rFonts w:ascii="Arial" w:hAnsi="Arial" w:cs="Arial"/>
            <w:sz w:val="22"/>
            <w:szCs w:val="22"/>
          </w:rPr>
          <w:t>1</w:t>
        </w:r>
      </w:ins>
      <w:del w:id="1923"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.7.2 </w:t>
      </w:r>
      <w:r w:rsidR="00BB5A7F" w:rsidRPr="00A03902">
        <w:rPr>
          <w:rFonts w:ascii="Arial" w:hAnsi="Arial" w:cs="Arial"/>
          <w:sz w:val="22"/>
          <w:szCs w:val="22"/>
        </w:rPr>
        <w:tab/>
      </w:r>
      <w:r w:rsidRPr="00A03902">
        <w:rPr>
          <w:rFonts w:ascii="Arial" w:hAnsi="Arial" w:cs="Arial"/>
          <w:sz w:val="22"/>
          <w:szCs w:val="22"/>
        </w:rPr>
        <w:t>The Parties shall ensure that all production, editorial and post-production decisions are tested against Netflix’s ethics and dignity guidelines and that, where there is any tension between dramatic impact and ethical treatment, ethical treatment shall prevail.</w:t>
      </w:r>
    </w:p>
    <w:p w14:paraId="08A01DA3" w14:textId="77777777" w:rsidR="00BB5A7F" w:rsidRPr="00A03902" w:rsidRDefault="00BB5A7F">
      <w:pPr>
        <w:tabs>
          <w:tab w:val="left" w:pos="709"/>
        </w:tabs>
        <w:spacing w:line="360" w:lineRule="auto"/>
        <w:ind w:left="709" w:hanging="709"/>
        <w:jc w:val="both"/>
        <w:rPr>
          <w:rFonts w:ascii="Arial" w:hAnsi="Arial" w:cs="Arial"/>
          <w:sz w:val="22"/>
          <w:szCs w:val="22"/>
        </w:rPr>
        <w:pPrChange w:id="1924" w:author="Elsabe Viljoen" w:date="2025-11-28T06:48:00Z" w16du:dateUtc="2025-11-28T04:48:00Z">
          <w:pPr>
            <w:tabs>
              <w:tab w:val="left" w:pos="851"/>
            </w:tabs>
            <w:spacing w:line="360" w:lineRule="auto"/>
            <w:ind w:left="851" w:hanging="851"/>
          </w:pPr>
        </w:pPrChange>
      </w:pPr>
    </w:p>
    <w:p w14:paraId="745A1FAB" w14:textId="019C89A4" w:rsidR="00F559D8" w:rsidRPr="00A03902" w:rsidRDefault="00F559D8">
      <w:pPr>
        <w:tabs>
          <w:tab w:val="left" w:pos="709"/>
        </w:tabs>
        <w:spacing w:line="360" w:lineRule="auto"/>
        <w:ind w:left="709" w:hanging="709"/>
        <w:jc w:val="both"/>
        <w:rPr>
          <w:rFonts w:ascii="Arial" w:hAnsi="Arial" w:cs="Arial"/>
          <w:sz w:val="22"/>
          <w:szCs w:val="22"/>
        </w:rPr>
        <w:pPrChange w:id="1925"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26" w:author="Elsabe Viljoen" w:date="2025-11-24T10:21:00Z" w16du:dateUtc="2025-11-24T08:21:00Z">
        <w:r w:rsidR="00FF44F7" w:rsidRPr="00A03902">
          <w:rPr>
            <w:rFonts w:ascii="Arial" w:hAnsi="Arial" w:cs="Arial"/>
            <w:sz w:val="22"/>
            <w:szCs w:val="22"/>
          </w:rPr>
          <w:t>1</w:t>
        </w:r>
      </w:ins>
      <w:del w:id="1927" w:author="Elsabe Viljoen" w:date="2025-11-24T10:21:00Z" w16du:dateUtc="2025-11-24T08:21:00Z">
        <w:r w:rsidRPr="00A03902" w:rsidDel="00FF44F7">
          <w:rPr>
            <w:rFonts w:ascii="Arial" w:hAnsi="Arial" w:cs="Arial"/>
            <w:sz w:val="22"/>
            <w:szCs w:val="22"/>
          </w:rPr>
          <w:delText>6</w:delText>
        </w:r>
      </w:del>
      <w:r w:rsidRPr="00A03902">
        <w:rPr>
          <w:rFonts w:ascii="Arial" w:hAnsi="Arial" w:cs="Arial"/>
          <w:sz w:val="22"/>
          <w:szCs w:val="22"/>
        </w:rPr>
        <w:t xml:space="preserve">.7.3 </w:t>
      </w:r>
      <w:r w:rsidR="00BB5A7F" w:rsidRPr="00A03902">
        <w:rPr>
          <w:rFonts w:ascii="Arial" w:hAnsi="Arial" w:cs="Arial"/>
          <w:sz w:val="22"/>
          <w:szCs w:val="22"/>
        </w:rPr>
        <w:tab/>
      </w:r>
      <w:r w:rsidRPr="00A03902">
        <w:rPr>
          <w:rFonts w:ascii="Arial" w:hAnsi="Arial" w:cs="Arial"/>
          <w:sz w:val="22"/>
          <w:szCs w:val="22"/>
        </w:rPr>
        <w:t>The Parties shall immediately report to Netflix any incident of alleged harassment, exploitation, discrimination, abuse or unethical conduct by any member of the production team, and they shall co-operate fully with any investigation, corrective action or remedial steps required by Netflix or by law.</w:t>
      </w:r>
    </w:p>
    <w:p w14:paraId="407DD683" w14:textId="19ABCFA8" w:rsidR="00F559D8" w:rsidRPr="00F559D8" w:rsidRDefault="00F559D8">
      <w:pPr>
        <w:tabs>
          <w:tab w:val="left" w:pos="709"/>
        </w:tabs>
        <w:spacing w:line="360" w:lineRule="auto"/>
        <w:ind w:left="709" w:hanging="709"/>
        <w:jc w:val="both"/>
        <w:rPr>
          <w:rFonts w:ascii="Arial" w:hAnsi="Arial" w:cs="Arial"/>
          <w:sz w:val="22"/>
          <w:szCs w:val="22"/>
        </w:rPr>
        <w:pPrChange w:id="1928" w:author="Elsabe Viljoen" w:date="2025-11-28T06:48:00Z" w16du:dateUtc="2025-11-28T04:48:00Z">
          <w:pPr>
            <w:tabs>
              <w:tab w:val="left" w:pos="851"/>
            </w:tabs>
            <w:spacing w:line="360" w:lineRule="auto"/>
            <w:ind w:left="851" w:hanging="851"/>
          </w:pPr>
        </w:pPrChange>
      </w:pPr>
    </w:p>
    <w:p w14:paraId="369B2EF1" w14:textId="037A0C31" w:rsidR="00F559D8" w:rsidRPr="00FF44F7" w:rsidRDefault="00F559D8">
      <w:pPr>
        <w:pStyle w:val="ListParagraph"/>
        <w:numPr>
          <w:ilvl w:val="0"/>
          <w:numId w:val="23"/>
        </w:numPr>
        <w:spacing w:line="360" w:lineRule="auto"/>
        <w:ind w:hanging="720"/>
        <w:jc w:val="both"/>
        <w:rPr>
          <w:rFonts w:ascii="Arial" w:hAnsi="Arial" w:cs="Arial"/>
          <w:b/>
          <w:bCs/>
          <w:sz w:val="22"/>
          <w:szCs w:val="22"/>
          <w:u w:val="single"/>
          <w:rPrChange w:id="1929" w:author="Elsabe Viljoen" w:date="2025-11-24T10:22:00Z" w16du:dateUtc="2025-11-24T08:22:00Z">
            <w:rPr/>
          </w:rPrChange>
        </w:rPr>
        <w:pPrChange w:id="1930" w:author="Elsabe Viljoen" w:date="2025-11-28T06:48:00Z" w16du:dateUtc="2025-11-28T04:48:00Z">
          <w:pPr>
            <w:numPr>
              <w:numId w:val="12"/>
            </w:numPr>
            <w:tabs>
              <w:tab w:val="num" w:pos="720"/>
              <w:tab w:val="num" w:pos="851"/>
            </w:tabs>
            <w:spacing w:line="360" w:lineRule="auto"/>
            <w:ind w:left="851" w:hanging="851"/>
          </w:pPr>
        </w:pPrChange>
      </w:pPr>
      <w:r w:rsidRPr="00FF44F7">
        <w:rPr>
          <w:rFonts w:ascii="Arial" w:hAnsi="Arial" w:cs="Arial"/>
          <w:b/>
          <w:bCs/>
          <w:sz w:val="22"/>
          <w:szCs w:val="22"/>
          <w:u w:val="single"/>
          <w:rPrChange w:id="1931" w:author="Elsabe Viljoen" w:date="2025-11-24T10:22:00Z" w16du:dateUtc="2025-11-24T08:22:00Z">
            <w:rPr/>
          </w:rPrChange>
        </w:rPr>
        <w:t>TERM, SUSPENSION AND TERMINATION</w:t>
      </w:r>
    </w:p>
    <w:p w14:paraId="0F6B595D" w14:textId="6DEB3A15" w:rsidR="00BB5A7F" w:rsidRPr="00A03902" w:rsidRDefault="00F559D8">
      <w:pPr>
        <w:tabs>
          <w:tab w:val="left" w:pos="709"/>
        </w:tabs>
        <w:spacing w:line="360" w:lineRule="auto"/>
        <w:ind w:left="709" w:hanging="709"/>
        <w:jc w:val="both"/>
        <w:rPr>
          <w:rFonts w:ascii="Arial" w:hAnsi="Arial" w:cs="Arial"/>
          <w:sz w:val="22"/>
          <w:szCs w:val="22"/>
        </w:rPr>
        <w:pPrChange w:id="1932"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933" w:author="Elsabe Viljoen" w:date="2025-11-24T10:22:00Z" w16du:dateUtc="2025-11-24T08:22:00Z">
        <w:r w:rsidR="00FF44F7">
          <w:rPr>
            <w:rFonts w:ascii="Arial" w:hAnsi="Arial" w:cs="Arial"/>
            <w:sz w:val="22"/>
            <w:szCs w:val="22"/>
          </w:rPr>
          <w:t>2</w:t>
        </w:r>
      </w:ins>
      <w:del w:id="1934" w:author="Elsabe Viljoen" w:date="2025-11-24T10:22:00Z" w16du:dateUtc="2025-11-24T08:22:00Z">
        <w:r w:rsidRPr="00F559D8" w:rsidDel="00FF44F7">
          <w:rPr>
            <w:rFonts w:ascii="Arial" w:hAnsi="Arial" w:cs="Arial"/>
            <w:sz w:val="22"/>
            <w:szCs w:val="22"/>
          </w:rPr>
          <w:delText>7</w:delText>
        </w:r>
      </w:del>
      <w:r w:rsidRPr="00F559D8">
        <w:rPr>
          <w:rFonts w:ascii="Arial" w:hAnsi="Arial" w:cs="Arial"/>
          <w:sz w:val="22"/>
          <w:szCs w:val="22"/>
        </w:rPr>
        <w:t xml:space="preserve">.1 </w:t>
      </w:r>
      <w:r w:rsidR="00BB5A7F" w:rsidRPr="008F296B">
        <w:rPr>
          <w:rFonts w:ascii="Arial" w:hAnsi="Arial" w:cs="Arial"/>
          <w:sz w:val="22"/>
          <w:szCs w:val="22"/>
        </w:rPr>
        <w:tab/>
      </w:r>
      <w:r w:rsidRPr="00A03902">
        <w:rPr>
          <w:rFonts w:ascii="Arial" w:hAnsi="Arial" w:cs="Arial"/>
          <w:sz w:val="22"/>
          <w:szCs w:val="22"/>
          <w:u w:val="single"/>
          <w:rPrChange w:id="1935" w:author="Elsabe Viljoen" w:date="2025-12-11T13:10:00Z" w16du:dateUtc="2025-12-11T11:10:00Z">
            <w:rPr>
              <w:rFonts w:ascii="Arial" w:hAnsi="Arial" w:cs="Arial"/>
              <w:b/>
              <w:bCs/>
              <w:sz w:val="22"/>
              <w:szCs w:val="22"/>
              <w:u w:val="single"/>
            </w:rPr>
          </w:rPrChange>
        </w:rPr>
        <w:t>Term of the Agreement</w:t>
      </w:r>
    </w:p>
    <w:p w14:paraId="1B897AA5" w14:textId="2B6D37A8" w:rsidR="00BB5A7F" w:rsidRPr="008F296B" w:rsidRDefault="00F559D8">
      <w:pPr>
        <w:tabs>
          <w:tab w:val="left" w:pos="709"/>
        </w:tabs>
        <w:spacing w:line="360" w:lineRule="auto"/>
        <w:ind w:left="709" w:hanging="709"/>
        <w:rPr>
          <w:rFonts w:ascii="Arial" w:hAnsi="Arial" w:cs="Arial"/>
          <w:sz w:val="22"/>
          <w:szCs w:val="22"/>
        </w:rPr>
        <w:pPrChange w:id="1936" w:author="Elsabe Viljoen" w:date="2025-11-24T10:21:00Z" w16du:dateUtc="2025-11-24T08:21:00Z">
          <w:pPr>
            <w:tabs>
              <w:tab w:val="left" w:pos="851"/>
            </w:tabs>
            <w:spacing w:line="360" w:lineRule="auto"/>
            <w:ind w:left="851" w:hanging="851"/>
          </w:pPr>
        </w:pPrChange>
      </w:pPr>
      <w:r w:rsidRPr="00A03902">
        <w:rPr>
          <w:rFonts w:ascii="Arial" w:hAnsi="Arial" w:cs="Arial"/>
          <w:sz w:val="22"/>
          <w:szCs w:val="22"/>
        </w:rPr>
        <w:t>1</w:t>
      </w:r>
      <w:ins w:id="1937" w:author="Elsabe Viljoen" w:date="2025-11-24T10:22:00Z" w16du:dateUtc="2025-11-24T08:22:00Z">
        <w:r w:rsidR="00FF44F7" w:rsidRPr="00A03902">
          <w:rPr>
            <w:rFonts w:ascii="Arial" w:hAnsi="Arial" w:cs="Arial"/>
            <w:sz w:val="22"/>
            <w:szCs w:val="22"/>
          </w:rPr>
          <w:t>2</w:t>
        </w:r>
      </w:ins>
      <w:del w:id="1938"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 xml:space="preserve">.1.1 </w:t>
      </w:r>
      <w:r w:rsidR="00BB5A7F" w:rsidRPr="00A03902">
        <w:rPr>
          <w:rFonts w:ascii="Arial" w:hAnsi="Arial" w:cs="Arial"/>
          <w:sz w:val="22"/>
          <w:szCs w:val="22"/>
        </w:rPr>
        <w:tab/>
      </w:r>
      <w:r w:rsidRPr="00A03902">
        <w:rPr>
          <w:rFonts w:ascii="Arial" w:hAnsi="Arial" w:cs="Arial"/>
          <w:sz w:val="22"/>
          <w:szCs w:val="22"/>
        </w:rPr>
        <w:t>This Agreement shall commence</w:t>
      </w:r>
      <w:r w:rsidRPr="00F559D8">
        <w:rPr>
          <w:rFonts w:ascii="Arial" w:hAnsi="Arial" w:cs="Arial"/>
          <w:sz w:val="22"/>
          <w:szCs w:val="22"/>
        </w:rPr>
        <w:t xml:space="preserve"> on the date of signature by the last Party to sign and shall remain in force until the earlier of:</w:t>
      </w:r>
      <w:r w:rsidRPr="00F559D8">
        <w:rPr>
          <w:rFonts w:ascii="Arial" w:hAnsi="Arial" w:cs="Arial"/>
          <w:sz w:val="22"/>
          <w:szCs w:val="22"/>
        </w:rPr>
        <w:br/>
        <w:t xml:space="preserve">(a) </w:t>
      </w:r>
      <w:r w:rsidR="00BB5A7F" w:rsidRPr="008F296B">
        <w:rPr>
          <w:rFonts w:ascii="Arial" w:hAnsi="Arial" w:cs="Arial"/>
          <w:sz w:val="22"/>
          <w:szCs w:val="22"/>
        </w:rPr>
        <w:tab/>
      </w:r>
      <w:r w:rsidRPr="00F559D8">
        <w:rPr>
          <w:rFonts w:ascii="Arial" w:hAnsi="Arial" w:cs="Arial"/>
          <w:sz w:val="22"/>
          <w:szCs w:val="22"/>
        </w:rPr>
        <w:t xml:space="preserve">the completion of all obligations arising from the commissioning, production </w:t>
      </w:r>
    </w:p>
    <w:p w14:paraId="14C5BABB" w14:textId="5E13D1B6" w:rsidR="00BB5A7F" w:rsidRPr="008F296B" w:rsidRDefault="00FF44F7">
      <w:pPr>
        <w:tabs>
          <w:tab w:val="left" w:pos="709"/>
        </w:tabs>
        <w:spacing w:line="360" w:lineRule="auto"/>
        <w:ind w:left="709" w:hanging="709"/>
        <w:rPr>
          <w:rFonts w:ascii="Arial" w:hAnsi="Arial" w:cs="Arial"/>
          <w:sz w:val="22"/>
          <w:szCs w:val="22"/>
        </w:rPr>
        <w:pPrChange w:id="1939" w:author="Elsabe Viljoen" w:date="2025-11-24T10:22:00Z" w16du:dateUtc="2025-11-24T08:22:00Z">
          <w:pPr>
            <w:tabs>
              <w:tab w:val="left" w:pos="851"/>
            </w:tabs>
            <w:spacing w:line="360" w:lineRule="auto"/>
            <w:ind w:left="851" w:hanging="851"/>
          </w:pPr>
        </w:pPrChange>
      </w:pPr>
      <w:ins w:id="1940" w:author="Elsabe Viljoen" w:date="2025-11-24T10:22:00Z" w16du:dateUtc="2025-11-24T08:22:00Z">
        <w:r>
          <w:rPr>
            <w:rFonts w:ascii="Arial" w:hAnsi="Arial" w:cs="Arial"/>
            <w:sz w:val="22"/>
            <w:szCs w:val="22"/>
          </w:rPr>
          <w:tab/>
        </w:r>
        <w:r>
          <w:rPr>
            <w:rFonts w:ascii="Arial" w:hAnsi="Arial" w:cs="Arial"/>
            <w:sz w:val="22"/>
            <w:szCs w:val="22"/>
          </w:rPr>
          <w:tab/>
        </w:r>
      </w:ins>
      <w:del w:id="1941" w:author="Elsabe Viljoen" w:date="2025-11-24T10:22:00Z" w16du:dateUtc="2025-11-24T08:22:00Z">
        <w:r w:rsidR="00BB5A7F" w:rsidRPr="008F296B" w:rsidDel="00FF44F7">
          <w:rPr>
            <w:rFonts w:ascii="Arial" w:hAnsi="Arial" w:cs="Arial"/>
            <w:sz w:val="22"/>
            <w:szCs w:val="22"/>
          </w:rPr>
          <w:tab/>
        </w:r>
      </w:del>
      <w:r w:rsidR="00BB5A7F" w:rsidRPr="008F296B">
        <w:rPr>
          <w:rFonts w:ascii="Arial" w:hAnsi="Arial" w:cs="Arial"/>
          <w:sz w:val="22"/>
          <w:szCs w:val="22"/>
        </w:rPr>
        <w:tab/>
      </w:r>
      <w:r w:rsidR="00F559D8" w:rsidRPr="00F559D8">
        <w:rPr>
          <w:rFonts w:ascii="Arial" w:hAnsi="Arial" w:cs="Arial"/>
          <w:sz w:val="22"/>
          <w:szCs w:val="22"/>
        </w:rPr>
        <w:t>and delivery of the Project to Netflix;</w:t>
      </w:r>
      <w:r w:rsidR="00F559D8" w:rsidRPr="00F559D8">
        <w:rPr>
          <w:rFonts w:ascii="Arial" w:hAnsi="Arial" w:cs="Arial"/>
          <w:sz w:val="22"/>
          <w:szCs w:val="22"/>
        </w:rPr>
        <w:br/>
        <w:t xml:space="preserve">(b) </w:t>
      </w:r>
      <w:r w:rsidR="00BB5A7F" w:rsidRPr="008F296B">
        <w:rPr>
          <w:rFonts w:ascii="Arial" w:hAnsi="Arial" w:cs="Arial"/>
          <w:sz w:val="22"/>
          <w:szCs w:val="22"/>
        </w:rPr>
        <w:tab/>
      </w:r>
      <w:r w:rsidR="00F559D8" w:rsidRPr="00F559D8">
        <w:rPr>
          <w:rFonts w:ascii="Arial" w:hAnsi="Arial" w:cs="Arial"/>
          <w:sz w:val="22"/>
          <w:szCs w:val="22"/>
        </w:rPr>
        <w:t xml:space="preserve">the lawful termination of the Project by Netflix under its commissioning </w:t>
      </w:r>
    </w:p>
    <w:p w14:paraId="7A6494BC" w14:textId="62182560" w:rsidR="00F559D8" w:rsidRPr="00F559D8" w:rsidRDefault="00BB5A7F">
      <w:pPr>
        <w:tabs>
          <w:tab w:val="left" w:pos="709"/>
        </w:tabs>
        <w:spacing w:line="360" w:lineRule="auto"/>
        <w:ind w:left="709" w:hanging="709"/>
        <w:rPr>
          <w:rFonts w:ascii="Arial" w:hAnsi="Arial" w:cs="Arial"/>
          <w:sz w:val="22"/>
          <w:szCs w:val="22"/>
        </w:rPr>
        <w:pPrChange w:id="1942" w:author="Elsabe Viljoen" w:date="2025-11-24T10:22:00Z" w16du:dateUtc="2025-11-24T08:22:00Z">
          <w:pPr>
            <w:tabs>
              <w:tab w:val="left" w:pos="851"/>
            </w:tabs>
            <w:spacing w:line="360" w:lineRule="auto"/>
            <w:ind w:left="851" w:hanging="851"/>
          </w:pPr>
        </w:pPrChange>
      </w:pPr>
      <w:r w:rsidRPr="008F296B">
        <w:rPr>
          <w:rFonts w:ascii="Arial" w:hAnsi="Arial" w:cs="Arial"/>
          <w:sz w:val="22"/>
          <w:szCs w:val="22"/>
        </w:rPr>
        <w:tab/>
      </w:r>
      <w:r w:rsidRPr="008F296B">
        <w:rPr>
          <w:rFonts w:ascii="Arial" w:hAnsi="Arial" w:cs="Arial"/>
          <w:sz w:val="22"/>
          <w:szCs w:val="22"/>
        </w:rPr>
        <w:tab/>
      </w:r>
      <w:ins w:id="1943" w:author="Elsabe Viljoen" w:date="2025-11-24T10:22:00Z" w16du:dateUtc="2025-11-24T08:22:00Z">
        <w:r w:rsidR="00FF44F7">
          <w:rPr>
            <w:rFonts w:ascii="Arial" w:hAnsi="Arial" w:cs="Arial"/>
            <w:sz w:val="22"/>
            <w:szCs w:val="22"/>
          </w:rPr>
          <w:tab/>
        </w:r>
      </w:ins>
      <w:r w:rsidR="00F559D8" w:rsidRPr="00F559D8">
        <w:rPr>
          <w:rFonts w:ascii="Arial" w:hAnsi="Arial" w:cs="Arial"/>
          <w:sz w:val="22"/>
          <w:szCs w:val="22"/>
        </w:rPr>
        <w:t>agreement; or</w:t>
      </w:r>
      <w:r w:rsidR="00F559D8" w:rsidRPr="00F559D8">
        <w:rPr>
          <w:rFonts w:ascii="Arial" w:hAnsi="Arial" w:cs="Arial"/>
          <w:sz w:val="22"/>
          <w:szCs w:val="22"/>
        </w:rPr>
        <w:br/>
        <w:t xml:space="preserve">(c) </w:t>
      </w:r>
      <w:r w:rsidRPr="008F296B">
        <w:rPr>
          <w:rFonts w:ascii="Arial" w:hAnsi="Arial" w:cs="Arial"/>
          <w:sz w:val="22"/>
          <w:szCs w:val="22"/>
        </w:rPr>
        <w:tab/>
      </w:r>
      <w:r w:rsidR="00F559D8" w:rsidRPr="00F559D8">
        <w:rPr>
          <w:rFonts w:ascii="Arial" w:hAnsi="Arial" w:cs="Arial"/>
          <w:sz w:val="22"/>
          <w:szCs w:val="22"/>
        </w:rPr>
        <w:t>the lawful termination of this Agreement in accordance with its provisions.</w:t>
      </w:r>
    </w:p>
    <w:p w14:paraId="7C8477B9" w14:textId="77777777" w:rsidR="00BB5A7F" w:rsidRPr="008F296B" w:rsidRDefault="00BB5A7F">
      <w:pPr>
        <w:tabs>
          <w:tab w:val="left" w:pos="709"/>
        </w:tabs>
        <w:spacing w:line="360" w:lineRule="auto"/>
        <w:ind w:left="709" w:hanging="709"/>
        <w:rPr>
          <w:rFonts w:ascii="Arial" w:hAnsi="Arial" w:cs="Arial"/>
          <w:sz w:val="22"/>
          <w:szCs w:val="22"/>
        </w:rPr>
        <w:pPrChange w:id="1944" w:author="Elsabe Viljoen" w:date="2025-11-24T10:22:00Z" w16du:dateUtc="2025-11-24T08:22:00Z">
          <w:pPr>
            <w:tabs>
              <w:tab w:val="left" w:pos="851"/>
            </w:tabs>
            <w:spacing w:line="360" w:lineRule="auto"/>
            <w:ind w:left="851" w:hanging="851"/>
          </w:pPr>
        </w:pPrChange>
      </w:pPr>
    </w:p>
    <w:p w14:paraId="7FAAF18B" w14:textId="04057000" w:rsidR="00F559D8" w:rsidRPr="00F559D8" w:rsidRDefault="00F559D8">
      <w:pPr>
        <w:tabs>
          <w:tab w:val="left" w:pos="709"/>
        </w:tabs>
        <w:spacing w:line="360" w:lineRule="auto"/>
        <w:ind w:left="709" w:hanging="709"/>
        <w:jc w:val="both"/>
        <w:rPr>
          <w:rFonts w:ascii="Arial" w:hAnsi="Arial" w:cs="Arial"/>
          <w:sz w:val="22"/>
          <w:szCs w:val="22"/>
        </w:rPr>
        <w:pPrChange w:id="1945" w:author="Elsabe Viljoen" w:date="2025-11-28T06:48:00Z" w16du:dateUtc="2025-11-28T04:48:00Z">
          <w:pPr>
            <w:tabs>
              <w:tab w:val="left" w:pos="851"/>
            </w:tabs>
            <w:spacing w:line="360" w:lineRule="auto"/>
            <w:ind w:left="851" w:hanging="851"/>
          </w:pPr>
        </w:pPrChange>
      </w:pPr>
      <w:r w:rsidRPr="00F559D8">
        <w:rPr>
          <w:rFonts w:ascii="Arial" w:hAnsi="Arial" w:cs="Arial"/>
          <w:sz w:val="22"/>
          <w:szCs w:val="22"/>
        </w:rPr>
        <w:t>1</w:t>
      </w:r>
      <w:ins w:id="1946" w:author="Elsabe Viljoen" w:date="2025-11-24T10:22:00Z" w16du:dateUtc="2025-11-24T08:22:00Z">
        <w:r w:rsidR="00FF44F7">
          <w:rPr>
            <w:rFonts w:ascii="Arial" w:hAnsi="Arial" w:cs="Arial"/>
            <w:sz w:val="22"/>
            <w:szCs w:val="22"/>
          </w:rPr>
          <w:t>2</w:t>
        </w:r>
      </w:ins>
      <w:del w:id="1947" w:author="Elsabe Viljoen" w:date="2025-11-24T10:22:00Z" w16du:dateUtc="2025-11-24T08:22:00Z">
        <w:r w:rsidRPr="00F559D8" w:rsidDel="00FF44F7">
          <w:rPr>
            <w:rFonts w:ascii="Arial" w:hAnsi="Arial" w:cs="Arial"/>
            <w:sz w:val="22"/>
            <w:szCs w:val="22"/>
          </w:rPr>
          <w:delText>7</w:delText>
        </w:r>
      </w:del>
      <w:r w:rsidRPr="00F559D8">
        <w:rPr>
          <w:rFonts w:ascii="Arial" w:hAnsi="Arial" w:cs="Arial"/>
          <w:sz w:val="22"/>
          <w:szCs w:val="22"/>
        </w:rPr>
        <w:t xml:space="preserve">.1.2 </w:t>
      </w:r>
      <w:r w:rsidR="00BB5A7F" w:rsidRPr="008F296B">
        <w:rPr>
          <w:rFonts w:ascii="Arial" w:hAnsi="Arial" w:cs="Arial"/>
          <w:sz w:val="22"/>
          <w:szCs w:val="22"/>
        </w:rPr>
        <w:tab/>
      </w:r>
      <w:r w:rsidRPr="00F559D8">
        <w:rPr>
          <w:rFonts w:ascii="Arial" w:hAnsi="Arial" w:cs="Arial"/>
          <w:sz w:val="22"/>
          <w:szCs w:val="22"/>
        </w:rPr>
        <w:t>Notwithstanding termination for any reason, the provisions of this Agreement that by their nature are intended to survive termination – including those relating to intellectual property, confidentiality, data protection, warranties, indemnities, risk allocation, dispute resolution and governing law – shall remain of full force and effect.</w:t>
      </w:r>
    </w:p>
    <w:p w14:paraId="5C016E6F" w14:textId="4DFAE5D2" w:rsidR="00F559D8" w:rsidDel="00FF44F7" w:rsidRDefault="00F559D8">
      <w:pPr>
        <w:tabs>
          <w:tab w:val="left" w:pos="709"/>
        </w:tabs>
        <w:spacing w:line="360" w:lineRule="auto"/>
        <w:ind w:left="709" w:hanging="709"/>
        <w:jc w:val="both"/>
        <w:rPr>
          <w:del w:id="1948" w:author="Elsabe Viljoen" w:date="2025-11-24T10:22:00Z" w16du:dateUtc="2025-11-24T08:22:00Z"/>
          <w:rFonts w:ascii="Arial" w:hAnsi="Arial" w:cs="Arial"/>
          <w:sz w:val="22"/>
          <w:szCs w:val="22"/>
        </w:rPr>
        <w:pPrChange w:id="1949" w:author="Elsabe Viljoen" w:date="2025-11-28T06:48:00Z" w16du:dateUtc="2025-11-28T04:48:00Z">
          <w:pPr>
            <w:tabs>
              <w:tab w:val="left" w:pos="851"/>
            </w:tabs>
            <w:spacing w:line="360" w:lineRule="auto"/>
            <w:ind w:left="851" w:hanging="851"/>
          </w:pPr>
        </w:pPrChange>
      </w:pPr>
    </w:p>
    <w:p w14:paraId="0E29A85A" w14:textId="77777777" w:rsidR="003B48E7" w:rsidRPr="00A03902" w:rsidRDefault="003B48E7">
      <w:pPr>
        <w:tabs>
          <w:tab w:val="left" w:pos="709"/>
        </w:tabs>
        <w:spacing w:line="360" w:lineRule="auto"/>
        <w:ind w:left="709" w:hanging="709"/>
        <w:jc w:val="both"/>
        <w:rPr>
          <w:rFonts w:ascii="Arial" w:hAnsi="Arial" w:cs="Arial"/>
          <w:sz w:val="22"/>
          <w:szCs w:val="22"/>
        </w:rPr>
        <w:pPrChange w:id="1950" w:author="Elsabe Viljoen" w:date="2025-11-28T06:48:00Z" w16du:dateUtc="2025-11-28T04:48:00Z">
          <w:pPr>
            <w:tabs>
              <w:tab w:val="left" w:pos="851"/>
            </w:tabs>
            <w:spacing w:line="360" w:lineRule="auto"/>
            <w:ind w:left="851" w:hanging="851"/>
          </w:pPr>
        </w:pPrChange>
      </w:pPr>
    </w:p>
    <w:p w14:paraId="648F1EB6" w14:textId="3223A700" w:rsidR="00BB5A7F" w:rsidRPr="00A03902" w:rsidRDefault="00F559D8">
      <w:pPr>
        <w:tabs>
          <w:tab w:val="left" w:pos="709"/>
        </w:tabs>
        <w:spacing w:line="360" w:lineRule="auto"/>
        <w:ind w:left="709" w:hanging="709"/>
        <w:jc w:val="both"/>
        <w:rPr>
          <w:rFonts w:ascii="Arial" w:hAnsi="Arial" w:cs="Arial"/>
          <w:sz w:val="22"/>
          <w:szCs w:val="22"/>
        </w:rPr>
        <w:pPrChange w:id="1951"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del w:id="1952" w:author="Elsabe Viljoen" w:date="2025-11-24T10:22:00Z" w16du:dateUtc="2025-11-24T08:22:00Z">
        <w:r w:rsidRPr="00A03902" w:rsidDel="00FF44F7">
          <w:rPr>
            <w:rFonts w:ascii="Arial" w:hAnsi="Arial" w:cs="Arial"/>
            <w:sz w:val="22"/>
            <w:szCs w:val="22"/>
          </w:rPr>
          <w:delText>7</w:delText>
        </w:r>
      </w:del>
      <w:ins w:id="1953" w:author="Elsabe Viljoen" w:date="2025-11-24T10:22:00Z" w16du:dateUtc="2025-11-24T08:22:00Z">
        <w:r w:rsidR="00FF44F7" w:rsidRPr="00A03902">
          <w:rPr>
            <w:rFonts w:ascii="Arial" w:hAnsi="Arial" w:cs="Arial"/>
            <w:sz w:val="22"/>
            <w:szCs w:val="22"/>
          </w:rPr>
          <w:t>2</w:t>
        </w:r>
      </w:ins>
      <w:r w:rsidRPr="00A03902">
        <w:rPr>
          <w:rFonts w:ascii="Arial" w:hAnsi="Arial" w:cs="Arial"/>
          <w:sz w:val="22"/>
          <w:szCs w:val="22"/>
        </w:rPr>
        <w:t xml:space="preserve">.2 </w:t>
      </w:r>
      <w:r w:rsidR="00BB5A7F" w:rsidRPr="00A03902">
        <w:rPr>
          <w:rFonts w:ascii="Arial" w:hAnsi="Arial" w:cs="Arial"/>
          <w:sz w:val="22"/>
          <w:szCs w:val="22"/>
        </w:rPr>
        <w:tab/>
      </w:r>
      <w:r w:rsidRPr="00A03902">
        <w:rPr>
          <w:rFonts w:ascii="Arial" w:hAnsi="Arial" w:cs="Arial"/>
          <w:sz w:val="22"/>
          <w:szCs w:val="22"/>
          <w:u w:val="single"/>
          <w:rPrChange w:id="1954" w:author="Elsabe Viljoen" w:date="2025-12-11T13:11:00Z" w16du:dateUtc="2025-12-11T11:11:00Z">
            <w:rPr>
              <w:rFonts w:ascii="Arial" w:hAnsi="Arial" w:cs="Arial"/>
              <w:b/>
              <w:bCs/>
              <w:sz w:val="22"/>
              <w:szCs w:val="22"/>
              <w:u w:val="single"/>
            </w:rPr>
          </w:rPrChange>
        </w:rPr>
        <w:t>Suspension</w:t>
      </w:r>
    </w:p>
    <w:p w14:paraId="3DF68BCA" w14:textId="1DBBBDA1" w:rsidR="00F559D8" w:rsidRPr="00A03902" w:rsidRDefault="00F559D8">
      <w:pPr>
        <w:tabs>
          <w:tab w:val="left" w:pos="709"/>
        </w:tabs>
        <w:spacing w:line="360" w:lineRule="auto"/>
        <w:ind w:left="709" w:hanging="709"/>
        <w:jc w:val="both"/>
        <w:rPr>
          <w:rFonts w:ascii="Arial" w:hAnsi="Arial" w:cs="Arial"/>
          <w:sz w:val="22"/>
          <w:szCs w:val="22"/>
        </w:rPr>
        <w:pPrChange w:id="1955"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56" w:author="Elsabe Viljoen" w:date="2025-11-24T10:22:00Z" w16du:dateUtc="2025-11-24T08:22:00Z">
        <w:r w:rsidR="00FF44F7" w:rsidRPr="00A03902">
          <w:rPr>
            <w:rFonts w:ascii="Arial" w:hAnsi="Arial" w:cs="Arial"/>
            <w:sz w:val="22"/>
            <w:szCs w:val="22"/>
          </w:rPr>
          <w:t>2</w:t>
        </w:r>
      </w:ins>
      <w:del w:id="1957"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.2.1</w:t>
      </w:r>
      <w:r w:rsidR="00BB5A7F" w:rsidRPr="00A03902">
        <w:rPr>
          <w:rFonts w:ascii="Arial" w:hAnsi="Arial" w:cs="Arial"/>
          <w:sz w:val="22"/>
          <w:szCs w:val="22"/>
        </w:rPr>
        <w:tab/>
      </w:r>
      <w:r w:rsidRPr="00A03902">
        <w:rPr>
          <w:rFonts w:ascii="Arial" w:hAnsi="Arial" w:cs="Arial"/>
          <w:sz w:val="22"/>
          <w:szCs w:val="22"/>
        </w:rPr>
        <w:t xml:space="preserve"> If Netflix suspends development, production or delivery of the Project in terms of its commissioning arrangements, the Parties shall be deemed to be in a corresponding period of suspension under this Agreement and shall immediately scale down work to the level reasonably required to secure materials, protect data, preserve evidence and maintain contractual compliance.</w:t>
      </w:r>
    </w:p>
    <w:p w14:paraId="6F2DBF4A" w14:textId="77777777" w:rsidR="00BB5A7F" w:rsidRPr="00A03902" w:rsidRDefault="00BB5A7F">
      <w:pPr>
        <w:tabs>
          <w:tab w:val="left" w:pos="709"/>
        </w:tabs>
        <w:spacing w:line="360" w:lineRule="auto"/>
        <w:ind w:left="709" w:hanging="709"/>
        <w:jc w:val="both"/>
        <w:rPr>
          <w:rFonts w:ascii="Arial" w:hAnsi="Arial" w:cs="Arial"/>
          <w:sz w:val="22"/>
          <w:szCs w:val="22"/>
        </w:rPr>
        <w:pPrChange w:id="1958" w:author="Elsabe Viljoen" w:date="2025-11-28T06:48:00Z" w16du:dateUtc="2025-11-28T04:48:00Z">
          <w:pPr>
            <w:tabs>
              <w:tab w:val="left" w:pos="851"/>
            </w:tabs>
            <w:spacing w:line="360" w:lineRule="auto"/>
            <w:ind w:left="851" w:hanging="851"/>
          </w:pPr>
        </w:pPrChange>
      </w:pPr>
    </w:p>
    <w:p w14:paraId="365D9AB3" w14:textId="075BE7EB" w:rsidR="00F559D8" w:rsidRPr="00A03902" w:rsidRDefault="00F559D8">
      <w:pPr>
        <w:tabs>
          <w:tab w:val="left" w:pos="709"/>
        </w:tabs>
        <w:spacing w:line="360" w:lineRule="auto"/>
        <w:ind w:left="709" w:hanging="709"/>
        <w:jc w:val="both"/>
        <w:rPr>
          <w:rFonts w:ascii="Arial" w:hAnsi="Arial" w:cs="Arial"/>
          <w:sz w:val="22"/>
          <w:szCs w:val="22"/>
        </w:rPr>
        <w:pPrChange w:id="1959"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60" w:author="Elsabe Viljoen" w:date="2025-11-24T10:22:00Z" w16du:dateUtc="2025-11-24T08:22:00Z">
        <w:r w:rsidR="00FF44F7" w:rsidRPr="00A03902">
          <w:rPr>
            <w:rFonts w:ascii="Arial" w:hAnsi="Arial" w:cs="Arial"/>
            <w:sz w:val="22"/>
            <w:szCs w:val="22"/>
          </w:rPr>
          <w:t>2</w:t>
        </w:r>
      </w:ins>
      <w:del w:id="1961"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 xml:space="preserve">.2.2 </w:t>
      </w:r>
      <w:r w:rsidR="00BB5A7F" w:rsidRPr="00A03902">
        <w:rPr>
          <w:rFonts w:ascii="Arial" w:hAnsi="Arial" w:cs="Arial"/>
          <w:sz w:val="22"/>
          <w:szCs w:val="22"/>
        </w:rPr>
        <w:tab/>
      </w:r>
      <w:r w:rsidRPr="00A03902">
        <w:rPr>
          <w:rFonts w:ascii="Arial" w:hAnsi="Arial" w:cs="Arial"/>
          <w:sz w:val="22"/>
          <w:szCs w:val="22"/>
        </w:rPr>
        <w:t xml:space="preserve">During any period of suspension, the Parties shall comply with all instructions issued by Netflix regarding the preservation of assets, the status of contributors, the handling of materials and the continuation or cessation of </w:t>
      </w:r>
      <w:proofErr w:type="gramStart"/>
      <w:r w:rsidRPr="00A03902">
        <w:rPr>
          <w:rFonts w:ascii="Arial" w:hAnsi="Arial" w:cs="Arial"/>
          <w:sz w:val="22"/>
          <w:szCs w:val="22"/>
        </w:rPr>
        <w:t>particular activities</w:t>
      </w:r>
      <w:proofErr w:type="gramEnd"/>
      <w:r w:rsidRPr="00A03902">
        <w:rPr>
          <w:rFonts w:ascii="Arial" w:hAnsi="Arial" w:cs="Arial"/>
          <w:sz w:val="22"/>
          <w:szCs w:val="22"/>
        </w:rPr>
        <w:t>.</w:t>
      </w:r>
    </w:p>
    <w:p w14:paraId="4004A875" w14:textId="753A12EE" w:rsidR="00F559D8" w:rsidRPr="00A03902" w:rsidRDefault="00F559D8">
      <w:pPr>
        <w:tabs>
          <w:tab w:val="left" w:pos="709"/>
        </w:tabs>
        <w:spacing w:line="360" w:lineRule="auto"/>
        <w:ind w:left="709" w:hanging="709"/>
        <w:jc w:val="both"/>
        <w:rPr>
          <w:ins w:id="1962" w:author="Elsabe Viljoen" w:date="2025-12-11T12:59:00Z" w16du:dateUtc="2025-12-11T10:59:00Z"/>
          <w:rFonts w:ascii="Arial" w:hAnsi="Arial" w:cs="Arial"/>
          <w:sz w:val="22"/>
          <w:szCs w:val="22"/>
        </w:rPr>
      </w:pPr>
    </w:p>
    <w:p w14:paraId="1F179D0A" w14:textId="77777777" w:rsidR="00F27471" w:rsidRPr="00A03902" w:rsidRDefault="00F27471">
      <w:pPr>
        <w:tabs>
          <w:tab w:val="left" w:pos="709"/>
        </w:tabs>
        <w:spacing w:line="360" w:lineRule="auto"/>
        <w:ind w:left="709" w:hanging="709"/>
        <w:jc w:val="both"/>
        <w:rPr>
          <w:rFonts w:ascii="Arial" w:hAnsi="Arial" w:cs="Arial"/>
          <w:sz w:val="22"/>
          <w:szCs w:val="22"/>
        </w:rPr>
        <w:pPrChange w:id="1963" w:author="Elsabe Viljoen" w:date="2025-11-28T06:48:00Z" w16du:dateUtc="2025-11-28T04:48:00Z">
          <w:pPr>
            <w:tabs>
              <w:tab w:val="left" w:pos="851"/>
            </w:tabs>
            <w:spacing w:line="360" w:lineRule="auto"/>
            <w:ind w:left="851" w:hanging="851"/>
          </w:pPr>
        </w:pPrChange>
      </w:pPr>
    </w:p>
    <w:p w14:paraId="1B6BDAC0" w14:textId="3BDF237F" w:rsidR="00BB5A7F" w:rsidRPr="00A03902" w:rsidRDefault="00F559D8">
      <w:pPr>
        <w:tabs>
          <w:tab w:val="left" w:pos="709"/>
        </w:tabs>
        <w:spacing w:line="360" w:lineRule="auto"/>
        <w:ind w:left="709" w:hanging="709"/>
        <w:jc w:val="both"/>
        <w:rPr>
          <w:rFonts w:ascii="Arial" w:hAnsi="Arial" w:cs="Arial"/>
          <w:sz w:val="22"/>
          <w:szCs w:val="22"/>
          <w:u w:val="single"/>
          <w:rPrChange w:id="1964" w:author="Elsabe Viljoen" w:date="2025-12-11T13:11:00Z" w16du:dateUtc="2025-12-11T11:11:00Z">
            <w:rPr>
              <w:rFonts w:ascii="Arial" w:hAnsi="Arial" w:cs="Arial"/>
              <w:b/>
              <w:bCs/>
              <w:sz w:val="22"/>
              <w:szCs w:val="22"/>
              <w:u w:val="single"/>
            </w:rPr>
          </w:rPrChange>
        </w:rPr>
        <w:pPrChange w:id="1965"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66" w:author="Elsabe Viljoen" w:date="2025-11-24T10:22:00Z" w16du:dateUtc="2025-11-24T08:22:00Z">
        <w:r w:rsidR="00FF44F7" w:rsidRPr="00A03902">
          <w:rPr>
            <w:rFonts w:ascii="Arial" w:hAnsi="Arial" w:cs="Arial"/>
            <w:sz w:val="22"/>
            <w:szCs w:val="22"/>
          </w:rPr>
          <w:t>2</w:t>
        </w:r>
      </w:ins>
      <w:del w:id="1967"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 xml:space="preserve">.3 </w:t>
      </w:r>
      <w:r w:rsidR="00BB5A7F" w:rsidRPr="00A03902">
        <w:rPr>
          <w:rFonts w:ascii="Arial" w:hAnsi="Arial" w:cs="Arial"/>
          <w:sz w:val="22"/>
          <w:szCs w:val="22"/>
        </w:rPr>
        <w:tab/>
      </w:r>
      <w:r w:rsidRPr="00A03902">
        <w:rPr>
          <w:rFonts w:ascii="Arial" w:hAnsi="Arial" w:cs="Arial"/>
          <w:sz w:val="22"/>
          <w:szCs w:val="22"/>
          <w:u w:val="single"/>
          <w:rPrChange w:id="1968" w:author="Elsabe Viljoen" w:date="2025-12-11T13:11:00Z" w16du:dateUtc="2025-12-11T11:11:00Z">
            <w:rPr>
              <w:rFonts w:ascii="Arial" w:hAnsi="Arial" w:cs="Arial"/>
              <w:b/>
              <w:bCs/>
              <w:sz w:val="22"/>
              <w:szCs w:val="22"/>
              <w:u w:val="single"/>
            </w:rPr>
          </w:rPrChange>
        </w:rPr>
        <w:t>Termination for Cause</w:t>
      </w:r>
    </w:p>
    <w:p w14:paraId="0DBF6BC5" w14:textId="68433F8D" w:rsidR="00F559D8" w:rsidRPr="00A03902" w:rsidRDefault="00F559D8">
      <w:pPr>
        <w:tabs>
          <w:tab w:val="left" w:pos="709"/>
        </w:tabs>
        <w:spacing w:line="360" w:lineRule="auto"/>
        <w:ind w:left="709" w:hanging="709"/>
        <w:jc w:val="both"/>
        <w:rPr>
          <w:rFonts w:ascii="Arial" w:hAnsi="Arial" w:cs="Arial"/>
          <w:sz w:val="22"/>
          <w:szCs w:val="22"/>
        </w:rPr>
        <w:pPrChange w:id="1969"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70" w:author="Elsabe Viljoen" w:date="2025-11-24T10:22:00Z" w16du:dateUtc="2025-11-24T08:22:00Z">
        <w:r w:rsidR="00FF44F7" w:rsidRPr="00A03902">
          <w:rPr>
            <w:rFonts w:ascii="Arial" w:hAnsi="Arial" w:cs="Arial"/>
            <w:sz w:val="22"/>
            <w:szCs w:val="22"/>
          </w:rPr>
          <w:t>2</w:t>
        </w:r>
      </w:ins>
      <w:del w:id="1971"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 xml:space="preserve">.3.1 </w:t>
      </w:r>
      <w:r w:rsidR="00BB5A7F" w:rsidRPr="00A03902">
        <w:rPr>
          <w:rFonts w:ascii="Arial" w:hAnsi="Arial" w:cs="Arial"/>
          <w:sz w:val="22"/>
          <w:szCs w:val="22"/>
        </w:rPr>
        <w:tab/>
      </w:r>
      <w:r w:rsidRPr="00A03902">
        <w:rPr>
          <w:rFonts w:ascii="Arial" w:hAnsi="Arial" w:cs="Arial"/>
          <w:sz w:val="22"/>
          <w:szCs w:val="22"/>
        </w:rPr>
        <w:t>Either Party may terminate this Agreement with immediate effect by written notice to the other Party if the other Party commits a material breach of this Agreement and fails to remedy such breach within fourteen (14) calendar days after receipt of written notice calling upon it to do so, or within such longer remedial period as may reasonably be agreed in writing.</w:t>
      </w:r>
    </w:p>
    <w:p w14:paraId="0CA975CF" w14:textId="77777777" w:rsidR="00BB5A7F" w:rsidRPr="00A03902" w:rsidRDefault="00BB5A7F">
      <w:pPr>
        <w:tabs>
          <w:tab w:val="left" w:pos="709"/>
        </w:tabs>
        <w:spacing w:line="360" w:lineRule="auto"/>
        <w:ind w:left="709" w:hanging="709"/>
        <w:rPr>
          <w:rFonts w:ascii="Arial" w:hAnsi="Arial" w:cs="Arial"/>
          <w:sz w:val="22"/>
          <w:szCs w:val="22"/>
        </w:rPr>
        <w:pPrChange w:id="1972" w:author="Elsabe Viljoen" w:date="2025-11-24T10:21:00Z" w16du:dateUtc="2025-11-24T08:21:00Z">
          <w:pPr>
            <w:tabs>
              <w:tab w:val="left" w:pos="851"/>
            </w:tabs>
            <w:spacing w:line="360" w:lineRule="auto"/>
          </w:pPr>
        </w:pPrChange>
      </w:pPr>
    </w:p>
    <w:p w14:paraId="3D1D1B25" w14:textId="09EA4E39" w:rsidR="00BB5A7F" w:rsidRPr="00A03902" w:rsidRDefault="00F559D8">
      <w:pPr>
        <w:tabs>
          <w:tab w:val="left" w:pos="709"/>
        </w:tabs>
        <w:spacing w:line="360" w:lineRule="auto"/>
        <w:ind w:left="709" w:hanging="709"/>
        <w:rPr>
          <w:rFonts w:ascii="Arial" w:hAnsi="Arial" w:cs="Arial"/>
          <w:sz w:val="22"/>
          <w:szCs w:val="22"/>
        </w:rPr>
        <w:pPrChange w:id="1973" w:author="Elsabe Viljoen" w:date="2025-11-24T10:21:00Z" w16du:dateUtc="2025-11-24T08:21:00Z">
          <w:pPr>
            <w:tabs>
              <w:tab w:val="left" w:pos="851"/>
            </w:tabs>
            <w:spacing w:line="360" w:lineRule="auto"/>
            <w:ind w:left="720" w:hanging="720"/>
          </w:pPr>
        </w:pPrChange>
      </w:pPr>
      <w:r w:rsidRPr="00A03902">
        <w:rPr>
          <w:rFonts w:ascii="Arial" w:hAnsi="Arial" w:cs="Arial"/>
          <w:sz w:val="22"/>
          <w:szCs w:val="22"/>
        </w:rPr>
        <w:t>1</w:t>
      </w:r>
      <w:ins w:id="1974" w:author="Elsabe Viljoen" w:date="2025-11-24T10:22:00Z" w16du:dateUtc="2025-11-24T08:22:00Z">
        <w:r w:rsidR="00FF44F7" w:rsidRPr="00A03902">
          <w:rPr>
            <w:rFonts w:ascii="Arial" w:hAnsi="Arial" w:cs="Arial"/>
            <w:sz w:val="22"/>
            <w:szCs w:val="22"/>
          </w:rPr>
          <w:t>2</w:t>
        </w:r>
      </w:ins>
      <w:del w:id="1975" w:author="Elsabe Viljoen" w:date="2025-11-24T10:22:00Z" w16du:dateUtc="2025-11-24T08:22:00Z">
        <w:r w:rsidRPr="00A03902" w:rsidDel="00FF44F7">
          <w:rPr>
            <w:rFonts w:ascii="Arial" w:hAnsi="Arial" w:cs="Arial"/>
            <w:sz w:val="22"/>
            <w:szCs w:val="22"/>
          </w:rPr>
          <w:delText>7</w:delText>
        </w:r>
      </w:del>
      <w:r w:rsidRPr="00A03902">
        <w:rPr>
          <w:rFonts w:ascii="Arial" w:hAnsi="Arial" w:cs="Arial"/>
          <w:sz w:val="22"/>
          <w:szCs w:val="22"/>
        </w:rPr>
        <w:t xml:space="preserve">.3.2 </w:t>
      </w:r>
      <w:r w:rsidR="00BB5A7F" w:rsidRPr="00A03902">
        <w:rPr>
          <w:rFonts w:ascii="Arial" w:hAnsi="Arial" w:cs="Arial"/>
          <w:sz w:val="22"/>
          <w:szCs w:val="22"/>
        </w:rPr>
        <w:tab/>
      </w:r>
      <w:r w:rsidRPr="00A03902">
        <w:rPr>
          <w:rFonts w:ascii="Arial" w:hAnsi="Arial" w:cs="Arial"/>
          <w:sz w:val="22"/>
          <w:szCs w:val="22"/>
        </w:rPr>
        <w:t>A material breach shall include, without limitation:</w:t>
      </w:r>
      <w:r w:rsidRPr="00A03902">
        <w:rPr>
          <w:rFonts w:ascii="Arial" w:hAnsi="Arial" w:cs="Arial"/>
          <w:sz w:val="22"/>
          <w:szCs w:val="22"/>
        </w:rPr>
        <w:br/>
        <w:t xml:space="preserve">(a) </w:t>
      </w:r>
      <w:r w:rsidR="00BB5A7F" w:rsidRPr="00A03902">
        <w:rPr>
          <w:rFonts w:ascii="Arial" w:hAnsi="Arial" w:cs="Arial"/>
          <w:sz w:val="22"/>
          <w:szCs w:val="22"/>
        </w:rPr>
        <w:tab/>
      </w:r>
      <w:r w:rsidRPr="00A03902">
        <w:rPr>
          <w:rFonts w:ascii="Arial" w:hAnsi="Arial" w:cs="Arial"/>
          <w:sz w:val="22"/>
          <w:szCs w:val="22"/>
        </w:rPr>
        <w:t>a serious or repeated violation of confidentiality or data-protection obligations;</w:t>
      </w:r>
      <w:r w:rsidRPr="00A03902">
        <w:rPr>
          <w:rFonts w:ascii="Arial" w:hAnsi="Arial" w:cs="Arial"/>
          <w:sz w:val="22"/>
          <w:szCs w:val="22"/>
        </w:rPr>
        <w:br/>
        <w:t xml:space="preserve">(b) </w:t>
      </w:r>
      <w:r w:rsidR="00BB5A7F" w:rsidRPr="00A03902">
        <w:rPr>
          <w:rFonts w:ascii="Arial" w:hAnsi="Arial" w:cs="Arial"/>
          <w:sz w:val="22"/>
          <w:szCs w:val="22"/>
        </w:rPr>
        <w:tab/>
      </w:r>
      <w:r w:rsidRPr="00A03902">
        <w:rPr>
          <w:rFonts w:ascii="Arial" w:hAnsi="Arial" w:cs="Arial"/>
          <w:sz w:val="22"/>
          <w:szCs w:val="22"/>
        </w:rPr>
        <w:t>a serious or repeated violation of Netflix’s security or ethical standards;</w:t>
      </w:r>
      <w:r w:rsidRPr="00A03902">
        <w:rPr>
          <w:rFonts w:ascii="Arial" w:hAnsi="Arial" w:cs="Arial"/>
          <w:sz w:val="22"/>
          <w:szCs w:val="22"/>
        </w:rPr>
        <w:br/>
        <w:t xml:space="preserve">(c) </w:t>
      </w:r>
      <w:r w:rsidR="00BB5A7F" w:rsidRPr="00A03902">
        <w:rPr>
          <w:rFonts w:ascii="Arial" w:hAnsi="Arial" w:cs="Arial"/>
          <w:sz w:val="22"/>
          <w:szCs w:val="22"/>
        </w:rPr>
        <w:tab/>
      </w:r>
      <w:r w:rsidRPr="00A03902">
        <w:rPr>
          <w:rFonts w:ascii="Arial" w:hAnsi="Arial" w:cs="Arial"/>
          <w:sz w:val="22"/>
          <w:szCs w:val="22"/>
        </w:rPr>
        <w:t>fraud, dishonesty or wilful misconduct;</w:t>
      </w:r>
      <w:r w:rsidRPr="00A03902">
        <w:rPr>
          <w:rFonts w:ascii="Arial" w:hAnsi="Arial" w:cs="Arial"/>
          <w:sz w:val="22"/>
          <w:szCs w:val="22"/>
        </w:rPr>
        <w:br/>
        <w:t xml:space="preserve">(d) </w:t>
      </w:r>
      <w:r w:rsidR="00BB5A7F" w:rsidRPr="00A03902">
        <w:rPr>
          <w:rFonts w:ascii="Arial" w:hAnsi="Arial" w:cs="Arial"/>
          <w:sz w:val="22"/>
          <w:szCs w:val="22"/>
        </w:rPr>
        <w:tab/>
      </w:r>
      <w:r w:rsidRPr="00A03902">
        <w:rPr>
          <w:rFonts w:ascii="Arial" w:hAnsi="Arial" w:cs="Arial"/>
          <w:sz w:val="22"/>
          <w:szCs w:val="22"/>
        </w:rPr>
        <w:t>misappropriation or unauthorised use of Project funds or assets;</w:t>
      </w:r>
      <w:r w:rsidRPr="00A03902">
        <w:rPr>
          <w:rFonts w:ascii="Arial" w:hAnsi="Arial" w:cs="Arial"/>
          <w:sz w:val="22"/>
          <w:szCs w:val="22"/>
        </w:rPr>
        <w:br/>
        <w:t xml:space="preserve">(e) </w:t>
      </w:r>
      <w:r w:rsidR="00BB5A7F" w:rsidRPr="00A03902">
        <w:rPr>
          <w:rFonts w:ascii="Arial" w:hAnsi="Arial" w:cs="Arial"/>
          <w:sz w:val="22"/>
          <w:szCs w:val="22"/>
        </w:rPr>
        <w:tab/>
      </w:r>
      <w:r w:rsidRPr="00A03902">
        <w:rPr>
          <w:rFonts w:ascii="Arial" w:hAnsi="Arial" w:cs="Arial"/>
          <w:sz w:val="22"/>
          <w:szCs w:val="22"/>
        </w:rPr>
        <w:t xml:space="preserve">failure to comply with legal-safety requirements in a manner that exposes the </w:t>
      </w:r>
    </w:p>
    <w:p w14:paraId="385EEED9" w14:textId="2CFDCC81" w:rsidR="00BB5A7F" w:rsidRPr="00A03902" w:rsidDel="00DE78EB" w:rsidRDefault="00BB5A7F" w:rsidP="00DE78EB">
      <w:pPr>
        <w:tabs>
          <w:tab w:val="left" w:pos="709"/>
          <w:tab w:val="left" w:pos="851"/>
        </w:tabs>
        <w:spacing w:line="360" w:lineRule="auto"/>
        <w:ind w:left="851"/>
        <w:rPr>
          <w:del w:id="1976" w:author="Elsabe Viljoen" w:date="2025-11-24T12:18:00Z" w16du:dateUtc="2025-11-24T10:18:00Z"/>
          <w:rFonts w:ascii="Arial" w:hAnsi="Arial" w:cs="Arial"/>
          <w:sz w:val="22"/>
          <w:szCs w:val="22"/>
        </w:rPr>
      </w:pPr>
      <w:r w:rsidRPr="00A03902">
        <w:rPr>
          <w:rFonts w:ascii="Arial" w:hAnsi="Arial" w:cs="Arial"/>
          <w:sz w:val="22"/>
          <w:szCs w:val="22"/>
        </w:rPr>
        <w:tab/>
      </w:r>
      <w:r w:rsidR="00F559D8" w:rsidRPr="00A03902">
        <w:rPr>
          <w:rFonts w:ascii="Arial" w:hAnsi="Arial" w:cs="Arial"/>
          <w:sz w:val="22"/>
          <w:szCs w:val="22"/>
        </w:rPr>
        <w:t>Project or Netflix to undue risk;</w:t>
      </w:r>
    </w:p>
    <w:p w14:paraId="64173002" w14:textId="77777777" w:rsidR="00DE78EB" w:rsidRPr="00A03902" w:rsidRDefault="00DE78EB">
      <w:pPr>
        <w:tabs>
          <w:tab w:val="left" w:pos="709"/>
          <w:tab w:val="left" w:pos="851"/>
        </w:tabs>
        <w:spacing w:line="360" w:lineRule="auto"/>
        <w:ind w:left="851"/>
        <w:rPr>
          <w:ins w:id="1977" w:author="Elsabe Viljoen" w:date="2025-11-24T12:18:00Z" w16du:dateUtc="2025-11-24T10:18:00Z"/>
          <w:rFonts w:ascii="Arial" w:hAnsi="Arial" w:cs="Arial"/>
          <w:sz w:val="22"/>
          <w:szCs w:val="22"/>
        </w:rPr>
        <w:pPrChange w:id="1978" w:author="Elsabe Viljoen" w:date="2025-11-24T10:21:00Z" w16du:dateUtc="2025-11-24T08:21:00Z">
          <w:pPr>
            <w:tabs>
              <w:tab w:val="left" w:pos="851"/>
            </w:tabs>
            <w:spacing w:line="360" w:lineRule="auto"/>
            <w:ind w:left="851"/>
          </w:pPr>
        </w:pPrChange>
      </w:pPr>
    </w:p>
    <w:p w14:paraId="7B8384AD" w14:textId="38B7D338" w:rsidR="006749F4" w:rsidRPr="00A03902" w:rsidRDefault="00DE78EB">
      <w:pPr>
        <w:tabs>
          <w:tab w:val="left" w:pos="1418"/>
        </w:tabs>
        <w:spacing w:line="360" w:lineRule="auto"/>
        <w:ind w:left="1418" w:hanging="709"/>
        <w:rPr>
          <w:rFonts w:ascii="Arial" w:hAnsi="Arial" w:cs="Arial"/>
          <w:sz w:val="22"/>
          <w:szCs w:val="22"/>
          <w:rPrChange w:id="1979" w:author="Elsabe Viljoen" w:date="2025-12-11T13:11:00Z" w16du:dateUtc="2025-12-11T11:11:00Z">
            <w:rPr/>
          </w:rPrChange>
        </w:rPr>
        <w:pPrChange w:id="1980" w:author="Elsabe Viljoen" w:date="2025-11-24T12:18:00Z" w16du:dateUtc="2025-11-24T10:18:00Z">
          <w:pPr>
            <w:pStyle w:val="ListParagraph"/>
            <w:numPr>
              <w:numId w:val="4"/>
            </w:numPr>
            <w:tabs>
              <w:tab w:val="left" w:pos="851"/>
            </w:tabs>
            <w:spacing w:line="360" w:lineRule="auto"/>
            <w:ind w:left="1441" w:hanging="732"/>
          </w:pPr>
        </w:pPrChange>
      </w:pPr>
      <w:ins w:id="1981" w:author="Elsabe Viljoen" w:date="2025-11-24T12:18:00Z" w16du:dateUtc="2025-11-24T10:18:00Z">
        <w:r w:rsidRPr="00A03902">
          <w:rPr>
            <w:rFonts w:ascii="Arial" w:hAnsi="Arial" w:cs="Arial"/>
            <w:sz w:val="22"/>
            <w:szCs w:val="22"/>
          </w:rPr>
          <w:t xml:space="preserve">(f) </w:t>
        </w:r>
        <w:r w:rsidRPr="00A03902">
          <w:rPr>
            <w:rFonts w:ascii="Arial" w:hAnsi="Arial" w:cs="Arial"/>
            <w:sz w:val="22"/>
            <w:szCs w:val="22"/>
          </w:rPr>
          <w:tab/>
        </w:r>
      </w:ins>
      <w:r w:rsidR="00F559D8" w:rsidRPr="00A03902">
        <w:rPr>
          <w:rFonts w:ascii="Arial" w:hAnsi="Arial" w:cs="Arial"/>
          <w:sz w:val="22"/>
          <w:szCs w:val="22"/>
          <w:rPrChange w:id="1982" w:author="Elsabe Viljoen" w:date="2025-12-11T13:11:00Z" w16du:dateUtc="2025-12-11T11:11:00Z">
            <w:rPr/>
          </w:rPrChange>
        </w:rPr>
        <w:t xml:space="preserve">persistent failure to perform material obligations despite reasonable written </w:t>
      </w:r>
    </w:p>
    <w:p w14:paraId="03962130" w14:textId="505F8524" w:rsidR="00F559D8" w:rsidRPr="00A03902" w:rsidRDefault="00F559D8" w:rsidP="006749F4">
      <w:pPr>
        <w:pStyle w:val="ListParagraph"/>
        <w:tabs>
          <w:tab w:val="left" w:pos="851"/>
        </w:tabs>
        <w:spacing w:line="360" w:lineRule="auto"/>
        <w:ind w:left="1441"/>
        <w:rPr>
          <w:ins w:id="1983" w:author="Elsabe Viljoen" w:date="2025-11-28T06:48:00Z" w16du:dateUtc="2025-11-28T04:48:00Z"/>
          <w:rFonts w:ascii="Arial" w:hAnsi="Arial" w:cs="Arial"/>
          <w:sz w:val="22"/>
          <w:szCs w:val="22"/>
        </w:rPr>
      </w:pPr>
      <w:r w:rsidRPr="00A03902">
        <w:rPr>
          <w:rFonts w:ascii="Arial" w:hAnsi="Arial" w:cs="Arial"/>
          <w:sz w:val="22"/>
          <w:szCs w:val="22"/>
        </w:rPr>
        <w:t>warnings.</w:t>
      </w:r>
    </w:p>
    <w:p w14:paraId="464CD3E7" w14:textId="77777777" w:rsidR="00D8312A" w:rsidRPr="00A03902" w:rsidRDefault="00D8312A" w:rsidP="006749F4">
      <w:pPr>
        <w:pStyle w:val="ListParagraph"/>
        <w:tabs>
          <w:tab w:val="left" w:pos="851"/>
        </w:tabs>
        <w:spacing w:line="360" w:lineRule="auto"/>
        <w:ind w:left="1441"/>
        <w:rPr>
          <w:rFonts w:ascii="Arial" w:hAnsi="Arial" w:cs="Arial"/>
          <w:sz w:val="22"/>
          <w:szCs w:val="22"/>
        </w:rPr>
      </w:pPr>
    </w:p>
    <w:p w14:paraId="3D9FD3A2" w14:textId="52FF0B64" w:rsidR="006749F4" w:rsidRPr="00A03902" w:rsidDel="00DE78EB" w:rsidRDefault="006749F4" w:rsidP="00615B73">
      <w:pPr>
        <w:tabs>
          <w:tab w:val="left" w:pos="851"/>
        </w:tabs>
        <w:spacing w:line="360" w:lineRule="auto"/>
        <w:rPr>
          <w:del w:id="1984" w:author="Elsabe Viljoen" w:date="2025-11-24T12:18:00Z" w16du:dateUtc="2025-11-24T10:18:00Z"/>
          <w:rFonts w:ascii="Arial" w:hAnsi="Arial" w:cs="Arial"/>
          <w:sz w:val="22"/>
          <w:szCs w:val="22"/>
        </w:rPr>
      </w:pPr>
    </w:p>
    <w:p w14:paraId="5DD9C74A" w14:textId="5B3B4B50" w:rsidR="006749F4" w:rsidRPr="00A03902" w:rsidRDefault="00F559D8">
      <w:pPr>
        <w:tabs>
          <w:tab w:val="left" w:pos="851"/>
        </w:tabs>
        <w:spacing w:line="360" w:lineRule="auto"/>
        <w:ind w:left="851" w:hanging="851"/>
        <w:jc w:val="both"/>
        <w:rPr>
          <w:rFonts w:ascii="Arial" w:hAnsi="Arial" w:cs="Arial"/>
          <w:sz w:val="22"/>
          <w:szCs w:val="22"/>
        </w:rPr>
        <w:pPrChange w:id="1985"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1</w:t>
      </w:r>
      <w:ins w:id="1986" w:author="Elsabe Viljoen" w:date="2025-11-24T10:23:00Z" w16du:dateUtc="2025-11-24T08:23:00Z">
        <w:r w:rsidR="00FF44F7" w:rsidRPr="00A03902">
          <w:rPr>
            <w:rFonts w:ascii="Arial" w:hAnsi="Arial" w:cs="Arial"/>
            <w:sz w:val="22"/>
            <w:szCs w:val="22"/>
          </w:rPr>
          <w:t>2</w:t>
        </w:r>
      </w:ins>
      <w:del w:id="1987" w:author="Elsabe Viljoen" w:date="2025-11-24T10:23:00Z" w16du:dateUtc="2025-11-24T08:23:00Z">
        <w:r w:rsidRPr="00A03902" w:rsidDel="00FF44F7">
          <w:rPr>
            <w:rFonts w:ascii="Arial" w:hAnsi="Arial" w:cs="Arial"/>
            <w:sz w:val="22"/>
            <w:szCs w:val="22"/>
          </w:rPr>
          <w:delText>7</w:delText>
        </w:r>
      </w:del>
      <w:r w:rsidRPr="00A03902">
        <w:rPr>
          <w:rFonts w:ascii="Arial" w:hAnsi="Arial" w:cs="Arial"/>
          <w:sz w:val="22"/>
          <w:szCs w:val="22"/>
        </w:rPr>
        <w:t xml:space="preserve">.3.3 </w:t>
      </w:r>
      <w:r w:rsidR="006749F4" w:rsidRPr="00A03902">
        <w:rPr>
          <w:rFonts w:ascii="Arial" w:hAnsi="Arial" w:cs="Arial"/>
          <w:sz w:val="22"/>
          <w:szCs w:val="22"/>
        </w:rPr>
        <w:tab/>
      </w:r>
      <w:r w:rsidRPr="00A03902">
        <w:rPr>
          <w:rFonts w:ascii="Arial" w:hAnsi="Arial" w:cs="Arial"/>
          <w:sz w:val="22"/>
          <w:szCs w:val="22"/>
        </w:rPr>
        <w:t xml:space="preserve">If this Agreement is terminated for cause, the non-breaching Party shall be entitled, </w:t>
      </w:r>
    </w:p>
    <w:p w14:paraId="3183DFE4" w14:textId="06BF502E" w:rsidR="00F559D8" w:rsidRPr="00A03902" w:rsidRDefault="006749F4">
      <w:pPr>
        <w:tabs>
          <w:tab w:val="left" w:pos="851"/>
        </w:tabs>
        <w:spacing w:line="360" w:lineRule="auto"/>
        <w:ind w:left="851" w:hanging="851"/>
        <w:jc w:val="both"/>
        <w:rPr>
          <w:rFonts w:ascii="Arial" w:hAnsi="Arial" w:cs="Arial"/>
          <w:sz w:val="22"/>
          <w:szCs w:val="22"/>
        </w:rPr>
        <w:pPrChange w:id="1988" w:author="Elsabe Viljoen" w:date="2025-11-28T06:48:00Z" w16du:dateUtc="2025-11-28T04:48: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in addition to any other remedies at law, to claim damages, to seek specific performance and to require the breaching Party to co-operate fully in the orderly handover of materials, contracts and responsibilities.</w:t>
      </w:r>
    </w:p>
    <w:p w14:paraId="372309D9" w14:textId="77777777" w:rsidR="005D39F1" w:rsidRPr="00A03902" w:rsidRDefault="005D39F1">
      <w:pPr>
        <w:tabs>
          <w:tab w:val="left" w:pos="851"/>
        </w:tabs>
        <w:spacing w:line="360" w:lineRule="auto"/>
        <w:jc w:val="both"/>
        <w:rPr>
          <w:rFonts w:ascii="Arial" w:hAnsi="Arial" w:cs="Arial"/>
          <w:sz w:val="22"/>
          <w:szCs w:val="22"/>
        </w:rPr>
        <w:pPrChange w:id="1989" w:author="Elsabe Viljoen" w:date="2025-11-28T06:48:00Z" w16du:dateUtc="2025-11-28T04:48:00Z">
          <w:pPr>
            <w:tabs>
              <w:tab w:val="left" w:pos="851"/>
            </w:tabs>
            <w:spacing w:line="360" w:lineRule="auto"/>
          </w:pPr>
        </w:pPrChange>
      </w:pPr>
    </w:p>
    <w:p w14:paraId="42A32D6C" w14:textId="5D932FAC" w:rsidR="006749F4" w:rsidRPr="00A03902" w:rsidRDefault="00F559D8">
      <w:pPr>
        <w:tabs>
          <w:tab w:val="left" w:pos="851"/>
        </w:tabs>
        <w:spacing w:line="360" w:lineRule="auto"/>
        <w:ind w:left="720" w:hanging="720"/>
        <w:jc w:val="both"/>
        <w:rPr>
          <w:rFonts w:ascii="Arial" w:hAnsi="Arial" w:cs="Arial"/>
          <w:sz w:val="22"/>
          <w:szCs w:val="22"/>
        </w:rPr>
        <w:pPrChange w:id="1990" w:author="Elsabe Viljoen" w:date="2025-11-28T06:48:00Z" w16du:dateUtc="2025-11-28T04:48:00Z">
          <w:pPr>
            <w:tabs>
              <w:tab w:val="left" w:pos="851"/>
            </w:tabs>
            <w:spacing w:line="360" w:lineRule="auto"/>
            <w:ind w:left="720" w:hanging="720"/>
          </w:pPr>
        </w:pPrChange>
      </w:pPr>
      <w:r w:rsidRPr="00A03902">
        <w:rPr>
          <w:rFonts w:ascii="Arial" w:hAnsi="Arial" w:cs="Arial"/>
          <w:sz w:val="22"/>
          <w:szCs w:val="22"/>
        </w:rPr>
        <w:t>1</w:t>
      </w:r>
      <w:ins w:id="1991" w:author="Elsabe Viljoen" w:date="2025-11-24T10:23:00Z" w16du:dateUtc="2025-11-24T08:23:00Z">
        <w:r w:rsidR="00FF44F7" w:rsidRPr="00A03902">
          <w:rPr>
            <w:rFonts w:ascii="Arial" w:hAnsi="Arial" w:cs="Arial"/>
            <w:sz w:val="22"/>
            <w:szCs w:val="22"/>
          </w:rPr>
          <w:t>2</w:t>
        </w:r>
      </w:ins>
      <w:del w:id="1992" w:author="Elsabe Viljoen" w:date="2025-11-24T10:23:00Z" w16du:dateUtc="2025-11-24T08:23:00Z">
        <w:r w:rsidRPr="00A03902" w:rsidDel="00FF44F7">
          <w:rPr>
            <w:rFonts w:ascii="Arial" w:hAnsi="Arial" w:cs="Arial"/>
            <w:sz w:val="22"/>
            <w:szCs w:val="22"/>
          </w:rPr>
          <w:delText>7</w:delText>
        </w:r>
      </w:del>
      <w:r w:rsidRPr="00A03902">
        <w:rPr>
          <w:rFonts w:ascii="Arial" w:hAnsi="Arial" w:cs="Arial"/>
          <w:sz w:val="22"/>
          <w:szCs w:val="22"/>
        </w:rPr>
        <w:t xml:space="preserve">.4 </w:t>
      </w:r>
      <w:r w:rsidR="006749F4" w:rsidRPr="00A03902">
        <w:rPr>
          <w:rFonts w:ascii="Arial" w:hAnsi="Arial" w:cs="Arial"/>
          <w:sz w:val="22"/>
          <w:szCs w:val="22"/>
        </w:rPr>
        <w:tab/>
      </w:r>
      <w:r w:rsidRPr="00A03902">
        <w:rPr>
          <w:rFonts w:ascii="Arial" w:hAnsi="Arial" w:cs="Arial"/>
          <w:sz w:val="22"/>
          <w:szCs w:val="22"/>
          <w:u w:val="single"/>
          <w:rPrChange w:id="1993" w:author="Elsabe Viljoen" w:date="2025-12-11T13:11:00Z" w16du:dateUtc="2025-12-11T11:11:00Z">
            <w:rPr>
              <w:rFonts w:ascii="Arial" w:hAnsi="Arial" w:cs="Arial"/>
              <w:b/>
              <w:bCs/>
              <w:sz w:val="22"/>
              <w:szCs w:val="22"/>
              <w:u w:val="single"/>
            </w:rPr>
          </w:rPrChange>
        </w:rPr>
        <w:t>Termination Linked to Netflix Commissioning</w:t>
      </w:r>
    </w:p>
    <w:p w14:paraId="1253848E" w14:textId="0BC4B31D" w:rsidR="00F559D8" w:rsidRPr="00A03902" w:rsidRDefault="00F559D8">
      <w:pPr>
        <w:tabs>
          <w:tab w:val="left" w:pos="851"/>
        </w:tabs>
        <w:spacing w:line="360" w:lineRule="auto"/>
        <w:ind w:left="720" w:hanging="720"/>
        <w:jc w:val="both"/>
        <w:rPr>
          <w:rFonts w:ascii="Arial" w:hAnsi="Arial" w:cs="Arial"/>
          <w:sz w:val="22"/>
          <w:szCs w:val="22"/>
        </w:rPr>
        <w:pPrChange w:id="1994" w:author="Elsabe Viljoen" w:date="2025-11-28T06:48:00Z" w16du:dateUtc="2025-11-28T04:48:00Z">
          <w:pPr>
            <w:tabs>
              <w:tab w:val="left" w:pos="851"/>
            </w:tabs>
            <w:spacing w:line="360" w:lineRule="auto"/>
            <w:ind w:left="720" w:hanging="720"/>
          </w:pPr>
        </w:pPrChange>
      </w:pPr>
      <w:r w:rsidRPr="00A03902">
        <w:rPr>
          <w:rFonts w:ascii="Arial" w:hAnsi="Arial" w:cs="Arial"/>
          <w:sz w:val="22"/>
          <w:szCs w:val="22"/>
        </w:rPr>
        <w:t>1</w:t>
      </w:r>
      <w:ins w:id="1995" w:author="Elsabe Viljoen" w:date="2025-11-24T10:23:00Z" w16du:dateUtc="2025-11-24T08:23:00Z">
        <w:r w:rsidR="00FF44F7" w:rsidRPr="00A03902">
          <w:rPr>
            <w:rFonts w:ascii="Arial" w:hAnsi="Arial" w:cs="Arial"/>
            <w:sz w:val="22"/>
            <w:szCs w:val="22"/>
          </w:rPr>
          <w:t>2</w:t>
        </w:r>
      </w:ins>
      <w:del w:id="1996" w:author="Elsabe Viljoen" w:date="2025-11-24T10:23:00Z" w16du:dateUtc="2025-11-24T08:23:00Z">
        <w:r w:rsidRPr="00A03902" w:rsidDel="00FF44F7">
          <w:rPr>
            <w:rFonts w:ascii="Arial" w:hAnsi="Arial" w:cs="Arial"/>
            <w:sz w:val="22"/>
            <w:szCs w:val="22"/>
          </w:rPr>
          <w:delText>7</w:delText>
        </w:r>
      </w:del>
      <w:r w:rsidRPr="00A03902">
        <w:rPr>
          <w:rFonts w:ascii="Arial" w:hAnsi="Arial" w:cs="Arial"/>
          <w:sz w:val="22"/>
          <w:szCs w:val="22"/>
        </w:rPr>
        <w:t xml:space="preserve">.4.1 </w:t>
      </w:r>
      <w:r w:rsidR="006749F4" w:rsidRPr="00A03902">
        <w:rPr>
          <w:rFonts w:ascii="Arial" w:hAnsi="Arial" w:cs="Arial"/>
          <w:sz w:val="22"/>
          <w:szCs w:val="22"/>
        </w:rPr>
        <w:tab/>
      </w:r>
      <w:r w:rsidRPr="00A03902">
        <w:rPr>
          <w:rFonts w:ascii="Arial" w:hAnsi="Arial" w:cs="Arial"/>
          <w:sz w:val="22"/>
          <w:szCs w:val="22"/>
        </w:rPr>
        <w:t>If Netflix elects not to commission the Project after Development, this Agreement shall continue to regulate the Parties’ rights and obligations in relation to development materials, intellectual property, confidentiality, risk allocation and any agreed development payments, but the production-specific provisions shall not come into operation.</w:t>
      </w:r>
    </w:p>
    <w:p w14:paraId="22EA11D3" w14:textId="77777777" w:rsidR="006749F4" w:rsidRPr="00A03902" w:rsidRDefault="006749F4">
      <w:pPr>
        <w:tabs>
          <w:tab w:val="left" w:pos="851"/>
        </w:tabs>
        <w:spacing w:line="360" w:lineRule="auto"/>
        <w:jc w:val="both"/>
        <w:rPr>
          <w:rFonts w:ascii="Arial" w:hAnsi="Arial" w:cs="Arial"/>
          <w:sz w:val="22"/>
          <w:szCs w:val="22"/>
        </w:rPr>
        <w:pPrChange w:id="1997" w:author="Elsabe Viljoen" w:date="2025-11-28T06:48:00Z" w16du:dateUtc="2025-11-28T04:48:00Z">
          <w:pPr>
            <w:tabs>
              <w:tab w:val="left" w:pos="851"/>
            </w:tabs>
            <w:spacing w:line="360" w:lineRule="auto"/>
          </w:pPr>
        </w:pPrChange>
      </w:pPr>
    </w:p>
    <w:p w14:paraId="42E06D55" w14:textId="77777777" w:rsidR="00D8312A" w:rsidRPr="00A03902" w:rsidRDefault="00F559D8" w:rsidP="00D8312A">
      <w:pPr>
        <w:tabs>
          <w:tab w:val="left" w:pos="851"/>
        </w:tabs>
        <w:spacing w:line="360" w:lineRule="auto"/>
        <w:ind w:left="720" w:hanging="720"/>
        <w:jc w:val="both"/>
        <w:rPr>
          <w:ins w:id="1998" w:author="Elsabe Viljoen" w:date="2025-11-28T06:48:00Z" w16du:dateUtc="2025-11-28T04:48:00Z"/>
          <w:rFonts w:ascii="Arial" w:hAnsi="Arial" w:cs="Arial"/>
          <w:sz w:val="22"/>
          <w:szCs w:val="22"/>
        </w:rPr>
      </w:pPr>
      <w:r w:rsidRPr="00A03902">
        <w:rPr>
          <w:rFonts w:ascii="Arial" w:hAnsi="Arial" w:cs="Arial"/>
          <w:sz w:val="22"/>
          <w:szCs w:val="22"/>
        </w:rPr>
        <w:t>1</w:t>
      </w:r>
      <w:ins w:id="1999" w:author="Elsabe Viljoen" w:date="2025-11-24T10:23:00Z" w16du:dateUtc="2025-11-24T08:23:00Z">
        <w:r w:rsidR="00FF44F7" w:rsidRPr="00A03902">
          <w:rPr>
            <w:rFonts w:ascii="Arial" w:hAnsi="Arial" w:cs="Arial"/>
            <w:sz w:val="22"/>
            <w:szCs w:val="22"/>
          </w:rPr>
          <w:t>2</w:t>
        </w:r>
      </w:ins>
      <w:del w:id="2000" w:author="Elsabe Viljoen" w:date="2025-11-24T10:23:00Z" w16du:dateUtc="2025-11-24T08:23:00Z">
        <w:r w:rsidRPr="00A03902" w:rsidDel="00FF44F7">
          <w:rPr>
            <w:rFonts w:ascii="Arial" w:hAnsi="Arial" w:cs="Arial"/>
            <w:sz w:val="22"/>
            <w:szCs w:val="22"/>
          </w:rPr>
          <w:delText>7</w:delText>
        </w:r>
      </w:del>
      <w:r w:rsidRPr="00A03902">
        <w:rPr>
          <w:rFonts w:ascii="Arial" w:hAnsi="Arial" w:cs="Arial"/>
          <w:sz w:val="22"/>
          <w:szCs w:val="22"/>
        </w:rPr>
        <w:t xml:space="preserve">.4.2 </w:t>
      </w:r>
      <w:r w:rsidR="006749F4" w:rsidRPr="00A03902">
        <w:rPr>
          <w:rFonts w:ascii="Arial" w:hAnsi="Arial" w:cs="Arial"/>
          <w:sz w:val="22"/>
          <w:szCs w:val="22"/>
        </w:rPr>
        <w:tab/>
      </w:r>
      <w:r w:rsidRPr="00A03902">
        <w:rPr>
          <w:rFonts w:ascii="Arial" w:hAnsi="Arial" w:cs="Arial"/>
          <w:sz w:val="22"/>
          <w:szCs w:val="22"/>
        </w:rPr>
        <w:t>If Netflix terminates the commissioning or production agreement with the SPV for reasons not attributable to a breach by either Party, the Parties shall co-operate in good faith to:</w:t>
      </w:r>
    </w:p>
    <w:p w14:paraId="5A05719E" w14:textId="77777777" w:rsidR="005D39F1" w:rsidRPr="00A03902" w:rsidRDefault="00F559D8" w:rsidP="00D8312A">
      <w:pPr>
        <w:tabs>
          <w:tab w:val="left" w:pos="851"/>
        </w:tabs>
        <w:spacing w:line="360" w:lineRule="auto"/>
        <w:ind w:left="720"/>
        <w:jc w:val="both"/>
        <w:rPr>
          <w:ins w:id="2001" w:author="Elsabe Viljoen" w:date="2025-11-28T06:59:00Z" w16du:dateUtc="2025-11-28T04:59:00Z"/>
          <w:rFonts w:ascii="Arial" w:hAnsi="Arial" w:cs="Arial"/>
          <w:sz w:val="22"/>
          <w:szCs w:val="22"/>
        </w:rPr>
      </w:pPr>
      <w:del w:id="2002" w:author="Elsabe Viljoen" w:date="2025-11-28T06:49:00Z" w16du:dateUtc="2025-11-28T04:49:00Z">
        <w:r w:rsidRPr="00A03902" w:rsidDel="00D8312A">
          <w:rPr>
            <w:rFonts w:ascii="Arial" w:hAnsi="Arial" w:cs="Arial"/>
            <w:sz w:val="22"/>
            <w:szCs w:val="22"/>
          </w:rPr>
          <w:br/>
        </w:r>
      </w:del>
      <w:r w:rsidRPr="00A03902">
        <w:rPr>
          <w:rFonts w:ascii="Arial" w:hAnsi="Arial" w:cs="Arial"/>
          <w:sz w:val="22"/>
          <w:szCs w:val="22"/>
        </w:rPr>
        <w:t xml:space="preserve">(a) </w:t>
      </w:r>
      <w:r w:rsidR="006749F4" w:rsidRPr="00A03902">
        <w:rPr>
          <w:rFonts w:ascii="Arial" w:hAnsi="Arial" w:cs="Arial"/>
          <w:sz w:val="22"/>
          <w:szCs w:val="22"/>
        </w:rPr>
        <w:tab/>
      </w:r>
      <w:r w:rsidRPr="00A03902">
        <w:rPr>
          <w:rFonts w:ascii="Arial" w:hAnsi="Arial" w:cs="Arial"/>
          <w:sz w:val="22"/>
          <w:szCs w:val="22"/>
        </w:rPr>
        <w:t xml:space="preserve">comply with all close-out obligations owed to </w:t>
      </w:r>
      <w:proofErr w:type="gramStart"/>
      <w:r w:rsidRPr="00A03902">
        <w:rPr>
          <w:rFonts w:ascii="Arial" w:hAnsi="Arial" w:cs="Arial"/>
          <w:sz w:val="22"/>
          <w:szCs w:val="22"/>
        </w:rPr>
        <w:t>Netflix;</w:t>
      </w:r>
      <w:proofErr w:type="gramEnd"/>
    </w:p>
    <w:p w14:paraId="4CEDE27F" w14:textId="5CE7D15F" w:rsidR="006749F4" w:rsidRPr="00A03902" w:rsidRDefault="00F559D8">
      <w:pPr>
        <w:tabs>
          <w:tab w:val="left" w:pos="851"/>
        </w:tabs>
        <w:spacing w:line="360" w:lineRule="auto"/>
        <w:ind w:left="720"/>
        <w:jc w:val="both"/>
        <w:rPr>
          <w:rFonts w:ascii="Arial" w:hAnsi="Arial" w:cs="Arial"/>
          <w:sz w:val="22"/>
          <w:szCs w:val="22"/>
        </w:rPr>
        <w:pPrChange w:id="2003" w:author="Elsabe Viljoen" w:date="2025-11-28T06:49:00Z" w16du:dateUtc="2025-11-28T04:49:00Z">
          <w:pPr>
            <w:tabs>
              <w:tab w:val="left" w:pos="851"/>
            </w:tabs>
            <w:spacing w:line="360" w:lineRule="auto"/>
            <w:ind w:left="720" w:hanging="720"/>
          </w:pPr>
        </w:pPrChange>
      </w:pPr>
      <w:del w:id="2004" w:author="Elsabe Viljoen" w:date="2025-11-28T06:59:00Z" w16du:dateUtc="2025-11-28T04:59:00Z">
        <w:r w:rsidRPr="00A03902" w:rsidDel="005D39F1">
          <w:rPr>
            <w:rFonts w:ascii="Arial" w:hAnsi="Arial" w:cs="Arial"/>
            <w:sz w:val="22"/>
            <w:szCs w:val="22"/>
          </w:rPr>
          <w:br/>
        </w:r>
      </w:del>
      <w:r w:rsidRPr="00A03902">
        <w:rPr>
          <w:rFonts w:ascii="Arial" w:hAnsi="Arial" w:cs="Arial"/>
          <w:sz w:val="22"/>
          <w:szCs w:val="22"/>
        </w:rPr>
        <w:t xml:space="preserve">(b) </w:t>
      </w:r>
      <w:r w:rsidR="006749F4" w:rsidRPr="00A03902">
        <w:rPr>
          <w:rFonts w:ascii="Arial" w:hAnsi="Arial" w:cs="Arial"/>
          <w:sz w:val="22"/>
          <w:szCs w:val="22"/>
        </w:rPr>
        <w:tab/>
      </w:r>
      <w:r w:rsidRPr="00A03902">
        <w:rPr>
          <w:rFonts w:ascii="Arial" w:hAnsi="Arial" w:cs="Arial"/>
          <w:sz w:val="22"/>
          <w:szCs w:val="22"/>
        </w:rPr>
        <w:t xml:space="preserve">settle all lawful third-party claims and liabilities of the SPV to the extent </w:t>
      </w:r>
    </w:p>
    <w:p w14:paraId="077D5C11" w14:textId="79821E3F" w:rsidR="006749F4" w:rsidRPr="00A03902" w:rsidRDefault="006749F4" w:rsidP="006749F4">
      <w:pPr>
        <w:tabs>
          <w:tab w:val="left" w:pos="851"/>
        </w:tabs>
        <w:spacing w:line="360" w:lineRule="auto"/>
        <w:ind w:left="851" w:hanging="720"/>
        <w:rPr>
          <w:rFonts w:ascii="Arial" w:hAnsi="Arial" w:cs="Arial"/>
          <w:sz w:val="22"/>
          <w:szCs w:val="22"/>
        </w:rPr>
      </w:pPr>
      <w:r w:rsidRPr="00A03902">
        <w:rPr>
          <w:rFonts w:ascii="Arial" w:hAnsi="Arial" w:cs="Arial"/>
          <w:sz w:val="22"/>
          <w:szCs w:val="22"/>
        </w:rPr>
        <w:tab/>
      </w:r>
      <w:r w:rsidRPr="00A03902">
        <w:rPr>
          <w:rFonts w:ascii="Arial" w:hAnsi="Arial" w:cs="Arial"/>
          <w:sz w:val="22"/>
          <w:szCs w:val="22"/>
        </w:rPr>
        <w:tab/>
      </w:r>
      <w:r w:rsidR="00F559D8" w:rsidRPr="00A03902">
        <w:rPr>
          <w:rFonts w:ascii="Arial" w:hAnsi="Arial" w:cs="Arial"/>
          <w:sz w:val="22"/>
          <w:szCs w:val="22"/>
        </w:rPr>
        <w:t>covered by Netflix payments; and</w:t>
      </w:r>
    </w:p>
    <w:p w14:paraId="1DF9D9CD" w14:textId="77777777" w:rsidR="006749F4" w:rsidRPr="00A03902" w:rsidRDefault="00F559D8" w:rsidP="006749F4">
      <w:pPr>
        <w:tabs>
          <w:tab w:val="left" w:pos="851"/>
        </w:tabs>
        <w:spacing w:line="360" w:lineRule="auto"/>
        <w:ind w:left="851" w:hanging="142"/>
        <w:rPr>
          <w:rFonts w:ascii="Arial" w:hAnsi="Arial" w:cs="Arial"/>
          <w:sz w:val="22"/>
          <w:szCs w:val="22"/>
        </w:rPr>
      </w:pPr>
      <w:r w:rsidRPr="00A03902">
        <w:rPr>
          <w:rFonts w:ascii="Arial" w:hAnsi="Arial" w:cs="Arial"/>
          <w:sz w:val="22"/>
          <w:szCs w:val="22"/>
        </w:rPr>
        <w:t xml:space="preserve">(c) </w:t>
      </w:r>
      <w:r w:rsidR="006749F4" w:rsidRPr="00A03902">
        <w:rPr>
          <w:rFonts w:ascii="Arial" w:hAnsi="Arial" w:cs="Arial"/>
          <w:sz w:val="22"/>
          <w:szCs w:val="22"/>
        </w:rPr>
        <w:tab/>
      </w:r>
      <w:r w:rsidRPr="00A03902">
        <w:rPr>
          <w:rFonts w:ascii="Arial" w:hAnsi="Arial" w:cs="Arial"/>
          <w:sz w:val="22"/>
          <w:szCs w:val="22"/>
        </w:rPr>
        <w:t xml:space="preserve">agree on the future status of the Project and its materials, subject always to </w:t>
      </w:r>
    </w:p>
    <w:p w14:paraId="2910FFB3" w14:textId="52840D13" w:rsidR="00F559D8" w:rsidRPr="00A03902" w:rsidRDefault="006749F4" w:rsidP="006749F4">
      <w:pPr>
        <w:tabs>
          <w:tab w:val="left" w:pos="851"/>
        </w:tabs>
        <w:spacing w:line="360" w:lineRule="auto"/>
        <w:ind w:left="851" w:hanging="142"/>
        <w:rPr>
          <w:rFonts w:ascii="Arial" w:hAnsi="Arial" w:cs="Arial"/>
          <w:sz w:val="22"/>
          <w:szCs w:val="22"/>
        </w:rPr>
      </w:pPr>
      <w:r w:rsidRPr="00A03902">
        <w:rPr>
          <w:rFonts w:ascii="Arial" w:hAnsi="Arial" w:cs="Arial"/>
          <w:sz w:val="22"/>
          <w:szCs w:val="22"/>
        </w:rPr>
        <w:tab/>
      </w:r>
      <w:r w:rsidRPr="00A03902">
        <w:rPr>
          <w:rFonts w:ascii="Arial" w:hAnsi="Arial" w:cs="Arial"/>
          <w:sz w:val="22"/>
          <w:szCs w:val="22"/>
        </w:rPr>
        <w:tab/>
      </w:r>
      <w:r w:rsidR="00F559D8" w:rsidRPr="00A03902">
        <w:rPr>
          <w:rFonts w:ascii="Arial" w:hAnsi="Arial" w:cs="Arial"/>
          <w:sz w:val="22"/>
          <w:szCs w:val="22"/>
        </w:rPr>
        <w:t>any continuing rights held by Netflix.</w:t>
      </w:r>
    </w:p>
    <w:p w14:paraId="0C2E2DC7" w14:textId="2EF68418" w:rsidR="00F559D8" w:rsidRPr="00F559D8" w:rsidRDefault="00F559D8" w:rsidP="00615B73">
      <w:pPr>
        <w:tabs>
          <w:tab w:val="left" w:pos="851"/>
        </w:tabs>
        <w:spacing w:line="360" w:lineRule="auto"/>
        <w:rPr>
          <w:rFonts w:ascii="Arial" w:hAnsi="Arial" w:cs="Arial"/>
          <w:sz w:val="22"/>
          <w:szCs w:val="22"/>
        </w:rPr>
      </w:pPr>
    </w:p>
    <w:p w14:paraId="629EE429" w14:textId="442DD894" w:rsidR="00F559D8" w:rsidRPr="00FF44F7" w:rsidRDefault="00F559D8">
      <w:pPr>
        <w:pStyle w:val="ListParagraph"/>
        <w:numPr>
          <w:ilvl w:val="0"/>
          <w:numId w:val="23"/>
        </w:numPr>
        <w:spacing w:line="360" w:lineRule="auto"/>
        <w:ind w:hanging="720"/>
        <w:rPr>
          <w:rFonts w:ascii="Arial" w:hAnsi="Arial" w:cs="Arial"/>
          <w:b/>
          <w:bCs/>
          <w:sz w:val="22"/>
          <w:szCs w:val="22"/>
          <w:u w:val="single"/>
          <w:rPrChange w:id="2005" w:author="Elsabe Viljoen" w:date="2025-11-24T10:23:00Z" w16du:dateUtc="2025-11-24T08:23:00Z">
            <w:rPr/>
          </w:rPrChange>
        </w:rPr>
        <w:pPrChange w:id="2006" w:author="Elsabe Viljoen" w:date="2025-11-24T10:23:00Z" w16du:dateUtc="2025-11-24T08:23:00Z">
          <w:pPr>
            <w:numPr>
              <w:numId w:val="13"/>
            </w:numPr>
            <w:tabs>
              <w:tab w:val="num" w:pos="851"/>
              <w:tab w:val="num" w:pos="1069"/>
            </w:tabs>
            <w:spacing w:line="360" w:lineRule="auto"/>
            <w:ind w:left="851" w:hanging="851"/>
          </w:pPr>
        </w:pPrChange>
      </w:pPr>
      <w:r w:rsidRPr="00FF44F7">
        <w:rPr>
          <w:rFonts w:ascii="Arial" w:hAnsi="Arial" w:cs="Arial"/>
          <w:b/>
          <w:bCs/>
          <w:sz w:val="22"/>
          <w:szCs w:val="22"/>
          <w:u w:val="single"/>
          <w:rPrChange w:id="2007" w:author="Elsabe Viljoen" w:date="2025-11-24T10:23:00Z" w16du:dateUtc="2025-11-24T08:23:00Z">
            <w:rPr/>
          </w:rPrChange>
        </w:rPr>
        <w:t>BREACH, REMEDIES AND SPECIFIC PERFORMANCE</w:t>
      </w:r>
    </w:p>
    <w:p w14:paraId="5407A5BE" w14:textId="3C173D6A" w:rsidR="002A3073" w:rsidRPr="00A03902" w:rsidRDefault="00F559D8">
      <w:pPr>
        <w:tabs>
          <w:tab w:val="left" w:pos="851"/>
        </w:tabs>
        <w:spacing w:line="360" w:lineRule="auto"/>
        <w:ind w:left="720" w:hanging="720"/>
        <w:rPr>
          <w:rFonts w:ascii="Arial" w:hAnsi="Arial" w:cs="Arial"/>
          <w:sz w:val="22"/>
          <w:szCs w:val="22"/>
          <w:u w:val="single"/>
          <w:rPrChange w:id="2008" w:author="Elsabe Viljoen" w:date="2025-12-11T13:11:00Z" w16du:dateUtc="2025-12-11T11:11:00Z">
            <w:rPr>
              <w:rFonts w:ascii="Arial" w:hAnsi="Arial" w:cs="Arial"/>
              <w:b/>
              <w:bCs/>
              <w:sz w:val="22"/>
              <w:szCs w:val="22"/>
              <w:u w:val="single"/>
            </w:rPr>
          </w:rPrChange>
        </w:rPr>
        <w:pPrChange w:id="2009" w:author="Elsabe Viljoen" w:date="2025-11-24T10:23:00Z" w16du:dateUtc="2025-11-24T08:23:00Z">
          <w:pPr>
            <w:tabs>
              <w:tab w:val="left" w:pos="851"/>
            </w:tabs>
            <w:spacing w:line="360" w:lineRule="auto"/>
            <w:ind w:left="851" w:hanging="851"/>
          </w:pPr>
        </w:pPrChange>
      </w:pPr>
      <w:r w:rsidRPr="00F559D8">
        <w:rPr>
          <w:rFonts w:ascii="Arial" w:hAnsi="Arial" w:cs="Arial"/>
          <w:sz w:val="22"/>
          <w:szCs w:val="22"/>
        </w:rPr>
        <w:t>1</w:t>
      </w:r>
      <w:del w:id="2010" w:author="Elsabe Viljoen" w:date="2025-11-24T10:23:00Z" w16du:dateUtc="2025-11-24T08:23:00Z">
        <w:r w:rsidRPr="00F559D8" w:rsidDel="00FF44F7">
          <w:rPr>
            <w:rFonts w:ascii="Arial" w:hAnsi="Arial" w:cs="Arial"/>
            <w:sz w:val="22"/>
            <w:szCs w:val="22"/>
          </w:rPr>
          <w:delText>8</w:delText>
        </w:r>
      </w:del>
      <w:ins w:id="2011" w:author="Elsabe Viljoen" w:date="2025-11-24T10:23:00Z" w16du:dateUtc="2025-11-24T08:23:00Z">
        <w:r w:rsidR="00FF44F7">
          <w:rPr>
            <w:rFonts w:ascii="Arial" w:hAnsi="Arial" w:cs="Arial"/>
            <w:sz w:val="22"/>
            <w:szCs w:val="22"/>
          </w:rPr>
          <w:t>3</w:t>
        </w:r>
      </w:ins>
      <w:r w:rsidRPr="00F559D8">
        <w:rPr>
          <w:rFonts w:ascii="Arial" w:hAnsi="Arial" w:cs="Arial"/>
          <w:sz w:val="22"/>
          <w:szCs w:val="22"/>
        </w:rPr>
        <w:t xml:space="preserve">.1 </w:t>
      </w:r>
      <w:r w:rsidR="006749F4" w:rsidRPr="008F296B">
        <w:rPr>
          <w:rFonts w:ascii="Arial" w:hAnsi="Arial" w:cs="Arial"/>
          <w:sz w:val="22"/>
          <w:szCs w:val="22"/>
        </w:rPr>
        <w:tab/>
      </w:r>
      <w:r w:rsidRPr="00A03902">
        <w:rPr>
          <w:rFonts w:ascii="Arial" w:hAnsi="Arial" w:cs="Arial"/>
          <w:sz w:val="22"/>
          <w:szCs w:val="22"/>
          <w:u w:val="single"/>
          <w:rPrChange w:id="2012" w:author="Elsabe Viljoen" w:date="2025-12-11T13:11:00Z" w16du:dateUtc="2025-12-11T11:11:00Z">
            <w:rPr>
              <w:rFonts w:ascii="Arial" w:hAnsi="Arial" w:cs="Arial"/>
              <w:b/>
              <w:bCs/>
              <w:sz w:val="22"/>
              <w:szCs w:val="22"/>
              <w:u w:val="single"/>
            </w:rPr>
          </w:rPrChange>
        </w:rPr>
        <w:t>General Consequences of Breach</w:t>
      </w:r>
    </w:p>
    <w:p w14:paraId="7A2E2A67" w14:textId="15D92E49" w:rsidR="006749F4" w:rsidRPr="00A03902" w:rsidRDefault="00F559D8">
      <w:pPr>
        <w:tabs>
          <w:tab w:val="left" w:pos="851"/>
        </w:tabs>
        <w:spacing w:line="360" w:lineRule="auto"/>
        <w:ind w:left="720" w:hanging="720"/>
        <w:jc w:val="both"/>
        <w:rPr>
          <w:rFonts w:ascii="Arial" w:hAnsi="Arial" w:cs="Arial"/>
          <w:sz w:val="22"/>
          <w:szCs w:val="22"/>
        </w:rPr>
        <w:pPrChange w:id="2013"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1</w:t>
      </w:r>
      <w:ins w:id="2014" w:author="Elsabe Viljoen" w:date="2025-11-24T10:23:00Z" w16du:dateUtc="2025-11-24T08:23:00Z">
        <w:r w:rsidR="00FF44F7" w:rsidRPr="00A03902">
          <w:rPr>
            <w:rFonts w:ascii="Arial" w:hAnsi="Arial" w:cs="Arial"/>
            <w:sz w:val="22"/>
            <w:szCs w:val="22"/>
          </w:rPr>
          <w:t>3</w:t>
        </w:r>
      </w:ins>
      <w:del w:id="2015" w:author="Elsabe Viljoen" w:date="2025-11-24T10:23:00Z" w16du:dateUtc="2025-11-24T08:23:00Z">
        <w:r w:rsidRPr="00A03902" w:rsidDel="00FF44F7">
          <w:rPr>
            <w:rFonts w:ascii="Arial" w:hAnsi="Arial" w:cs="Arial"/>
            <w:sz w:val="22"/>
            <w:szCs w:val="22"/>
          </w:rPr>
          <w:delText>8</w:delText>
        </w:r>
      </w:del>
      <w:r w:rsidRPr="00A03902">
        <w:rPr>
          <w:rFonts w:ascii="Arial" w:hAnsi="Arial" w:cs="Arial"/>
          <w:sz w:val="22"/>
          <w:szCs w:val="22"/>
        </w:rPr>
        <w:t xml:space="preserve">.1.1 </w:t>
      </w:r>
      <w:r w:rsidR="006749F4" w:rsidRPr="00A03902">
        <w:rPr>
          <w:rFonts w:ascii="Arial" w:hAnsi="Arial" w:cs="Arial"/>
          <w:sz w:val="22"/>
          <w:szCs w:val="22"/>
        </w:rPr>
        <w:tab/>
      </w:r>
      <w:r w:rsidRPr="00A03902">
        <w:rPr>
          <w:rFonts w:ascii="Arial" w:hAnsi="Arial" w:cs="Arial"/>
          <w:sz w:val="22"/>
          <w:szCs w:val="22"/>
        </w:rPr>
        <w:t xml:space="preserve">If any Party breaches any provision of this Agreement, the other Party shall be </w:t>
      </w:r>
    </w:p>
    <w:p w14:paraId="04A3F3EE" w14:textId="00943FD5" w:rsidR="00F559D8" w:rsidRPr="00A03902" w:rsidRDefault="002A3073">
      <w:pPr>
        <w:tabs>
          <w:tab w:val="left" w:pos="851"/>
        </w:tabs>
        <w:spacing w:line="360" w:lineRule="auto"/>
        <w:ind w:left="720" w:hanging="720"/>
        <w:jc w:val="both"/>
        <w:rPr>
          <w:rFonts w:ascii="Arial" w:hAnsi="Arial" w:cs="Arial"/>
          <w:sz w:val="22"/>
          <w:szCs w:val="22"/>
        </w:rPr>
        <w:pPrChange w:id="2016"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 xml:space="preserve">entitled to all remedies available in law or equity, including but not limited to damages, specific performance, interdictory relief and any other appropriate remedy, </w:t>
      </w:r>
      <w:r w:rsidR="00345469" w:rsidRPr="00A03902">
        <w:rPr>
          <w:rFonts w:ascii="Arial" w:hAnsi="Arial" w:cs="Arial"/>
          <w:sz w:val="22"/>
          <w:szCs w:val="22"/>
        </w:rPr>
        <w:t>whether</w:t>
      </w:r>
      <w:r w:rsidR="00F559D8" w:rsidRPr="00A03902">
        <w:rPr>
          <w:rFonts w:ascii="Arial" w:hAnsi="Arial" w:cs="Arial"/>
          <w:sz w:val="22"/>
          <w:szCs w:val="22"/>
        </w:rPr>
        <w:t xml:space="preserve"> such remedies are expressly specified herein.</w:t>
      </w:r>
    </w:p>
    <w:p w14:paraId="2FFD04D5" w14:textId="77777777" w:rsidR="006749F4" w:rsidRPr="00A03902" w:rsidRDefault="006749F4">
      <w:pPr>
        <w:tabs>
          <w:tab w:val="left" w:pos="851"/>
        </w:tabs>
        <w:spacing w:line="360" w:lineRule="auto"/>
        <w:ind w:left="720" w:hanging="720"/>
        <w:jc w:val="both"/>
        <w:rPr>
          <w:rFonts w:ascii="Arial" w:hAnsi="Arial" w:cs="Arial"/>
          <w:sz w:val="22"/>
          <w:szCs w:val="22"/>
        </w:rPr>
        <w:pPrChange w:id="2017" w:author="Elsabe Viljoen" w:date="2025-11-28T06:49:00Z" w16du:dateUtc="2025-11-28T04:49:00Z">
          <w:pPr>
            <w:tabs>
              <w:tab w:val="left" w:pos="851"/>
            </w:tabs>
            <w:spacing w:line="360" w:lineRule="auto"/>
            <w:ind w:left="851" w:hanging="851"/>
          </w:pPr>
        </w:pPrChange>
      </w:pPr>
    </w:p>
    <w:p w14:paraId="36D1DDD8" w14:textId="77945058" w:rsidR="006749F4" w:rsidRPr="00A03902" w:rsidRDefault="00F559D8">
      <w:pPr>
        <w:tabs>
          <w:tab w:val="left" w:pos="851"/>
        </w:tabs>
        <w:spacing w:line="360" w:lineRule="auto"/>
        <w:ind w:left="720" w:hanging="720"/>
        <w:jc w:val="both"/>
        <w:rPr>
          <w:rFonts w:ascii="Arial" w:hAnsi="Arial" w:cs="Arial"/>
          <w:sz w:val="22"/>
          <w:szCs w:val="22"/>
        </w:rPr>
        <w:pPrChange w:id="2018"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1</w:t>
      </w:r>
      <w:ins w:id="2019" w:author="Elsabe Viljoen" w:date="2025-11-24T10:23:00Z" w16du:dateUtc="2025-11-24T08:23:00Z">
        <w:r w:rsidR="00FF44F7" w:rsidRPr="00A03902">
          <w:rPr>
            <w:rFonts w:ascii="Arial" w:hAnsi="Arial" w:cs="Arial"/>
            <w:sz w:val="22"/>
            <w:szCs w:val="22"/>
          </w:rPr>
          <w:t>3</w:t>
        </w:r>
      </w:ins>
      <w:del w:id="2020" w:author="Elsabe Viljoen" w:date="2025-11-24T10:23:00Z" w16du:dateUtc="2025-11-24T08:23:00Z">
        <w:r w:rsidRPr="00A03902" w:rsidDel="00FF44F7">
          <w:rPr>
            <w:rFonts w:ascii="Arial" w:hAnsi="Arial" w:cs="Arial"/>
            <w:sz w:val="22"/>
            <w:szCs w:val="22"/>
          </w:rPr>
          <w:delText>8</w:delText>
        </w:r>
      </w:del>
      <w:r w:rsidRPr="00A03902">
        <w:rPr>
          <w:rFonts w:ascii="Arial" w:hAnsi="Arial" w:cs="Arial"/>
          <w:sz w:val="22"/>
          <w:szCs w:val="22"/>
        </w:rPr>
        <w:t xml:space="preserve">.1.2 </w:t>
      </w:r>
      <w:r w:rsidR="006749F4" w:rsidRPr="00A03902">
        <w:rPr>
          <w:rFonts w:ascii="Arial" w:hAnsi="Arial" w:cs="Arial"/>
          <w:sz w:val="22"/>
          <w:szCs w:val="22"/>
        </w:rPr>
        <w:tab/>
      </w:r>
      <w:r w:rsidRPr="00A03902">
        <w:rPr>
          <w:rFonts w:ascii="Arial" w:hAnsi="Arial" w:cs="Arial"/>
          <w:sz w:val="22"/>
          <w:szCs w:val="22"/>
        </w:rPr>
        <w:t xml:space="preserve">The Parties acknowledge that certain breaches – including breaches relating to </w:t>
      </w:r>
      <w:r w:rsidR="006749F4" w:rsidRPr="00A03902">
        <w:rPr>
          <w:rFonts w:ascii="Arial" w:hAnsi="Arial" w:cs="Arial"/>
          <w:sz w:val="22"/>
          <w:szCs w:val="22"/>
        </w:rPr>
        <w:t xml:space="preserve"> </w:t>
      </w:r>
    </w:p>
    <w:p w14:paraId="20D1AEAE" w14:textId="5A3737B1" w:rsidR="00F559D8" w:rsidRPr="00A03902" w:rsidRDefault="006749F4">
      <w:pPr>
        <w:tabs>
          <w:tab w:val="left" w:pos="851"/>
        </w:tabs>
        <w:spacing w:line="360" w:lineRule="auto"/>
        <w:ind w:left="720" w:hanging="720"/>
        <w:jc w:val="both"/>
        <w:rPr>
          <w:rFonts w:ascii="Arial" w:hAnsi="Arial" w:cs="Arial"/>
          <w:sz w:val="22"/>
          <w:szCs w:val="22"/>
        </w:rPr>
        <w:pPrChange w:id="2021"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 xml:space="preserve"> </w:t>
      </w:r>
      <w:r w:rsidRPr="00A03902">
        <w:rPr>
          <w:rFonts w:ascii="Arial" w:hAnsi="Arial" w:cs="Arial"/>
          <w:sz w:val="22"/>
          <w:szCs w:val="22"/>
        </w:rPr>
        <w:tab/>
      </w:r>
      <w:r w:rsidR="00F559D8" w:rsidRPr="00A03902">
        <w:rPr>
          <w:rFonts w:ascii="Arial" w:hAnsi="Arial" w:cs="Arial"/>
          <w:sz w:val="22"/>
          <w:szCs w:val="22"/>
        </w:rPr>
        <w:t xml:space="preserve">confidentiality, data security, intellectual property, legal compliance and </w:t>
      </w:r>
      <w:r w:rsidR="00345469" w:rsidRPr="00A03902">
        <w:rPr>
          <w:rFonts w:ascii="Arial" w:hAnsi="Arial" w:cs="Arial"/>
          <w:sz w:val="22"/>
          <w:szCs w:val="22"/>
        </w:rPr>
        <w:t>Netflix deliverables</w:t>
      </w:r>
      <w:r w:rsidR="00F559D8" w:rsidRPr="00A03902">
        <w:rPr>
          <w:rFonts w:ascii="Arial" w:hAnsi="Arial" w:cs="Arial"/>
          <w:sz w:val="22"/>
          <w:szCs w:val="22"/>
        </w:rPr>
        <w:t xml:space="preserve"> – may cause irreparable harm that cannot be adequately remedied by damages alone, and they therefore agree that the non-breaching Party and/or Netflix shall be entitled to urgent interdictory or injunctive relief.</w:t>
      </w:r>
    </w:p>
    <w:p w14:paraId="00596886" w14:textId="77777777" w:rsidR="00FF44F7" w:rsidRPr="00A03902" w:rsidRDefault="00FF44F7">
      <w:pPr>
        <w:tabs>
          <w:tab w:val="left" w:pos="851"/>
        </w:tabs>
        <w:spacing w:line="360" w:lineRule="auto"/>
        <w:ind w:left="720" w:hanging="720"/>
        <w:jc w:val="both"/>
        <w:rPr>
          <w:rFonts w:ascii="Arial" w:hAnsi="Arial" w:cs="Arial"/>
          <w:sz w:val="22"/>
          <w:szCs w:val="22"/>
        </w:rPr>
        <w:pPrChange w:id="2022" w:author="Elsabe Viljoen" w:date="2025-11-28T06:49:00Z" w16du:dateUtc="2025-11-28T04:49:00Z">
          <w:pPr>
            <w:tabs>
              <w:tab w:val="left" w:pos="851"/>
            </w:tabs>
            <w:spacing w:line="360" w:lineRule="auto"/>
          </w:pPr>
        </w:pPrChange>
      </w:pPr>
    </w:p>
    <w:p w14:paraId="576B2E29" w14:textId="358F6E4A" w:rsidR="002A3073" w:rsidRPr="00A03902" w:rsidRDefault="00F559D8">
      <w:pPr>
        <w:tabs>
          <w:tab w:val="left" w:pos="851"/>
        </w:tabs>
        <w:spacing w:line="360" w:lineRule="auto"/>
        <w:ind w:left="720" w:hanging="720"/>
        <w:jc w:val="both"/>
        <w:rPr>
          <w:rFonts w:ascii="Arial" w:hAnsi="Arial" w:cs="Arial"/>
          <w:sz w:val="22"/>
          <w:szCs w:val="22"/>
        </w:rPr>
        <w:pPrChange w:id="2023"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1</w:t>
      </w:r>
      <w:ins w:id="2024" w:author="Elsabe Viljoen" w:date="2025-11-24T10:23:00Z" w16du:dateUtc="2025-11-24T08:23:00Z">
        <w:r w:rsidR="00FF44F7" w:rsidRPr="00A03902">
          <w:rPr>
            <w:rFonts w:ascii="Arial" w:hAnsi="Arial" w:cs="Arial"/>
            <w:sz w:val="22"/>
            <w:szCs w:val="22"/>
          </w:rPr>
          <w:t>3</w:t>
        </w:r>
      </w:ins>
      <w:del w:id="2025" w:author="Elsabe Viljoen" w:date="2025-11-24T10:23:00Z" w16du:dateUtc="2025-11-24T08:23:00Z">
        <w:r w:rsidRPr="00A03902" w:rsidDel="00FF44F7">
          <w:rPr>
            <w:rFonts w:ascii="Arial" w:hAnsi="Arial" w:cs="Arial"/>
            <w:sz w:val="22"/>
            <w:szCs w:val="22"/>
          </w:rPr>
          <w:delText>8</w:delText>
        </w:r>
      </w:del>
      <w:r w:rsidRPr="00A03902">
        <w:rPr>
          <w:rFonts w:ascii="Arial" w:hAnsi="Arial" w:cs="Arial"/>
          <w:sz w:val="22"/>
          <w:szCs w:val="22"/>
        </w:rPr>
        <w:t xml:space="preserve">.2 </w:t>
      </w:r>
      <w:r w:rsidR="002A3073" w:rsidRPr="00A03902">
        <w:rPr>
          <w:rFonts w:ascii="Arial" w:hAnsi="Arial" w:cs="Arial"/>
          <w:sz w:val="22"/>
          <w:szCs w:val="22"/>
        </w:rPr>
        <w:tab/>
      </w:r>
      <w:r w:rsidRPr="00A03902">
        <w:rPr>
          <w:rFonts w:ascii="Arial" w:hAnsi="Arial" w:cs="Arial"/>
          <w:sz w:val="22"/>
          <w:szCs w:val="22"/>
          <w:u w:val="single"/>
          <w:rPrChange w:id="2026" w:author="Elsabe Viljoen" w:date="2025-12-11T13:11:00Z" w16du:dateUtc="2025-12-11T11:11:00Z">
            <w:rPr>
              <w:rFonts w:ascii="Arial" w:hAnsi="Arial" w:cs="Arial"/>
              <w:b/>
              <w:bCs/>
              <w:sz w:val="22"/>
              <w:szCs w:val="22"/>
              <w:u w:val="single"/>
            </w:rPr>
          </w:rPrChange>
        </w:rPr>
        <w:t>Duty to Mitigate</w:t>
      </w:r>
    </w:p>
    <w:p w14:paraId="2006031A" w14:textId="24586E61" w:rsidR="00F559D8" w:rsidRPr="00A03902" w:rsidRDefault="002A3073">
      <w:pPr>
        <w:tabs>
          <w:tab w:val="left" w:pos="851"/>
        </w:tabs>
        <w:spacing w:line="360" w:lineRule="auto"/>
        <w:ind w:left="720" w:hanging="720"/>
        <w:jc w:val="both"/>
        <w:rPr>
          <w:rFonts w:ascii="Arial" w:hAnsi="Arial" w:cs="Arial"/>
          <w:sz w:val="22"/>
          <w:szCs w:val="22"/>
        </w:rPr>
        <w:pPrChange w:id="2027"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 xml:space="preserve">Each Party shall take all reasonable steps to mitigate any loss, damage or prejudice that it may suffer </w:t>
      </w:r>
      <w:proofErr w:type="gramStart"/>
      <w:r w:rsidR="00F559D8" w:rsidRPr="00A03902">
        <w:rPr>
          <w:rFonts w:ascii="Arial" w:hAnsi="Arial" w:cs="Arial"/>
          <w:sz w:val="22"/>
          <w:szCs w:val="22"/>
        </w:rPr>
        <w:t>as a result of</w:t>
      </w:r>
      <w:proofErr w:type="gramEnd"/>
      <w:r w:rsidR="00F559D8" w:rsidRPr="00A03902">
        <w:rPr>
          <w:rFonts w:ascii="Arial" w:hAnsi="Arial" w:cs="Arial"/>
          <w:sz w:val="22"/>
          <w:szCs w:val="22"/>
        </w:rPr>
        <w:t xml:space="preserve"> a breach by the other </w:t>
      </w:r>
      <w:proofErr w:type="gramStart"/>
      <w:r w:rsidR="00F559D8" w:rsidRPr="00A03902">
        <w:rPr>
          <w:rFonts w:ascii="Arial" w:hAnsi="Arial" w:cs="Arial"/>
          <w:sz w:val="22"/>
          <w:szCs w:val="22"/>
        </w:rPr>
        <w:t>Party, and</w:t>
      </w:r>
      <w:proofErr w:type="gramEnd"/>
      <w:r w:rsidR="00F559D8" w:rsidRPr="00A03902">
        <w:rPr>
          <w:rFonts w:ascii="Arial" w:hAnsi="Arial" w:cs="Arial"/>
          <w:sz w:val="22"/>
          <w:szCs w:val="22"/>
        </w:rPr>
        <w:t xml:space="preserve"> shall not be entitled to recover any loss that could reasonably have been avoided through such mitigation.</w:t>
      </w:r>
    </w:p>
    <w:p w14:paraId="3F1A0B74" w14:textId="77777777" w:rsidR="00482EA2" w:rsidRPr="00A03902" w:rsidRDefault="00482EA2">
      <w:pPr>
        <w:tabs>
          <w:tab w:val="left" w:pos="851"/>
        </w:tabs>
        <w:spacing w:line="360" w:lineRule="auto"/>
        <w:ind w:left="720" w:hanging="720"/>
        <w:jc w:val="both"/>
        <w:rPr>
          <w:rFonts w:ascii="Arial" w:hAnsi="Arial" w:cs="Arial"/>
          <w:sz w:val="22"/>
          <w:szCs w:val="22"/>
        </w:rPr>
        <w:pPrChange w:id="2028" w:author="Elsabe Viljoen" w:date="2025-11-28T06:49:00Z" w16du:dateUtc="2025-11-28T04:49:00Z">
          <w:pPr>
            <w:tabs>
              <w:tab w:val="left" w:pos="851"/>
            </w:tabs>
            <w:spacing w:line="360" w:lineRule="auto"/>
            <w:ind w:left="851" w:hanging="851"/>
          </w:pPr>
        </w:pPrChange>
      </w:pPr>
    </w:p>
    <w:p w14:paraId="1175FB35" w14:textId="4C55DF4A" w:rsidR="002A3073" w:rsidRPr="00A03902" w:rsidRDefault="00F559D8">
      <w:pPr>
        <w:tabs>
          <w:tab w:val="left" w:pos="851"/>
        </w:tabs>
        <w:spacing w:line="360" w:lineRule="auto"/>
        <w:ind w:left="720" w:hanging="720"/>
        <w:jc w:val="both"/>
        <w:rPr>
          <w:rFonts w:ascii="Arial" w:hAnsi="Arial" w:cs="Arial"/>
          <w:sz w:val="22"/>
          <w:szCs w:val="22"/>
        </w:rPr>
        <w:pPrChange w:id="2029"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1</w:t>
      </w:r>
      <w:del w:id="2030" w:author="Elsabe Viljoen" w:date="2025-11-24T10:23:00Z" w16du:dateUtc="2025-11-24T08:23:00Z">
        <w:r w:rsidRPr="00A03902" w:rsidDel="00FF44F7">
          <w:rPr>
            <w:rFonts w:ascii="Arial" w:hAnsi="Arial" w:cs="Arial"/>
            <w:sz w:val="22"/>
            <w:szCs w:val="22"/>
          </w:rPr>
          <w:delText>8</w:delText>
        </w:r>
      </w:del>
      <w:ins w:id="2031" w:author="Elsabe Viljoen" w:date="2025-11-24T10:23:00Z" w16du:dateUtc="2025-11-24T08:23:00Z">
        <w:r w:rsidR="00FF44F7" w:rsidRPr="00A03902">
          <w:rPr>
            <w:rFonts w:ascii="Arial" w:hAnsi="Arial" w:cs="Arial"/>
            <w:sz w:val="22"/>
            <w:szCs w:val="22"/>
          </w:rPr>
          <w:t>3</w:t>
        </w:r>
      </w:ins>
      <w:r w:rsidRPr="00A03902">
        <w:rPr>
          <w:rFonts w:ascii="Arial" w:hAnsi="Arial" w:cs="Arial"/>
          <w:sz w:val="22"/>
          <w:szCs w:val="22"/>
        </w:rPr>
        <w:t xml:space="preserve">.3 </w:t>
      </w:r>
      <w:r w:rsidR="002A3073" w:rsidRPr="00A03902">
        <w:rPr>
          <w:rFonts w:ascii="Arial" w:hAnsi="Arial" w:cs="Arial"/>
          <w:sz w:val="22"/>
          <w:szCs w:val="22"/>
        </w:rPr>
        <w:tab/>
      </w:r>
      <w:r w:rsidRPr="00A03902">
        <w:rPr>
          <w:rFonts w:ascii="Arial" w:hAnsi="Arial" w:cs="Arial"/>
          <w:sz w:val="22"/>
          <w:szCs w:val="22"/>
          <w:u w:val="single"/>
          <w:rPrChange w:id="2032" w:author="Elsabe Viljoen" w:date="2025-12-11T13:11:00Z" w16du:dateUtc="2025-12-11T11:11:00Z">
            <w:rPr>
              <w:rFonts w:ascii="Arial" w:hAnsi="Arial" w:cs="Arial"/>
              <w:b/>
              <w:bCs/>
              <w:sz w:val="22"/>
              <w:szCs w:val="22"/>
              <w:u w:val="single"/>
            </w:rPr>
          </w:rPrChange>
        </w:rPr>
        <w:t>Third-Party Claims</w:t>
      </w:r>
    </w:p>
    <w:p w14:paraId="3885E49B" w14:textId="6F8F46FB" w:rsidR="00F559D8" w:rsidRPr="00F559D8" w:rsidRDefault="002A3073">
      <w:pPr>
        <w:tabs>
          <w:tab w:val="left" w:pos="851"/>
        </w:tabs>
        <w:spacing w:line="360" w:lineRule="auto"/>
        <w:ind w:left="720" w:hanging="720"/>
        <w:jc w:val="both"/>
        <w:rPr>
          <w:rFonts w:ascii="Arial" w:hAnsi="Arial" w:cs="Arial"/>
          <w:sz w:val="22"/>
          <w:szCs w:val="22"/>
        </w:rPr>
        <w:pPrChange w:id="2033"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Where a breach of this Agreement by one Party results in a third-party claim against the SPV, Netflix or the other Party, the breaching</w:t>
      </w:r>
      <w:r w:rsidR="00F559D8" w:rsidRPr="00F559D8">
        <w:rPr>
          <w:rFonts w:ascii="Arial" w:hAnsi="Arial" w:cs="Arial"/>
          <w:sz w:val="22"/>
          <w:szCs w:val="22"/>
        </w:rPr>
        <w:t xml:space="preserve"> Party shall remain liable in accordance with the indemnity and risk-allocation provisions of this Agreement, without prejudice to any additional remedies available at law.</w:t>
      </w:r>
    </w:p>
    <w:p w14:paraId="039FE109" w14:textId="7632D753" w:rsidR="00F559D8" w:rsidRPr="00F559D8" w:rsidRDefault="00F559D8">
      <w:pPr>
        <w:tabs>
          <w:tab w:val="left" w:pos="851"/>
        </w:tabs>
        <w:spacing w:line="360" w:lineRule="auto"/>
        <w:ind w:left="720" w:hanging="720"/>
        <w:jc w:val="both"/>
        <w:rPr>
          <w:rFonts w:ascii="Arial" w:hAnsi="Arial" w:cs="Arial"/>
          <w:sz w:val="22"/>
          <w:szCs w:val="22"/>
        </w:rPr>
        <w:pPrChange w:id="2034" w:author="Elsabe Viljoen" w:date="2025-11-28T06:49:00Z" w16du:dateUtc="2025-11-28T04:49:00Z">
          <w:pPr>
            <w:tabs>
              <w:tab w:val="left" w:pos="851"/>
            </w:tabs>
            <w:spacing w:line="360" w:lineRule="auto"/>
          </w:pPr>
        </w:pPrChange>
      </w:pPr>
    </w:p>
    <w:p w14:paraId="2788B7C4" w14:textId="7FAEAE66" w:rsidR="00F559D8" w:rsidRPr="00FF44F7" w:rsidRDefault="00F559D8">
      <w:pPr>
        <w:pStyle w:val="ListParagraph"/>
        <w:numPr>
          <w:ilvl w:val="0"/>
          <w:numId w:val="23"/>
        </w:numPr>
        <w:spacing w:line="360" w:lineRule="auto"/>
        <w:ind w:hanging="720"/>
        <w:jc w:val="both"/>
        <w:rPr>
          <w:rFonts w:ascii="Arial" w:hAnsi="Arial" w:cs="Arial"/>
          <w:b/>
          <w:bCs/>
          <w:sz w:val="22"/>
          <w:szCs w:val="22"/>
          <w:u w:val="single"/>
          <w:rPrChange w:id="2035" w:author="Elsabe Viljoen" w:date="2025-11-24T10:24:00Z" w16du:dateUtc="2025-11-24T08:24:00Z">
            <w:rPr/>
          </w:rPrChange>
        </w:rPr>
        <w:pPrChange w:id="2036" w:author="Elsabe Viljoen" w:date="2025-11-28T06:49:00Z" w16du:dateUtc="2025-11-28T04:49:00Z">
          <w:pPr>
            <w:numPr>
              <w:numId w:val="14"/>
            </w:numPr>
            <w:tabs>
              <w:tab w:val="num" w:pos="720"/>
              <w:tab w:val="num" w:pos="851"/>
            </w:tabs>
            <w:spacing w:line="360" w:lineRule="auto"/>
            <w:ind w:left="851" w:hanging="851"/>
          </w:pPr>
        </w:pPrChange>
      </w:pPr>
      <w:r w:rsidRPr="00FF44F7">
        <w:rPr>
          <w:rFonts w:ascii="Arial" w:hAnsi="Arial" w:cs="Arial"/>
          <w:b/>
          <w:bCs/>
          <w:sz w:val="22"/>
          <w:szCs w:val="22"/>
          <w:u w:val="single"/>
          <w:rPrChange w:id="2037" w:author="Elsabe Viljoen" w:date="2025-11-24T10:24:00Z" w16du:dateUtc="2025-11-24T08:24:00Z">
            <w:rPr/>
          </w:rPrChange>
        </w:rPr>
        <w:t>FORCE MAJEURE</w:t>
      </w:r>
    </w:p>
    <w:p w14:paraId="072ADF5F" w14:textId="6E854D84" w:rsidR="002A3073" w:rsidRPr="00A03902" w:rsidRDefault="00F559D8">
      <w:pPr>
        <w:tabs>
          <w:tab w:val="left" w:pos="851"/>
        </w:tabs>
        <w:spacing w:line="360" w:lineRule="auto"/>
        <w:ind w:left="720" w:hanging="720"/>
        <w:jc w:val="both"/>
        <w:rPr>
          <w:rFonts w:ascii="Arial" w:hAnsi="Arial" w:cs="Arial"/>
          <w:sz w:val="22"/>
          <w:szCs w:val="22"/>
        </w:rPr>
        <w:pPrChange w:id="2038" w:author="Elsabe Viljoen" w:date="2025-11-28T06:49:00Z" w16du:dateUtc="2025-11-28T04:49:00Z">
          <w:pPr>
            <w:tabs>
              <w:tab w:val="left" w:pos="851"/>
            </w:tabs>
            <w:spacing w:line="360" w:lineRule="auto"/>
            <w:ind w:left="851" w:hanging="851"/>
          </w:pPr>
        </w:pPrChange>
      </w:pPr>
      <w:r w:rsidRPr="00F559D8">
        <w:rPr>
          <w:rFonts w:ascii="Arial" w:hAnsi="Arial" w:cs="Arial"/>
          <w:sz w:val="22"/>
          <w:szCs w:val="22"/>
        </w:rPr>
        <w:t>1</w:t>
      </w:r>
      <w:del w:id="2039" w:author="Elsabe Viljoen" w:date="2025-11-24T10:24:00Z" w16du:dateUtc="2025-11-24T08:24:00Z">
        <w:r w:rsidRPr="00F559D8" w:rsidDel="00FF44F7">
          <w:rPr>
            <w:rFonts w:ascii="Arial" w:hAnsi="Arial" w:cs="Arial"/>
            <w:sz w:val="22"/>
            <w:szCs w:val="22"/>
          </w:rPr>
          <w:delText>9</w:delText>
        </w:r>
      </w:del>
      <w:ins w:id="2040" w:author="Elsabe Viljoen" w:date="2025-11-24T10:24:00Z" w16du:dateUtc="2025-11-24T08:24:00Z">
        <w:r w:rsidR="00FF44F7">
          <w:rPr>
            <w:rFonts w:ascii="Arial" w:hAnsi="Arial" w:cs="Arial"/>
            <w:sz w:val="22"/>
            <w:szCs w:val="22"/>
          </w:rPr>
          <w:t>4</w:t>
        </w:r>
      </w:ins>
      <w:r w:rsidRPr="00F559D8">
        <w:rPr>
          <w:rFonts w:ascii="Arial" w:hAnsi="Arial" w:cs="Arial"/>
          <w:sz w:val="22"/>
          <w:szCs w:val="22"/>
        </w:rPr>
        <w:t xml:space="preserve">.1 </w:t>
      </w:r>
      <w:r w:rsidR="002A3073" w:rsidRPr="00A03902">
        <w:rPr>
          <w:rFonts w:ascii="Arial" w:hAnsi="Arial" w:cs="Arial"/>
          <w:sz w:val="22"/>
          <w:szCs w:val="22"/>
        </w:rPr>
        <w:tab/>
      </w:r>
      <w:r w:rsidRPr="00A03902">
        <w:rPr>
          <w:rFonts w:ascii="Arial" w:hAnsi="Arial" w:cs="Arial"/>
          <w:sz w:val="22"/>
          <w:szCs w:val="22"/>
          <w:u w:val="single"/>
          <w:rPrChange w:id="2041" w:author="Elsabe Viljoen" w:date="2025-12-11T13:11:00Z" w16du:dateUtc="2025-12-11T11:11:00Z">
            <w:rPr>
              <w:rFonts w:ascii="Arial" w:hAnsi="Arial" w:cs="Arial"/>
              <w:b/>
              <w:bCs/>
              <w:sz w:val="22"/>
              <w:szCs w:val="22"/>
              <w:u w:val="single"/>
            </w:rPr>
          </w:rPrChange>
        </w:rPr>
        <w:t>Definition and Effect</w:t>
      </w:r>
    </w:p>
    <w:p w14:paraId="42FE9519" w14:textId="44A057B7" w:rsidR="00F559D8" w:rsidRPr="00F559D8" w:rsidRDefault="00F559D8">
      <w:pPr>
        <w:tabs>
          <w:tab w:val="left" w:pos="851"/>
        </w:tabs>
        <w:spacing w:line="360" w:lineRule="auto"/>
        <w:ind w:left="720" w:hanging="720"/>
        <w:jc w:val="both"/>
        <w:rPr>
          <w:rFonts w:ascii="Arial" w:hAnsi="Arial" w:cs="Arial"/>
          <w:sz w:val="22"/>
          <w:szCs w:val="22"/>
        </w:rPr>
        <w:pPrChange w:id="2042" w:author="Elsabe Viljoen" w:date="2025-11-28T06:49:00Z" w16du:dateUtc="2025-11-28T04:49:00Z">
          <w:pPr>
            <w:tabs>
              <w:tab w:val="left" w:pos="851"/>
            </w:tabs>
            <w:spacing w:line="360" w:lineRule="auto"/>
            <w:ind w:left="851" w:hanging="851"/>
          </w:pPr>
        </w:pPrChange>
      </w:pPr>
      <w:r w:rsidRPr="00F559D8">
        <w:rPr>
          <w:rFonts w:ascii="Arial" w:hAnsi="Arial" w:cs="Arial"/>
          <w:sz w:val="22"/>
          <w:szCs w:val="22"/>
        </w:rPr>
        <w:t>1</w:t>
      </w:r>
      <w:ins w:id="2043" w:author="Elsabe Viljoen" w:date="2025-11-24T10:24:00Z" w16du:dateUtc="2025-11-24T08:24:00Z">
        <w:r w:rsidR="00FF44F7">
          <w:rPr>
            <w:rFonts w:ascii="Arial" w:hAnsi="Arial" w:cs="Arial"/>
            <w:sz w:val="22"/>
            <w:szCs w:val="22"/>
          </w:rPr>
          <w:t>4</w:t>
        </w:r>
      </w:ins>
      <w:del w:id="2044" w:author="Elsabe Viljoen" w:date="2025-11-24T10:24:00Z" w16du:dateUtc="2025-11-24T08:24:00Z">
        <w:r w:rsidRPr="00F559D8" w:rsidDel="00FF44F7">
          <w:rPr>
            <w:rFonts w:ascii="Arial" w:hAnsi="Arial" w:cs="Arial"/>
            <w:sz w:val="22"/>
            <w:szCs w:val="22"/>
          </w:rPr>
          <w:delText>9</w:delText>
        </w:r>
      </w:del>
      <w:r w:rsidRPr="00F559D8">
        <w:rPr>
          <w:rFonts w:ascii="Arial" w:hAnsi="Arial" w:cs="Arial"/>
          <w:sz w:val="22"/>
          <w:szCs w:val="22"/>
        </w:rPr>
        <w:t xml:space="preserve">.1.1 </w:t>
      </w:r>
      <w:r w:rsidR="002A3073" w:rsidRPr="008F296B">
        <w:rPr>
          <w:rFonts w:ascii="Arial" w:hAnsi="Arial" w:cs="Arial"/>
          <w:sz w:val="22"/>
          <w:szCs w:val="22"/>
        </w:rPr>
        <w:tab/>
      </w:r>
      <w:r w:rsidRPr="00F559D8">
        <w:rPr>
          <w:rFonts w:ascii="Arial" w:hAnsi="Arial" w:cs="Arial"/>
          <w:sz w:val="22"/>
          <w:szCs w:val="22"/>
        </w:rPr>
        <w:t>A “Force Majeure Event” means any event or circumstance beyond the reasonable control of the affected Party that renders performance of its obligations impossible or impracticable, including but not limited to natural disasters, acts of God, war, terrorism, civil unrest, riots, strikes (other than strikes of the affected Party’s own employees), governmental restrictions, epidemics, pandemics, general power failures, network outages or the sudden unavailability of key locations due to law-enforcement actions or court orders.</w:t>
      </w:r>
    </w:p>
    <w:p w14:paraId="1CEC9822" w14:textId="77777777" w:rsidR="002A3073" w:rsidRPr="008F296B" w:rsidRDefault="002A3073">
      <w:pPr>
        <w:tabs>
          <w:tab w:val="left" w:pos="851"/>
        </w:tabs>
        <w:spacing w:line="360" w:lineRule="auto"/>
        <w:ind w:left="720" w:hanging="720"/>
        <w:jc w:val="both"/>
        <w:rPr>
          <w:rFonts w:ascii="Arial" w:hAnsi="Arial" w:cs="Arial"/>
          <w:sz w:val="22"/>
          <w:szCs w:val="22"/>
        </w:rPr>
        <w:pPrChange w:id="2045" w:author="Elsabe Viljoen" w:date="2025-11-28T06:49:00Z" w16du:dateUtc="2025-11-28T04:49:00Z">
          <w:pPr>
            <w:tabs>
              <w:tab w:val="left" w:pos="851"/>
            </w:tabs>
            <w:spacing w:line="360" w:lineRule="auto"/>
            <w:ind w:left="851" w:hanging="851"/>
          </w:pPr>
        </w:pPrChange>
      </w:pPr>
    </w:p>
    <w:p w14:paraId="3BAAB115" w14:textId="582E684F" w:rsidR="00F559D8" w:rsidRPr="00A03902" w:rsidRDefault="00F559D8">
      <w:pPr>
        <w:tabs>
          <w:tab w:val="left" w:pos="851"/>
        </w:tabs>
        <w:spacing w:line="360" w:lineRule="auto"/>
        <w:ind w:left="720" w:hanging="720"/>
        <w:jc w:val="both"/>
        <w:rPr>
          <w:rFonts w:ascii="Arial" w:hAnsi="Arial" w:cs="Arial"/>
          <w:sz w:val="22"/>
          <w:szCs w:val="22"/>
        </w:rPr>
        <w:pPrChange w:id="2046" w:author="Elsabe Viljoen" w:date="2025-11-28T06:49:00Z" w16du:dateUtc="2025-11-28T04:49:00Z">
          <w:pPr>
            <w:tabs>
              <w:tab w:val="left" w:pos="851"/>
            </w:tabs>
            <w:spacing w:line="360" w:lineRule="auto"/>
            <w:ind w:left="851" w:hanging="851"/>
          </w:pPr>
        </w:pPrChange>
      </w:pPr>
      <w:r w:rsidRPr="00F559D8">
        <w:rPr>
          <w:rFonts w:ascii="Arial" w:hAnsi="Arial" w:cs="Arial"/>
          <w:sz w:val="22"/>
          <w:szCs w:val="22"/>
        </w:rPr>
        <w:t>1</w:t>
      </w:r>
      <w:ins w:id="2047" w:author="Elsabe Viljoen" w:date="2025-11-24T10:24:00Z" w16du:dateUtc="2025-11-24T08:24:00Z">
        <w:r w:rsidR="00FF44F7">
          <w:rPr>
            <w:rFonts w:ascii="Arial" w:hAnsi="Arial" w:cs="Arial"/>
            <w:sz w:val="22"/>
            <w:szCs w:val="22"/>
          </w:rPr>
          <w:t>4</w:t>
        </w:r>
      </w:ins>
      <w:del w:id="2048" w:author="Elsabe Viljoen" w:date="2025-11-24T10:24:00Z" w16du:dateUtc="2025-11-24T08:24:00Z">
        <w:r w:rsidRPr="00F559D8" w:rsidDel="00FF44F7">
          <w:rPr>
            <w:rFonts w:ascii="Arial" w:hAnsi="Arial" w:cs="Arial"/>
            <w:sz w:val="22"/>
            <w:szCs w:val="22"/>
          </w:rPr>
          <w:delText>9</w:delText>
        </w:r>
      </w:del>
      <w:r w:rsidRPr="00F559D8">
        <w:rPr>
          <w:rFonts w:ascii="Arial" w:hAnsi="Arial" w:cs="Arial"/>
          <w:sz w:val="22"/>
          <w:szCs w:val="22"/>
        </w:rPr>
        <w:t xml:space="preserve">.1.2 </w:t>
      </w:r>
      <w:r w:rsidR="002A3073" w:rsidRPr="008F296B">
        <w:rPr>
          <w:rFonts w:ascii="Arial" w:hAnsi="Arial" w:cs="Arial"/>
          <w:sz w:val="22"/>
          <w:szCs w:val="22"/>
        </w:rPr>
        <w:tab/>
      </w:r>
      <w:r w:rsidRPr="00F559D8">
        <w:rPr>
          <w:rFonts w:ascii="Arial" w:hAnsi="Arial" w:cs="Arial"/>
          <w:sz w:val="22"/>
          <w:szCs w:val="22"/>
        </w:rPr>
        <w:t xml:space="preserve">If a Party is prevented or delayed from performing its obligations due to a Force Majeure Event, that Party shall not be deemed to be in breach of this Agreement for so long as the Force Majeure Event persists and affects performance, </w:t>
      </w:r>
      <w:proofErr w:type="gramStart"/>
      <w:r w:rsidRPr="00F559D8">
        <w:rPr>
          <w:rFonts w:ascii="Arial" w:hAnsi="Arial" w:cs="Arial"/>
          <w:sz w:val="22"/>
          <w:szCs w:val="22"/>
        </w:rPr>
        <w:t>provided that</w:t>
      </w:r>
      <w:proofErr w:type="gramEnd"/>
      <w:r w:rsidRPr="00F559D8">
        <w:rPr>
          <w:rFonts w:ascii="Arial" w:hAnsi="Arial" w:cs="Arial"/>
          <w:sz w:val="22"/>
          <w:szCs w:val="22"/>
        </w:rPr>
        <w:t xml:space="preserve"> it complies with </w:t>
      </w:r>
      <w:r w:rsidRPr="00A03902">
        <w:rPr>
          <w:rFonts w:ascii="Arial" w:hAnsi="Arial" w:cs="Arial"/>
          <w:sz w:val="22"/>
          <w:szCs w:val="22"/>
        </w:rPr>
        <w:t>its obligations in clause 1</w:t>
      </w:r>
      <w:del w:id="2049" w:author="Elsabe Viljoen" w:date="2025-12-01T08:00:00Z" w16du:dateUtc="2025-12-01T06:00:00Z">
        <w:r w:rsidRPr="00A03902" w:rsidDel="001C347D">
          <w:rPr>
            <w:rFonts w:ascii="Arial" w:hAnsi="Arial" w:cs="Arial"/>
            <w:sz w:val="22"/>
            <w:szCs w:val="22"/>
          </w:rPr>
          <w:delText>9</w:delText>
        </w:r>
      </w:del>
      <w:ins w:id="2050" w:author="Elsabe Viljoen" w:date="2025-12-01T08:00:00Z" w16du:dateUtc="2025-12-01T06:00:00Z">
        <w:r w:rsidR="001C347D" w:rsidRPr="00A03902">
          <w:rPr>
            <w:rFonts w:ascii="Arial" w:hAnsi="Arial" w:cs="Arial"/>
            <w:sz w:val="22"/>
            <w:szCs w:val="22"/>
          </w:rPr>
          <w:t>4</w:t>
        </w:r>
      </w:ins>
      <w:r w:rsidRPr="00A03902">
        <w:rPr>
          <w:rFonts w:ascii="Arial" w:hAnsi="Arial" w:cs="Arial"/>
          <w:sz w:val="22"/>
          <w:szCs w:val="22"/>
        </w:rPr>
        <w:t>.2.</w:t>
      </w:r>
    </w:p>
    <w:p w14:paraId="1E5833AB" w14:textId="3AD0F7D8" w:rsidR="00F559D8" w:rsidRPr="00A03902" w:rsidRDefault="00F559D8">
      <w:pPr>
        <w:tabs>
          <w:tab w:val="left" w:pos="851"/>
        </w:tabs>
        <w:spacing w:line="360" w:lineRule="auto"/>
        <w:ind w:left="720" w:hanging="720"/>
        <w:jc w:val="both"/>
        <w:rPr>
          <w:rFonts w:ascii="Arial" w:hAnsi="Arial" w:cs="Arial"/>
          <w:sz w:val="22"/>
          <w:szCs w:val="22"/>
        </w:rPr>
        <w:pPrChange w:id="2051" w:author="Elsabe Viljoen" w:date="2025-11-28T06:49:00Z" w16du:dateUtc="2025-11-28T04:49:00Z">
          <w:pPr>
            <w:tabs>
              <w:tab w:val="left" w:pos="851"/>
            </w:tabs>
            <w:spacing w:line="360" w:lineRule="auto"/>
          </w:pPr>
        </w:pPrChange>
      </w:pPr>
    </w:p>
    <w:p w14:paraId="5CE44D8F" w14:textId="77777777" w:rsidR="00FF44F7" w:rsidRPr="00A03902" w:rsidRDefault="00F559D8">
      <w:pPr>
        <w:tabs>
          <w:tab w:val="left" w:pos="851"/>
        </w:tabs>
        <w:spacing w:line="360" w:lineRule="auto"/>
        <w:ind w:left="720" w:hanging="720"/>
        <w:jc w:val="both"/>
        <w:rPr>
          <w:ins w:id="2052" w:author="Elsabe Viljoen" w:date="2025-11-24T10:24:00Z" w16du:dateUtc="2025-11-24T08:24:00Z"/>
          <w:rFonts w:ascii="Arial" w:hAnsi="Arial" w:cs="Arial"/>
          <w:sz w:val="22"/>
          <w:szCs w:val="22"/>
        </w:rPr>
        <w:pPrChange w:id="2053" w:author="Elsabe Viljoen" w:date="2025-11-28T06:49:00Z" w16du:dateUtc="2025-11-28T04:49:00Z">
          <w:pPr>
            <w:tabs>
              <w:tab w:val="left" w:pos="851"/>
            </w:tabs>
            <w:spacing w:line="360" w:lineRule="auto"/>
            <w:ind w:left="720" w:hanging="720"/>
          </w:pPr>
        </w:pPrChange>
      </w:pPr>
      <w:r w:rsidRPr="00A03902">
        <w:rPr>
          <w:rFonts w:ascii="Arial" w:hAnsi="Arial" w:cs="Arial"/>
          <w:sz w:val="22"/>
          <w:szCs w:val="22"/>
        </w:rPr>
        <w:t>1</w:t>
      </w:r>
      <w:ins w:id="2054" w:author="Elsabe Viljoen" w:date="2025-11-24T10:24:00Z" w16du:dateUtc="2025-11-24T08:24:00Z">
        <w:r w:rsidR="00FF44F7" w:rsidRPr="00A03902">
          <w:rPr>
            <w:rFonts w:ascii="Arial" w:hAnsi="Arial" w:cs="Arial"/>
            <w:sz w:val="22"/>
            <w:szCs w:val="22"/>
          </w:rPr>
          <w:t>4</w:t>
        </w:r>
      </w:ins>
      <w:del w:id="2055" w:author="Elsabe Viljoen" w:date="2025-11-24T10:24:00Z" w16du:dateUtc="2025-11-24T08:24:00Z">
        <w:r w:rsidRPr="00A03902" w:rsidDel="00FF44F7">
          <w:rPr>
            <w:rFonts w:ascii="Arial" w:hAnsi="Arial" w:cs="Arial"/>
            <w:sz w:val="22"/>
            <w:szCs w:val="22"/>
          </w:rPr>
          <w:delText>9</w:delText>
        </w:r>
      </w:del>
      <w:r w:rsidRPr="00A03902">
        <w:rPr>
          <w:rFonts w:ascii="Arial" w:hAnsi="Arial" w:cs="Arial"/>
          <w:sz w:val="22"/>
          <w:szCs w:val="22"/>
        </w:rPr>
        <w:t xml:space="preserve">.2 </w:t>
      </w:r>
      <w:r w:rsidR="002A3073" w:rsidRPr="00A03902">
        <w:rPr>
          <w:rFonts w:ascii="Arial" w:hAnsi="Arial" w:cs="Arial"/>
          <w:sz w:val="22"/>
          <w:szCs w:val="22"/>
        </w:rPr>
        <w:tab/>
      </w:r>
      <w:r w:rsidRPr="00A03902">
        <w:rPr>
          <w:rFonts w:ascii="Arial" w:hAnsi="Arial" w:cs="Arial"/>
          <w:sz w:val="22"/>
          <w:szCs w:val="22"/>
          <w:u w:val="single"/>
          <w:rPrChange w:id="2056" w:author="Elsabe Viljoen" w:date="2025-12-11T13:11:00Z" w16du:dateUtc="2025-12-11T11:11:00Z">
            <w:rPr>
              <w:rFonts w:ascii="Arial" w:hAnsi="Arial" w:cs="Arial"/>
              <w:b/>
              <w:bCs/>
              <w:sz w:val="22"/>
              <w:szCs w:val="22"/>
              <w:u w:val="single"/>
            </w:rPr>
          </w:rPrChange>
        </w:rPr>
        <w:t>Notification and Mitigation</w:t>
      </w:r>
    </w:p>
    <w:p w14:paraId="392AE2B5" w14:textId="5A49D103" w:rsidR="002A3073" w:rsidRPr="00A03902" w:rsidRDefault="00F559D8">
      <w:pPr>
        <w:tabs>
          <w:tab w:val="left" w:pos="851"/>
        </w:tabs>
        <w:spacing w:line="360" w:lineRule="auto"/>
        <w:ind w:left="720" w:hanging="720"/>
        <w:jc w:val="both"/>
        <w:rPr>
          <w:rFonts w:ascii="Arial" w:hAnsi="Arial" w:cs="Arial"/>
          <w:sz w:val="22"/>
          <w:szCs w:val="22"/>
        </w:rPr>
        <w:pPrChange w:id="2057" w:author="Elsabe Viljoen" w:date="2025-11-28T06:49:00Z" w16du:dateUtc="2025-11-28T04:49:00Z">
          <w:pPr>
            <w:tabs>
              <w:tab w:val="left" w:pos="851"/>
            </w:tabs>
            <w:spacing w:line="360" w:lineRule="auto"/>
          </w:pPr>
        </w:pPrChange>
      </w:pPr>
      <w:del w:id="2058" w:author="Elsabe Viljoen" w:date="2025-11-24T10:24:00Z" w16du:dateUtc="2025-11-24T08:24:00Z">
        <w:r w:rsidRPr="00A03902" w:rsidDel="00FF44F7">
          <w:rPr>
            <w:rFonts w:ascii="Arial" w:hAnsi="Arial" w:cs="Arial"/>
            <w:sz w:val="22"/>
            <w:szCs w:val="22"/>
          </w:rPr>
          <w:br/>
        </w:r>
      </w:del>
      <w:r w:rsidRPr="00A03902">
        <w:rPr>
          <w:rFonts w:ascii="Arial" w:hAnsi="Arial" w:cs="Arial"/>
          <w:sz w:val="22"/>
          <w:szCs w:val="22"/>
        </w:rPr>
        <w:t>1</w:t>
      </w:r>
      <w:del w:id="2059" w:author="Elsabe Viljoen" w:date="2025-11-24T10:24:00Z" w16du:dateUtc="2025-11-24T08:24:00Z">
        <w:r w:rsidRPr="00A03902" w:rsidDel="00FF44F7">
          <w:rPr>
            <w:rFonts w:ascii="Arial" w:hAnsi="Arial" w:cs="Arial"/>
            <w:sz w:val="22"/>
            <w:szCs w:val="22"/>
          </w:rPr>
          <w:delText>9</w:delText>
        </w:r>
      </w:del>
      <w:ins w:id="2060" w:author="Elsabe Viljoen" w:date="2025-11-24T10:24:00Z" w16du:dateUtc="2025-11-24T08:24:00Z">
        <w:r w:rsidR="00FF44F7" w:rsidRPr="00A03902">
          <w:rPr>
            <w:rFonts w:ascii="Arial" w:hAnsi="Arial" w:cs="Arial"/>
            <w:sz w:val="22"/>
            <w:szCs w:val="22"/>
          </w:rPr>
          <w:t>4</w:t>
        </w:r>
      </w:ins>
      <w:r w:rsidRPr="00A03902">
        <w:rPr>
          <w:rFonts w:ascii="Arial" w:hAnsi="Arial" w:cs="Arial"/>
          <w:sz w:val="22"/>
          <w:szCs w:val="22"/>
        </w:rPr>
        <w:t xml:space="preserve">.2.1 </w:t>
      </w:r>
      <w:r w:rsidR="002A3073" w:rsidRPr="00A03902">
        <w:rPr>
          <w:rFonts w:ascii="Arial" w:hAnsi="Arial" w:cs="Arial"/>
          <w:sz w:val="22"/>
          <w:szCs w:val="22"/>
        </w:rPr>
        <w:tab/>
      </w:r>
      <w:r w:rsidRPr="00A03902">
        <w:rPr>
          <w:rFonts w:ascii="Arial" w:hAnsi="Arial" w:cs="Arial"/>
          <w:sz w:val="22"/>
          <w:szCs w:val="22"/>
        </w:rPr>
        <w:t xml:space="preserve">The affected Party shall notify the other Party and Netflix in writing as soon as </w:t>
      </w:r>
    </w:p>
    <w:p w14:paraId="38C2F413" w14:textId="04345F93" w:rsidR="00F559D8" w:rsidRPr="00A03902" w:rsidRDefault="00FF44F7">
      <w:pPr>
        <w:tabs>
          <w:tab w:val="left" w:pos="851"/>
        </w:tabs>
        <w:spacing w:line="360" w:lineRule="auto"/>
        <w:ind w:left="720" w:hanging="720"/>
        <w:jc w:val="both"/>
        <w:rPr>
          <w:rFonts w:ascii="Arial" w:hAnsi="Arial" w:cs="Arial"/>
          <w:sz w:val="22"/>
          <w:szCs w:val="22"/>
        </w:rPr>
        <w:pPrChange w:id="2061" w:author="Elsabe Viljoen" w:date="2025-11-28T06:49:00Z" w16du:dateUtc="2025-11-28T04:49:00Z">
          <w:pPr>
            <w:tabs>
              <w:tab w:val="left" w:pos="851"/>
            </w:tabs>
            <w:spacing w:line="360" w:lineRule="auto"/>
            <w:ind w:left="851"/>
          </w:pPr>
        </w:pPrChange>
      </w:pPr>
      <w:ins w:id="2062" w:author="Elsabe Viljoen" w:date="2025-11-24T10:24:00Z" w16du:dateUtc="2025-11-24T08:24:00Z">
        <w:r w:rsidRPr="00A03902">
          <w:rPr>
            <w:rFonts w:ascii="Arial" w:hAnsi="Arial" w:cs="Arial"/>
            <w:sz w:val="22"/>
            <w:szCs w:val="22"/>
          </w:rPr>
          <w:tab/>
        </w:r>
      </w:ins>
      <w:r w:rsidR="00F559D8" w:rsidRPr="00A03902">
        <w:rPr>
          <w:rFonts w:ascii="Arial" w:hAnsi="Arial" w:cs="Arial"/>
          <w:sz w:val="22"/>
          <w:szCs w:val="22"/>
        </w:rPr>
        <w:t>reasonably possible after becoming aware of a Force Majeure Event, shall describe the nature and expected duration of the event, and shall keep the other Party reasonably informed of developments.</w:t>
      </w:r>
    </w:p>
    <w:p w14:paraId="199F9D8E" w14:textId="77777777" w:rsidR="002A3073" w:rsidRPr="00A03902" w:rsidRDefault="002A3073">
      <w:pPr>
        <w:tabs>
          <w:tab w:val="left" w:pos="851"/>
        </w:tabs>
        <w:spacing w:line="360" w:lineRule="auto"/>
        <w:ind w:left="720" w:hanging="720"/>
        <w:jc w:val="both"/>
        <w:rPr>
          <w:rFonts w:ascii="Arial" w:hAnsi="Arial" w:cs="Arial"/>
          <w:sz w:val="22"/>
          <w:szCs w:val="22"/>
        </w:rPr>
        <w:pPrChange w:id="2063" w:author="Elsabe Viljoen" w:date="2025-11-28T06:49:00Z" w16du:dateUtc="2025-11-28T04:49:00Z">
          <w:pPr>
            <w:tabs>
              <w:tab w:val="left" w:pos="851"/>
            </w:tabs>
            <w:spacing w:line="360" w:lineRule="auto"/>
          </w:pPr>
        </w:pPrChange>
      </w:pPr>
    </w:p>
    <w:p w14:paraId="0A5925E4" w14:textId="104B8F3D" w:rsidR="002A3073" w:rsidRPr="00A03902" w:rsidRDefault="00F559D8">
      <w:pPr>
        <w:tabs>
          <w:tab w:val="left" w:pos="851"/>
        </w:tabs>
        <w:spacing w:line="360" w:lineRule="auto"/>
        <w:ind w:left="720" w:hanging="720"/>
        <w:jc w:val="both"/>
        <w:rPr>
          <w:rFonts w:ascii="Arial" w:hAnsi="Arial" w:cs="Arial"/>
          <w:sz w:val="22"/>
          <w:szCs w:val="22"/>
        </w:rPr>
        <w:pPrChange w:id="2064" w:author="Elsabe Viljoen" w:date="2025-11-28T06:49:00Z" w16du:dateUtc="2025-11-28T04:49:00Z">
          <w:pPr>
            <w:tabs>
              <w:tab w:val="left" w:pos="851"/>
            </w:tabs>
            <w:spacing w:line="360" w:lineRule="auto"/>
          </w:pPr>
        </w:pPrChange>
      </w:pPr>
      <w:r w:rsidRPr="00A03902">
        <w:rPr>
          <w:rFonts w:ascii="Arial" w:hAnsi="Arial" w:cs="Arial"/>
          <w:sz w:val="22"/>
          <w:szCs w:val="22"/>
        </w:rPr>
        <w:t>1</w:t>
      </w:r>
      <w:ins w:id="2065" w:author="Elsabe Viljoen" w:date="2025-11-24T10:24:00Z" w16du:dateUtc="2025-11-24T08:24:00Z">
        <w:r w:rsidR="00FF44F7" w:rsidRPr="00A03902">
          <w:rPr>
            <w:rFonts w:ascii="Arial" w:hAnsi="Arial" w:cs="Arial"/>
            <w:sz w:val="22"/>
            <w:szCs w:val="22"/>
          </w:rPr>
          <w:t>4</w:t>
        </w:r>
      </w:ins>
      <w:del w:id="2066" w:author="Elsabe Viljoen" w:date="2025-11-24T10:24:00Z" w16du:dateUtc="2025-11-24T08:24:00Z">
        <w:r w:rsidRPr="00A03902" w:rsidDel="00FF44F7">
          <w:rPr>
            <w:rFonts w:ascii="Arial" w:hAnsi="Arial" w:cs="Arial"/>
            <w:sz w:val="22"/>
            <w:szCs w:val="22"/>
          </w:rPr>
          <w:delText>9</w:delText>
        </w:r>
      </w:del>
      <w:r w:rsidRPr="00A03902">
        <w:rPr>
          <w:rFonts w:ascii="Arial" w:hAnsi="Arial" w:cs="Arial"/>
          <w:sz w:val="22"/>
          <w:szCs w:val="22"/>
        </w:rPr>
        <w:t xml:space="preserve">.2.2 </w:t>
      </w:r>
      <w:r w:rsidR="002A3073" w:rsidRPr="00A03902">
        <w:rPr>
          <w:rFonts w:ascii="Arial" w:hAnsi="Arial" w:cs="Arial"/>
          <w:sz w:val="22"/>
          <w:szCs w:val="22"/>
        </w:rPr>
        <w:tab/>
      </w:r>
      <w:r w:rsidRPr="00A03902">
        <w:rPr>
          <w:rFonts w:ascii="Arial" w:hAnsi="Arial" w:cs="Arial"/>
          <w:sz w:val="22"/>
          <w:szCs w:val="22"/>
        </w:rPr>
        <w:t xml:space="preserve">The affected Party shall use all commercially reasonable endeavours to mitigate the </w:t>
      </w:r>
    </w:p>
    <w:p w14:paraId="2A1A4549" w14:textId="1A1F4D46" w:rsidR="00F559D8" w:rsidRPr="00A03902" w:rsidRDefault="00FF44F7">
      <w:pPr>
        <w:tabs>
          <w:tab w:val="left" w:pos="851"/>
        </w:tabs>
        <w:spacing w:line="360" w:lineRule="auto"/>
        <w:ind w:left="720" w:hanging="720"/>
        <w:jc w:val="both"/>
        <w:rPr>
          <w:rFonts w:ascii="Arial" w:hAnsi="Arial" w:cs="Arial"/>
          <w:sz w:val="22"/>
          <w:szCs w:val="22"/>
        </w:rPr>
        <w:pPrChange w:id="2067" w:author="Elsabe Viljoen" w:date="2025-11-28T06:49:00Z" w16du:dateUtc="2025-11-28T04:49:00Z">
          <w:pPr>
            <w:tabs>
              <w:tab w:val="left" w:pos="851"/>
            </w:tabs>
            <w:spacing w:line="360" w:lineRule="auto"/>
            <w:ind w:left="851"/>
          </w:pPr>
        </w:pPrChange>
      </w:pPr>
      <w:ins w:id="2068" w:author="Elsabe Viljoen" w:date="2025-11-24T10:24:00Z" w16du:dateUtc="2025-11-24T08:24:00Z">
        <w:r w:rsidRPr="00A03902">
          <w:rPr>
            <w:rFonts w:ascii="Arial" w:hAnsi="Arial" w:cs="Arial"/>
            <w:sz w:val="22"/>
            <w:szCs w:val="22"/>
          </w:rPr>
          <w:tab/>
        </w:r>
      </w:ins>
      <w:r w:rsidR="00F559D8" w:rsidRPr="00A03902">
        <w:rPr>
          <w:rFonts w:ascii="Arial" w:hAnsi="Arial" w:cs="Arial"/>
          <w:sz w:val="22"/>
          <w:szCs w:val="22"/>
        </w:rPr>
        <w:t>effects of the Force Majeure Event and to resume full performance as soon as reasonably practicable.</w:t>
      </w:r>
    </w:p>
    <w:p w14:paraId="1B3424C6" w14:textId="77777777" w:rsidR="002A3073" w:rsidRPr="00A03902" w:rsidRDefault="002A3073">
      <w:pPr>
        <w:tabs>
          <w:tab w:val="left" w:pos="851"/>
        </w:tabs>
        <w:spacing w:line="360" w:lineRule="auto"/>
        <w:ind w:left="720" w:hanging="720"/>
        <w:jc w:val="both"/>
        <w:rPr>
          <w:rFonts w:ascii="Arial" w:hAnsi="Arial" w:cs="Arial"/>
          <w:sz w:val="22"/>
          <w:szCs w:val="22"/>
        </w:rPr>
        <w:pPrChange w:id="2069" w:author="Elsabe Viljoen" w:date="2025-11-28T06:49:00Z" w16du:dateUtc="2025-11-28T04:49:00Z">
          <w:pPr>
            <w:tabs>
              <w:tab w:val="left" w:pos="851"/>
            </w:tabs>
            <w:spacing w:line="360" w:lineRule="auto"/>
          </w:pPr>
        </w:pPrChange>
      </w:pPr>
    </w:p>
    <w:p w14:paraId="7B177967" w14:textId="3449142D" w:rsidR="002A3073" w:rsidRPr="00A03902" w:rsidRDefault="00F559D8">
      <w:pPr>
        <w:tabs>
          <w:tab w:val="left" w:pos="709"/>
        </w:tabs>
        <w:spacing w:line="360" w:lineRule="auto"/>
        <w:ind w:left="720" w:hanging="720"/>
        <w:jc w:val="both"/>
        <w:rPr>
          <w:rFonts w:ascii="Arial" w:hAnsi="Arial" w:cs="Arial"/>
          <w:sz w:val="22"/>
          <w:szCs w:val="22"/>
        </w:rPr>
        <w:pPrChange w:id="2070" w:author="Elsabe Viljoen" w:date="2025-11-28T06:49:00Z" w16du:dateUtc="2025-11-28T04:49:00Z">
          <w:pPr>
            <w:tabs>
              <w:tab w:val="left" w:pos="851"/>
            </w:tabs>
            <w:spacing w:line="360" w:lineRule="auto"/>
          </w:pPr>
        </w:pPrChange>
      </w:pPr>
      <w:r w:rsidRPr="00A03902">
        <w:rPr>
          <w:rFonts w:ascii="Arial" w:hAnsi="Arial" w:cs="Arial"/>
          <w:sz w:val="22"/>
          <w:szCs w:val="22"/>
        </w:rPr>
        <w:t>1</w:t>
      </w:r>
      <w:ins w:id="2071" w:author="Elsabe Viljoen" w:date="2025-11-24T10:24:00Z" w16du:dateUtc="2025-11-24T08:24:00Z">
        <w:r w:rsidR="00FF44F7" w:rsidRPr="00A03902">
          <w:rPr>
            <w:rFonts w:ascii="Arial" w:hAnsi="Arial" w:cs="Arial"/>
            <w:sz w:val="22"/>
            <w:szCs w:val="22"/>
          </w:rPr>
          <w:t>4</w:t>
        </w:r>
      </w:ins>
      <w:del w:id="2072" w:author="Elsabe Viljoen" w:date="2025-11-24T10:24:00Z" w16du:dateUtc="2025-11-24T08:24:00Z">
        <w:r w:rsidRPr="00A03902" w:rsidDel="00FF44F7">
          <w:rPr>
            <w:rFonts w:ascii="Arial" w:hAnsi="Arial" w:cs="Arial"/>
            <w:sz w:val="22"/>
            <w:szCs w:val="22"/>
          </w:rPr>
          <w:delText>9</w:delText>
        </w:r>
      </w:del>
      <w:r w:rsidRPr="00A03902">
        <w:rPr>
          <w:rFonts w:ascii="Arial" w:hAnsi="Arial" w:cs="Arial"/>
          <w:sz w:val="22"/>
          <w:szCs w:val="22"/>
        </w:rPr>
        <w:t>.2.3</w:t>
      </w:r>
      <w:r w:rsidR="002A3073" w:rsidRPr="00A03902">
        <w:rPr>
          <w:rFonts w:ascii="Arial" w:hAnsi="Arial" w:cs="Arial"/>
          <w:sz w:val="22"/>
          <w:szCs w:val="22"/>
        </w:rPr>
        <w:tab/>
      </w:r>
      <w:ins w:id="2073" w:author="Elsabe Viljoen" w:date="2025-11-24T10:24:00Z" w16du:dateUtc="2025-11-24T08:24:00Z">
        <w:r w:rsidR="00FF44F7" w:rsidRPr="00A03902">
          <w:rPr>
            <w:rFonts w:ascii="Arial" w:hAnsi="Arial" w:cs="Arial"/>
            <w:sz w:val="22"/>
            <w:szCs w:val="22"/>
          </w:rPr>
          <w:tab/>
        </w:r>
      </w:ins>
      <w:r w:rsidRPr="00A03902">
        <w:rPr>
          <w:rFonts w:ascii="Arial" w:hAnsi="Arial" w:cs="Arial"/>
          <w:sz w:val="22"/>
          <w:szCs w:val="22"/>
        </w:rPr>
        <w:t xml:space="preserve">If a Force Majeure Event continues for a period exceeding sixty (60) consecutive </w:t>
      </w:r>
    </w:p>
    <w:p w14:paraId="4CE0C6D4" w14:textId="354AA020" w:rsidR="00F559D8" w:rsidRPr="00F559D8" w:rsidRDefault="00FF44F7">
      <w:pPr>
        <w:tabs>
          <w:tab w:val="left" w:pos="709"/>
        </w:tabs>
        <w:spacing w:line="360" w:lineRule="auto"/>
        <w:ind w:left="709"/>
        <w:jc w:val="both"/>
        <w:rPr>
          <w:rFonts w:ascii="Arial" w:hAnsi="Arial" w:cs="Arial"/>
          <w:sz w:val="22"/>
          <w:szCs w:val="22"/>
        </w:rPr>
        <w:pPrChange w:id="2074" w:author="Elsabe Viljoen" w:date="2025-11-28T06:49:00Z" w16du:dateUtc="2025-11-28T04:49:00Z">
          <w:pPr>
            <w:tabs>
              <w:tab w:val="left" w:pos="851"/>
            </w:tabs>
            <w:spacing w:line="360" w:lineRule="auto"/>
            <w:ind w:left="851"/>
          </w:pPr>
        </w:pPrChange>
      </w:pPr>
      <w:ins w:id="2075" w:author="Elsabe Viljoen" w:date="2025-11-24T10:24:00Z" w16du:dateUtc="2025-11-24T08:24:00Z">
        <w:r w:rsidRPr="00A03902">
          <w:rPr>
            <w:rFonts w:ascii="Arial" w:hAnsi="Arial" w:cs="Arial"/>
            <w:sz w:val="22"/>
            <w:szCs w:val="22"/>
          </w:rPr>
          <w:tab/>
        </w:r>
      </w:ins>
      <w:r w:rsidR="00F559D8" w:rsidRPr="00A03902">
        <w:rPr>
          <w:rFonts w:ascii="Arial" w:hAnsi="Arial" w:cs="Arial"/>
          <w:sz w:val="22"/>
          <w:szCs w:val="22"/>
        </w:rPr>
        <w:t>days, the Parties shall consult with Netflix in good faith regarding the continuation, modification or termination of the Project, and any Party shall be entitled, subject to Netflix’s commissioning arrangements, to terminate this</w:t>
      </w:r>
      <w:r w:rsidR="00F559D8" w:rsidRPr="00F559D8">
        <w:rPr>
          <w:rFonts w:ascii="Arial" w:hAnsi="Arial" w:cs="Arial"/>
          <w:sz w:val="22"/>
          <w:szCs w:val="22"/>
        </w:rPr>
        <w:t xml:space="preserve"> Agreement on written notice without liability (save for accrued rights and obligations).</w:t>
      </w:r>
    </w:p>
    <w:p w14:paraId="18B67499" w14:textId="77777777" w:rsidR="005D39F1" w:rsidRPr="00F559D8" w:rsidRDefault="005D39F1">
      <w:pPr>
        <w:tabs>
          <w:tab w:val="left" w:pos="709"/>
        </w:tabs>
        <w:spacing w:line="360" w:lineRule="auto"/>
        <w:ind w:left="720" w:hanging="720"/>
        <w:jc w:val="both"/>
        <w:rPr>
          <w:rFonts w:ascii="Arial" w:hAnsi="Arial" w:cs="Arial"/>
          <w:sz w:val="22"/>
          <w:szCs w:val="22"/>
          <w:u w:val="single"/>
        </w:rPr>
        <w:pPrChange w:id="2076" w:author="Elsabe Viljoen" w:date="2025-11-28T06:49:00Z" w16du:dateUtc="2025-11-28T04:49:00Z">
          <w:pPr>
            <w:tabs>
              <w:tab w:val="left" w:pos="851"/>
            </w:tabs>
            <w:spacing w:line="360" w:lineRule="auto"/>
          </w:pPr>
        </w:pPrChange>
      </w:pPr>
    </w:p>
    <w:p w14:paraId="229A5E12" w14:textId="3E352E8E" w:rsidR="00F559D8" w:rsidRPr="00FF44F7" w:rsidRDefault="00F559D8">
      <w:pPr>
        <w:pStyle w:val="ListParagraph"/>
        <w:numPr>
          <w:ilvl w:val="0"/>
          <w:numId w:val="23"/>
        </w:numPr>
        <w:spacing w:line="360" w:lineRule="auto"/>
        <w:ind w:hanging="720"/>
        <w:jc w:val="both"/>
        <w:rPr>
          <w:rFonts w:ascii="Arial" w:hAnsi="Arial" w:cs="Arial"/>
          <w:b/>
          <w:bCs/>
          <w:sz w:val="22"/>
          <w:szCs w:val="22"/>
          <w:u w:val="single"/>
          <w:rPrChange w:id="2077" w:author="Elsabe Viljoen" w:date="2025-11-24T10:25:00Z" w16du:dateUtc="2025-11-24T08:25:00Z">
            <w:rPr/>
          </w:rPrChange>
        </w:rPr>
        <w:pPrChange w:id="2078" w:author="Elsabe Viljoen" w:date="2025-11-28T06:49:00Z" w16du:dateUtc="2025-11-28T04:49:00Z">
          <w:pPr>
            <w:numPr>
              <w:numId w:val="15"/>
            </w:numPr>
            <w:tabs>
              <w:tab w:val="num" w:pos="720"/>
              <w:tab w:val="num" w:pos="851"/>
            </w:tabs>
            <w:spacing w:line="360" w:lineRule="auto"/>
            <w:ind w:left="851" w:hanging="851"/>
          </w:pPr>
        </w:pPrChange>
      </w:pPr>
      <w:r w:rsidRPr="00FF44F7">
        <w:rPr>
          <w:rFonts w:ascii="Arial" w:hAnsi="Arial" w:cs="Arial"/>
          <w:b/>
          <w:bCs/>
          <w:sz w:val="22"/>
          <w:szCs w:val="22"/>
          <w:u w:val="single"/>
          <w:rPrChange w:id="2079" w:author="Elsabe Viljoen" w:date="2025-11-24T10:25:00Z" w16du:dateUtc="2025-11-24T08:25:00Z">
            <w:rPr/>
          </w:rPrChange>
        </w:rPr>
        <w:t>DISPUTE RESOLUTION, GOVERNING LAW AND JURISDICTION</w:t>
      </w:r>
    </w:p>
    <w:p w14:paraId="1129C5C0" w14:textId="3C230EF1" w:rsidR="002A3073" w:rsidRPr="00A03902" w:rsidRDefault="00F559D8">
      <w:pPr>
        <w:tabs>
          <w:tab w:val="left" w:pos="709"/>
        </w:tabs>
        <w:spacing w:line="360" w:lineRule="auto"/>
        <w:ind w:left="720" w:hanging="720"/>
        <w:jc w:val="both"/>
        <w:rPr>
          <w:rFonts w:ascii="Arial" w:hAnsi="Arial" w:cs="Arial"/>
          <w:sz w:val="22"/>
          <w:szCs w:val="22"/>
          <w:u w:val="single"/>
          <w:rPrChange w:id="2080" w:author="Elsabe Viljoen" w:date="2025-12-11T13:11:00Z" w16du:dateUtc="2025-12-11T11:11:00Z">
            <w:rPr>
              <w:rFonts w:ascii="Arial" w:hAnsi="Arial" w:cs="Arial"/>
              <w:b/>
              <w:bCs/>
              <w:sz w:val="22"/>
              <w:szCs w:val="22"/>
              <w:u w:val="single"/>
            </w:rPr>
          </w:rPrChange>
        </w:rPr>
        <w:pPrChange w:id="2081" w:author="Elsabe Viljoen" w:date="2025-11-28T06:49:00Z" w16du:dateUtc="2025-11-28T04:49:00Z">
          <w:pPr>
            <w:tabs>
              <w:tab w:val="num" w:pos="851"/>
            </w:tabs>
            <w:spacing w:line="360" w:lineRule="auto"/>
            <w:ind w:left="851" w:hanging="851"/>
          </w:pPr>
        </w:pPrChange>
      </w:pPr>
      <w:del w:id="2082" w:author="Elsabe Viljoen" w:date="2025-11-24T10:25:00Z" w16du:dateUtc="2025-11-24T08:25:00Z">
        <w:r w:rsidRPr="00F559D8" w:rsidDel="00FF44F7">
          <w:rPr>
            <w:rFonts w:ascii="Arial" w:hAnsi="Arial" w:cs="Arial"/>
            <w:sz w:val="22"/>
            <w:szCs w:val="22"/>
          </w:rPr>
          <w:delText>20</w:delText>
        </w:r>
      </w:del>
      <w:ins w:id="2083" w:author="Elsabe Viljoen" w:date="2025-11-24T10:25:00Z" w16du:dateUtc="2025-11-24T08:25:00Z">
        <w:r w:rsidR="00FF44F7">
          <w:rPr>
            <w:rFonts w:ascii="Arial" w:hAnsi="Arial" w:cs="Arial"/>
            <w:sz w:val="22"/>
            <w:szCs w:val="22"/>
          </w:rPr>
          <w:t>15</w:t>
        </w:r>
      </w:ins>
      <w:r w:rsidRPr="00F559D8">
        <w:rPr>
          <w:rFonts w:ascii="Arial" w:hAnsi="Arial" w:cs="Arial"/>
          <w:sz w:val="22"/>
          <w:szCs w:val="22"/>
        </w:rPr>
        <w:t xml:space="preserve">.1 </w:t>
      </w:r>
      <w:r w:rsidR="002A3073" w:rsidRPr="008F296B">
        <w:rPr>
          <w:rFonts w:ascii="Arial" w:hAnsi="Arial" w:cs="Arial"/>
          <w:sz w:val="22"/>
          <w:szCs w:val="22"/>
        </w:rPr>
        <w:tab/>
      </w:r>
      <w:r w:rsidRPr="00A03902">
        <w:rPr>
          <w:rFonts w:ascii="Arial" w:hAnsi="Arial" w:cs="Arial"/>
          <w:sz w:val="22"/>
          <w:szCs w:val="22"/>
          <w:u w:val="single"/>
          <w:rPrChange w:id="2084" w:author="Elsabe Viljoen" w:date="2025-12-11T13:11:00Z" w16du:dateUtc="2025-12-11T11:11:00Z">
            <w:rPr>
              <w:rFonts w:ascii="Arial" w:hAnsi="Arial" w:cs="Arial"/>
              <w:b/>
              <w:bCs/>
              <w:sz w:val="22"/>
              <w:szCs w:val="22"/>
              <w:u w:val="single"/>
            </w:rPr>
          </w:rPrChange>
        </w:rPr>
        <w:t>Governing Law</w:t>
      </w:r>
    </w:p>
    <w:p w14:paraId="17178CD8" w14:textId="06E9ACF6" w:rsidR="00F559D8" w:rsidRPr="00A03902" w:rsidRDefault="002A3073">
      <w:pPr>
        <w:tabs>
          <w:tab w:val="left" w:pos="709"/>
        </w:tabs>
        <w:spacing w:line="360" w:lineRule="auto"/>
        <w:ind w:left="720" w:hanging="720"/>
        <w:jc w:val="both"/>
        <w:rPr>
          <w:rFonts w:ascii="Arial" w:hAnsi="Arial" w:cs="Arial"/>
          <w:sz w:val="22"/>
          <w:szCs w:val="22"/>
        </w:rPr>
        <w:pPrChange w:id="2085" w:author="Elsabe Viljoen" w:date="2025-11-28T06:49:00Z" w16du:dateUtc="2025-11-28T04:49:00Z">
          <w:pPr>
            <w:tabs>
              <w:tab w:val="num"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This Agreement, and any dispute arising out of or in connection with it, shall be governed by, and interpreted in accordance with, the laws of the Republic of South Africa.</w:t>
      </w:r>
    </w:p>
    <w:p w14:paraId="7D82E5B3" w14:textId="2C54EE79" w:rsidR="00F559D8" w:rsidRPr="00A03902" w:rsidRDefault="00F559D8">
      <w:pPr>
        <w:tabs>
          <w:tab w:val="num" w:pos="851"/>
        </w:tabs>
        <w:spacing w:line="360" w:lineRule="auto"/>
        <w:ind w:left="720" w:hanging="720"/>
        <w:jc w:val="both"/>
        <w:rPr>
          <w:rFonts w:ascii="Arial" w:hAnsi="Arial" w:cs="Arial"/>
          <w:sz w:val="22"/>
          <w:szCs w:val="22"/>
        </w:rPr>
        <w:pPrChange w:id="2086" w:author="Elsabe Viljoen" w:date="2025-11-28T06:49:00Z" w16du:dateUtc="2025-11-28T04:49:00Z">
          <w:pPr>
            <w:tabs>
              <w:tab w:val="num" w:pos="851"/>
            </w:tabs>
            <w:spacing w:line="360" w:lineRule="auto"/>
            <w:ind w:left="851" w:hanging="851"/>
          </w:pPr>
        </w:pPrChange>
      </w:pPr>
    </w:p>
    <w:p w14:paraId="54D58C38" w14:textId="4F1FAFE3" w:rsidR="002A3073" w:rsidRPr="00A03902" w:rsidRDefault="00F559D8">
      <w:pPr>
        <w:tabs>
          <w:tab w:val="left" w:pos="851"/>
        </w:tabs>
        <w:spacing w:line="360" w:lineRule="auto"/>
        <w:ind w:left="720" w:hanging="720"/>
        <w:jc w:val="both"/>
        <w:rPr>
          <w:rFonts w:ascii="Arial" w:hAnsi="Arial" w:cs="Arial"/>
          <w:sz w:val="22"/>
          <w:szCs w:val="22"/>
        </w:rPr>
        <w:pPrChange w:id="2087" w:author="Elsabe Viljoen" w:date="2025-11-28T06:49:00Z" w16du:dateUtc="2025-11-28T04:49:00Z">
          <w:pPr>
            <w:tabs>
              <w:tab w:val="left" w:pos="851"/>
            </w:tabs>
            <w:spacing w:line="360" w:lineRule="auto"/>
            <w:ind w:left="851" w:hanging="851"/>
          </w:pPr>
        </w:pPrChange>
      </w:pPr>
      <w:del w:id="2088" w:author="Elsabe Viljoen" w:date="2025-11-24T10:25:00Z" w16du:dateUtc="2025-11-24T08:25:00Z">
        <w:r w:rsidRPr="00A03902" w:rsidDel="00FF44F7">
          <w:rPr>
            <w:rFonts w:ascii="Arial" w:hAnsi="Arial" w:cs="Arial"/>
            <w:sz w:val="22"/>
            <w:szCs w:val="22"/>
          </w:rPr>
          <w:delText>20</w:delText>
        </w:r>
      </w:del>
      <w:ins w:id="2089" w:author="Elsabe Viljoen" w:date="2025-11-24T10:25:00Z" w16du:dateUtc="2025-11-24T08:25:00Z">
        <w:r w:rsidR="00FF44F7" w:rsidRPr="00A03902">
          <w:rPr>
            <w:rFonts w:ascii="Arial" w:hAnsi="Arial" w:cs="Arial"/>
            <w:sz w:val="22"/>
            <w:szCs w:val="22"/>
          </w:rPr>
          <w:t>15</w:t>
        </w:r>
      </w:ins>
      <w:r w:rsidRPr="00A03902">
        <w:rPr>
          <w:rFonts w:ascii="Arial" w:hAnsi="Arial" w:cs="Arial"/>
          <w:sz w:val="22"/>
          <w:szCs w:val="22"/>
        </w:rPr>
        <w:t xml:space="preserve">.2 </w:t>
      </w:r>
      <w:r w:rsidR="002A3073" w:rsidRPr="00A03902">
        <w:rPr>
          <w:rFonts w:ascii="Arial" w:hAnsi="Arial" w:cs="Arial"/>
          <w:sz w:val="22"/>
          <w:szCs w:val="22"/>
        </w:rPr>
        <w:tab/>
      </w:r>
      <w:r w:rsidRPr="00A03902">
        <w:rPr>
          <w:rFonts w:ascii="Arial" w:hAnsi="Arial" w:cs="Arial"/>
          <w:sz w:val="22"/>
          <w:szCs w:val="22"/>
          <w:u w:val="single"/>
          <w:rPrChange w:id="2090" w:author="Elsabe Viljoen" w:date="2025-12-11T13:11:00Z" w16du:dateUtc="2025-12-11T11:11:00Z">
            <w:rPr>
              <w:rFonts w:ascii="Arial" w:hAnsi="Arial" w:cs="Arial"/>
              <w:b/>
              <w:bCs/>
              <w:sz w:val="22"/>
              <w:szCs w:val="22"/>
              <w:u w:val="single"/>
            </w:rPr>
          </w:rPrChange>
        </w:rPr>
        <w:t>Good-Faith Negotiation</w:t>
      </w:r>
    </w:p>
    <w:p w14:paraId="59D99D81" w14:textId="7039C0F4" w:rsidR="002A3073" w:rsidRPr="00A03902" w:rsidRDefault="00F559D8">
      <w:pPr>
        <w:tabs>
          <w:tab w:val="left" w:pos="851"/>
        </w:tabs>
        <w:spacing w:line="360" w:lineRule="auto"/>
        <w:ind w:left="720" w:hanging="720"/>
        <w:jc w:val="both"/>
        <w:rPr>
          <w:rFonts w:ascii="Arial" w:hAnsi="Arial" w:cs="Arial"/>
          <w:sz w:val="22"/>
          <w:szCs w:val="22"/>
        </w:rPr>
        <w:pPrChange w:id="2091" w:author="Elsabe Viljoen" w:date="2025-11-28T06:49:00Z" w16du:dateUtc="2025-11-28T04:49:00Z">
          <w:pPr>
            <w:tabs>
              <w:tab w:val="left" w:pos="851"/>
            </w:tabs>
            <w:spacing w:line="360" w:lineRule="auto"/>
            <w:ind w:left="851" w:hanging="851"/>
          </w:pPr>
        </w:pPrChange>
      </w:pPr>
      <w:del w:id="2092" w:author="Elsabe Viljoen" w:date="2025-11-24T10:25:00Z" w16du:dateUtc="2025-11-24T08:25:00Z">
        <w:r w:rsidRPr="00A03902" w:rsidDel="00FF44F7">
          <w:rPr>
            <w:rFonts w:ascii="Arial" w:hAnsi="Arial" w:cs="Arial"/>
            <w:sz w:val="22"/>
            <w:szCs w:val="22"/>
          </w:rPr>
          <w:delText>20</w:delText>
        </w:r>
      </w:del>
      <w:ins w:id="2093" w:author="Elsabe Viljoen" w:date="2025-11-24T10:25:00Z" w16du:dateUtc="2025-11-24T08:25:00Z">
        <w:r w:rsidR="00FF44F7" w:rsidRPr="00A03902">
          <w:rPr>
            <w:rFonts w:ascii="Arial" w:hAnsi="Arial" w:cs="Arial"/>
            <w:sz w:val="22"/>
            <w:szCs w:val="22"/>
          </w:rPr>
          <w:t>15</w:t>
        </w:r>
      </w:ins>
      <w:r w:rsidRPr="00A03902">
        <w:rPr>
          <w:rFonts w:ascii="Arial" w:hAnsi="Arial" w:cs="Arial"/>
          <w:sz w:val="22"/>
          <w:szCs w:val="22"/>
        </w:rPr>
        <w:t xml:space="preserve">.2.1 </w:t>
      </w:r>
      <w:r w:rsidR="002A3073" w:rsidRPr="00A03902">
        <w:rPr>
          <w:rFonts w:ascii="Arial" w:hAnsi="Arial" w:cs="Arial"/>
          <w:sz w:val="22"/>
          <w:szCs w:val="22"/>
        </w:rPr>
        <w:tab/>
      </w:r>
      <w:r w:rsidRPr="00A03902">
        <w:rPr>
          <w:rFonts w:ascii="Arial" w:hAnsi="Arial" w:cs="Arial"/>
          <w:sz w:val="22"/>
          <w:szCs w:val="22"/>
        </w:rPr>
        <w:t xml:space="preserve">If any dispute arises between the Parties in connection with this Agreement, the </w:t>
      </w:r>
    </w:p>
    <w:p w14:paraId="21B2FCD0" w14:textId="1F711324" w:rsidR="00F559D8" w:rsidRPr="00A03902" w:rsidRDefault="002A3073">
      <w:pPr>
        <w:tabs>
          <w:tab w:val="left" w:pos="851"/>
        </w:tabs>
        <w:spacing w:line="360" w:lineRule="auto"/>
        <w:ind w:left="720" w:hanging="720"/>
        <w:jc w:val="both"/>
        <w:rPr>
          <w:rFonts w:ascii="Arial" w:hAnsi="Arial" w:cs="Arial"/>
          <w:sz w:val="22"/>
          <w:szCs w:val="22"/>
        </w:rPr>
        <w:pPrChange w:id="2094"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Parties shall first endeavour to resolve the dispute through good-faith negotiations between their respective Executive Producers or other designated senior representatives.</w:t>
      </w:r>
    </w:p>
    <w:p w14:paraId="5F65EBF6" w14:textId="77777777" w:rsidR="002A3073" w:rsidRPr="00A03902" w:rsidRDefault="002A3073">
      <w:pPr>
        <w:tabs>
          <w:tab w:val="left" w:pos="851"/>
        </w:tabs>
        <w:spacing w:line="360" w:lineRule="auto"/>
        <w:ind w:left="720" w:hanging="720"/>
        <w:jc w:val="both"/>
        <w:rPr>
          <w:rFonts w:ascii="Arial" w:hAnsi="Arial" w:cs="Arial"/>
          <w:sz w:val="22"/>
          <w:szCs w:val="22"/>
        </w:rPr>
        <w:pPrChange w:id="2095" w:author="Elsabe Viljoen" w:date="2025-11-28T06:49:00Z" w16du:dateUtc="2025-11-28T04:49:00Z">
          <w:pPr>
            <w:tabs>
              <w:tab w:val="left" w:pos="851"/>
            </w:tabs>
            <w:spacing w:line="360" w:lineRule="auto"/>
            <w:ind w:left="851" w:hanging="851"/>
          </w:pPr>
        </w:pPrChange>
      </w:pPr>
    </w:p>
    <w:p w14:paraId="6A9989E8" w14:textId="71859678" w:rsidR="00F559D8" w:rsidRPr="00A03902" w:rsidRDefault="00F559D8">
      <w:pPr>
        <w:tabs>
          <w:tab w:val="left" w:pos="851"/>
        </w:tabs>
        <w:spacing w:line="360" w:lineRule="auto"/>
        <w:ind w:left="720" w:hanging="720"/>
        <w:jc w:val="both"/>
        <w:rPr>
          <w:rFonts w:ascii="Arial" w:hAnsi="Arial" w:cs="Arial"/>
          <w:sz w:val="22"/>
          <w:szCs w:val="22"/>
        </w:rPr>
        <w:pPrChange w:id="2096" w:author="Elsabe Viljoen" w:date="2025-11-28T06:49:00Z" w16du:dateUtc="2025-11-28T04:49:00Z">
          <w:pPr>
            <w:tabs>
              <w:tab w:val="left" w:pos="851"/>
            </w:tabs>
            <w:spacing w:line="360" w:lineRule="auto"/>
            <w:ind w:left="851" w:hanging="851"/>
          </w:pPr>
        </w:pPrChange>
      </w:pPr>
      <w:del w:id="2097" w:author="Elsabe Viljoen" w:date="2025-11-24T10:25:00Z" w16du:dateUtc="2025-11-24T08:25:00Z">
        <w:r w:rsidRPr="00A03902" w:rsidDel="00FF44F7">
          <w:rPr>
            <w:rFonts w:ascii="Arial" w:hAnsi="Arial" w:cs="Arial"/>
            <w:sz w:val="22"/>
            <w:szCs w:val="22"/>
          </w:rPr>
          <w:delText>20</w:delText>
        </w:r>
      </w:del>
      <w:ins w:id="2098" w:author="Elsabe Viljoen" w:date="2025-11-24T10:25:00Z" w16du:dateUtc="2025-11-24T08:25:00Z">
        <w:r w:rsidR="00FF44F7" w:rsidRPr="00A03902">
          <w:rPr>
            <w:rFonts w:ascii="Arial" w:hAnsi="Arial" w:cs="Arial"/>
            <w:sz w:val="22"/>
            <w:szCs w:val="22"/>
          </w:rPr>
          <w:t>15</w:t>
        </w:r>
      </w:ins>
      <w:r w:rsidRPr="00A03902">
        <w:rPr>
          <w:rFonts w:ascii="Arial" w:hAnsi="Arial" w:cs="Arial"/>
          <w:sz w:val="22"/>
          <w:szCs w:val="22"/>
        </w:rPr>
        <w:t xml:space="preserve">.2.2 </w:t>
      </w:r>
      <w:r w:rsidR="002A3073" w:rsidRPr="00A03902">
        <w:rPr>
          <w:rFonts w:ascii="Arial" w:hAnsi="Arial" w:cs="Arial"/>
          <w:sz w:val="22"/>
          <w:szCs w:val="22"/>
        </w:rPr>
        <w:tab/>
      </w:r>
      <w:r w:rsidRPr="00A03902">
        <w:rPr>
          <w:rFonts w:ascii="Arial" w:hAnsi="Arial" w:cs="Arial"/>
          <w:sz w:val="22"/>
          <w:szCs w:val="22"/>
        </w:rPr>
        <w:t>If the dispute is not resolved within twenty (20) business days after written notice of the dispute is delivered by one Party to the other, either Party may refer the dispute to mediation or to the High Court as contemplated below.</w:t>
      </w:r>
    </w:p>
    <w:p w14:paraId="2DB6E50E" w14:textId="77777777" w:rsidR="002A3073" w:rsidRPr="00A03902" w:rsidRDefault="002A3073">
      <w:pPr>
        <w:tabs>
          <w:tab w:val="left" w:pos="851"/>
        </w:tabs>
        <w:spacing w:line="360" w:lineRule="auto"/>
        <w:ind w:left="720" w:hanging="720"/>
        <w:jc w:val="both"/>
        <w:rPr>
          <w:ins w:id="2099" w:author="Elsabe Viljoen" w:date="2025-12-11T13:00:00Z" w16du:dateUtc="2025-12-11T11:00:00Z"/>
          <w:rFonts w:ascii="Arial" w:hAnsi="Arial" w:cs="Arial"/>
          <w:sz w:val="22"/>
          <w:szCs w:val="22"/>
        </w:rPr>
      </w:pPr>
    </w:p>
    <w:p w14:paraId="2893E059" w14:textId="77777777" w:rsidR="00F27471" w:rsidRPr="00A03902" w:rsidRDefault="00F27471">
      <w:pPr>
        <w:tabs>
          <w:tab w:val="left" w:pos="851"/>
        </w:tabs>
        <w:spacing w:line="360" w:lineRule="auto"/>
        <w:ind w:left="720" w:hanging="720"/>
        <w:jc w:val="both"/>
        <w:rPr>
          <w:ins w:id="2100" w:author="Elsabe Viljoen" w:date="2025-12-11T13:00:00Z" w16du:dateUtc="2025-12-11T11:00:00Z"/>
          <w:rFonts w:ascii="Arial" w:hAnsi="Arial" w:cs="Arial"/>
          <w:sz w:val="22"/>
          <w:szCs w:val="22"/>
        </w:rPr>
      </w:pPr>
    </w:p>
    <w:p w14:paraId="3D811031" w14:textId="77777777" w:rsidR="00F27471" w:rsidRPr="00A03902" w:rsidRDefault="00F27471">
      <w:pPr>
        <w:tabs>
          <w:tab w:val="left" w:pos="851"/>
        </w:tabs>
        <w:spacing w:line="360" w:lineRule="auto"/>
        <w:ind w:left="720" w:hanging="720"/>
        <w:jc w:val="both"/>
        <w:rPr>
          <w:rFonts w:ascii="Arial" w:hAnsi="Arial" w:cs="Arial"/>
          <w:sz w:val="22"/>
          <w:szCs w:val="22"/>
        </w:rPr>
        <w:pPrChange w:id="2101" w:author="Elsabe Viljoen" w:date="2025-11-28T06:49:00Z" w16du:dateUtc="2025-11-28T04:49:00Z">
          <w:pPr>
            <w:tabs>
              <w:tab w:val="left" w:pos="851"/>
            </w:tabs>
            <w:spacing w:line="360" w:lineRule="auto"/>
          </w:pPr>
        </w:pPrChange>
      </w:pPr>
    </w:p>
    <w:p w14:paraId="79E47FA3" w14:textId="14F4E072" w:rsidR="002A3073" w:rsidRPr="00A03902" w:rsidRDefault="00F559D8">
      <w:pPr>
        <w:tabs>
          <w:tab w:val="left" w:pos="851"/>
        </w:tabs>
        <w:spacing w:line="360" w:lineRule="auto"/>
        <w:ind w:left="720" w:hanging="720"/>
        <w:jc w:val="both"/>
        <w:rPr>
          <w:rFonts w:ascii="Arial" w:hAnsi="Arial" w:cs="Arial"/>
          <w:sz w:val="22"/>
          <w:szCs w:val="22"/>
        </w:rPr>
        <w:pPrChange w:id="2102" w:author="Elsabe Viljoen" w:date="2025-11-28T06:49:00Z" w16du:dateUtc="2025-11-28T04:49:00Z">
          <w:pPr>
            <w:tabs>
              <w:tab w:val="left" w:pos="851"/>
            </w:tabs>
            <w:spacing w:line="360" w:lineRule="auto"/>
            <w:ind w:left="851" w:hanging="851"/>
          </w:pPr>
        </w:pPrChange>
      </w:pPr>
      <w:del w:id="2103" w:author="Elsabe Viljoen" w:date="2025-11-24T10:25:00Z" w16du:dateUtc="2025-11-24T08:25:00Z">
        <w:r w:rsidRPr="00A03902" w:rsidDel="00FF44F7">
          <w:rPr>
            <w:rFonts w:ascii="Arial" w:hAnsi="Arial" w:cs="Arial"/>
            <w:sz w:val="22"/>
            <w:szCs w:val="22"/>
          </w:rPr>
          <w:delText>20</w:delText>
        </w:r>
      </w:del>
      <w:ins w:id="2104" w:author="Elsabe Viljoen" w:date="2025-11-24T10:25:00Z" w16du:dateUtc="2025-11-24T08:25:00Z">
        <w:r w:rsidR="00FF44F7" w:rsidRPr="00A03902">
          <w:rPr>
            <w:rFonts w:ascii="Arial" w:hAnsi="Arial" w:cs="Arial"/>
            <w:sz w:val="22"/>
            <w:szCs w:val="22"/>
          </w:rPr>
          <w:t>15</w:t>
        </w:r>
      </w:ins>
      <w:r w:rsidRPr="00A03902">
        <w:rPr>
          <w:rFonts w:ascii="Arial" w:hAnsi="Arial" w:cs="Arial"/>
          <w:sz w:val="22"/>
          <w:szCs w:val="22"/>
        </w:rPr>
        <w:t xml:space="preserve">.3 </w:t>
      </w:r>
      <w:r w:rsidR="002A3073" w:rsidRPr="00A03902">
        <w:rPr>
          <w:rFonts w:ascii="Arial" w:hAnsi="Arial" w:cs="Arial"/>
          <w:sz w:val="22"/>
          <w:szCs w:val="22"/>
        </w:rPr>
        <w:tab/>
      </w:r>
      <w:r w:rsidRPr="00A03902">
        <w:rPr>
          <w:rFonts w:ascii="Arial" w:hAnsi="Arial" w:cs="Arial"/>
          <w:sz w:val="22"/>
          <w:szCs w:val="22"/>
          <w:u w:val="single"/>
          <w:rPrChange w:id="2105" w:author="Elsabe Viljoen" w:date="2025-12-11T13:11:00Z" w16du:dateUtc="2025-12-11T11:11:00Z">
            <w:rPr>
              <w:rFonts w:ascii="Arial" w:hAnsi="Arial" w:cs="Arial"/>
              <w:b/>
              <w:bCs/>
              <w:sz w:val="22"/>
              <w:szCs w:val="22"/>
              <w:u w:val="single"/>
            </w:rPr>
          </w:rPrChange>
        </w:rPr>
        <w:t>Jurisdiction</w:t>
      </w:r>
    </w:p>
    <w:p w14:paraId="541864AD" w14:textId="2599EAEC" w:rsidR="00F559D8" w:rsidRPr="00F559D8" w:rsidRDefault="00F559D8">
      <w:pPr>
        <w:tabs>
          <w:tab w:val="left" w:pos="851"/>
        </w:tabs>
        <w:spacing w:line="360" w:lineRule="auto"/>
        <w:ind w:left="720" w:hanging="720"/>
        <w:jc w:val="both"/>
        <w:rPr>
          <w:rFonts w:ascii="Arial" w:hAnsi="Arial" w:cs="Arial"/>
          <w:sz w:val="22"/>
          <w:szCs w:val="22"/>
        </w:rPr>
        <w:pPrChange w:id="2106" w:author="Elsabe Viljoen" w:date="2025-11-28T06:49:00Z" w16du:dateUtc="2025-11-28T04:49:00Z">
          <w:pPr>
            <w:tabs>
              <w:tab w:val="left" w:pos="851"/>
            </w:tabs>
            <w:spacing w:line="360" w:lineRule="auto"/>
            <w:ind w:left="851" w:hanging="851"/>
          </w:pPr>
        </w:pPrChange>
      </w:pPr>
      <w:del w:id="2107" w:author="Elsabe Viljoen" w:date="2025-11-24T10:25:00Z" w16du:dateUtc="2025-11-24T08:25:00Z">
        <w:r w:rsidRPr="00A03902" w:rsidDel="00FF44F7">
          <w:rPr>
            <w:rFonts w:ascii="Arial" w:hAnsi="Arial" w:cs="Arial"/>
            <w:sz w:val="22"/>
            <w:szCs w:val="22"/>
          </w:rPr>
          <w:delText>20</w:delText>
        </w:r>
      </w:del>
      <w:ins w:id="2108" w:author="Elsabe Viljoen" w:date="2025-11-24T10:25:00Z" w16du:dateUtc="2025-11-24T08:25:00Z">
        <w:r w:rsidR="00FF44F7" w:rsidRPr="00A03902">
          <w:rPr>
            <w:rFonts w:ascii="Arial" w:hAnsi="Arial" w:cs="Arial"/>
            <w:sz w:val="22"/>
            <w:szCs w:val="22"/>
          </w:rPr>
          <w:t>15</w:t>
        </w:r>
      </w:ins>
      <w:r w:rsidRPr="00A03902">
        <w:rPr>
          <w:rFonts w:ascii="Arial" w:hAnsi="Arial" w:cs="Arial"/>
          <w:sz w:val="22"/>
          <w:szCs w:val="22"/>
        </w:rPr>
        <w:t xml:space="preserve">.3.1 </w:t>
      </w:r>
      <w:r w:rsidR="002A3073" w:rsidRPr="00A03902">
        <w:rPr>
          <w:rFonts w:ascii="Arial" w:hAnsi="Arial" w:cs="Arial"/>
          <w:sz w:val="22"/>
          <w:szCs w:val="22"/>
        </w:rPr>
        <w:tab/>
      </w:r>
      <w:r w:rsidRPr="00A03902">
        <w:rPr>
          <w:rFonts w:ascii="Arial" w:hAnsi="Arial" w:cs="Arial"/>
          <w:sz w:val="22"/>
          <w:szCs w:val="22"/>
        </w:rPr>
        <w:t>Subject to any mandatory mediation or arbitration requirements that may be agreed in writing with Netflix, the Parties consent to the non-exclusive jurisdiction of the High Court of South Africa (Western Cape Division, Cape Town) in respect of any legal proceedings arising from or connected with this Agreement</w:t>
      </w:r>
      <w:r w:rsidRPr="00F559D8">
        <w:rPr>
          <w:rFonts w:ascii="Arial" w:hAnsi="Arial" w:cs="Arial"/>
          <w:sz w:val="22"/>
          <w:szCs w:val="22"/>
        </w:rPr>
        <w:t>.</w:t>
      </w:r>
    </w:p>
    <w:p w14:paraId="6AA2F5E5" w14:textId="77777777" w:rsidR="002A3073" w:rsidRPr="008F296B" w:rsidRDefault="002A3073">
      <w:pPr>
        <w:tabs>
          <w:tab w:val="left" w:pos="851"/>
        </w:tabs>
        <w:spacing w:line="360" w:lineRule="auto"/>
        <w:ind w:left="720" w:hanging="720"/>
        <w:jc w:val="both"/>
        <w:rPr>
          <w:rFonts w:ascii="Arial" w:hAnsi="Arial" w:cs="Arial"/>
          <w:sz w:val="22"/>
          <w:szCs w:val="22"/>
        </w:rPr>
        <w:pPrChange w:id="2109" w:author="Elsabe Viljoen" w:date="2025-11-28T06:49:00Z" w16du:dateUtc="2025-11-28T04:49:00Z">
          <w:pPr>
            <w:tabs>
              <w:tab w:val="left" w:pos="851"/>
            </w:tabs>
            <w:spacing w:line="360" w:lineRule="auto"/>
            <w:ind w:left="851" w:hanging="851"/>
          </w:pPr>
        </w:pPrChange>
      </w:pPr>
    </w:p>
    <w:p w14:paraId="46DB3656" w14:textId="5BBD451F" w:rsidR="00F559D8" w:rsidRPr="00F559D8" w:rsidRDefault="00F559D8">
      <w:pPr>
        <w:tabs>
          <w:tab w:val="left" w:pos="851"/>
        </w:tabs>
        <w:spacing w:line="360" w:lineRule="auto"/>
        <w:ind w:left="720" w:hanging="720"/>
        <w:jc w:val="both"/>
        <w:rPr>
          <w:rFonts w:ascii="Arial" w:hAnsi="Arial" w:cs="Arial"/>
          <w:sz w:val="22"/>
          <w:szCs w:val="22"/>
        </w:rPr>
        <w:pPrChange w:id="2110" w:author="Elsabe Viljoen" w:date="2025-11-28T06:49:00Z" w16du:dateUtc="2025-11-28T04:49:00Z">
          <w:pPr>
            <w:tabs>
              <w:tab w:val="left" w:pos="851"/>
            </w:tabs>
            <w:spacing w:line="360" w:lineRule="auto"/>
            <w:ind w:left="851" w:hanging="851"/>
          </w:pPr>
        </w:pPrChange>
      </w:pPr>
      <w:del w:id="2111" w:author="Elsabe Viljoen" w:date="2025-11-24T10:25:00Z" w16du:dateUtc="2025-11-24T08:25:00Z">
        <w:r w:rsidRPr="00F559D8" w:rsidDel="00FF44F7">
          <w:rPr>
            <w:rFonts w:ascii="Arial" w:hAnsi="Arial" w:cs="Arial"/>
            <w:sz w:val="22"/>
            <w:szCs w:val="22"/>
          </w:rPr>
          <w:delText>20</w:delText>
        </w:r>
      </w:del>
      <w:ins w:id="2112" w:author="Elsabe Viljoen" w:date="2025-11-24T10:25:00Z" w16du:dateUtc="2025-11-24T08:25:00Z">
        <w:r w:rsidR="00FF44F7">
          <w:rPr>
            <w:rFonts w:ascii="Arial" w:hAnsi="Arial" w:cs="Arial"/>
            <w:sz w:val="22"/>
            <w:szCs w:val="22"/>
          </w:rPr>
          <w:t>15</w:t>
        </w:r>
      </w:ins>
      <w:r w:rsidRPr="00F559D8">
        <w:rPr>
          <w:rFonts w:ascii="Arial" w:hAnsi="Arial" w:cs="Arial"/>
          <w:sz w:val="22"/>
          <w:szCs w:val="22"/>
        </w:rPr>
        <w:t xml:space="preserve">.3.2 </w:t>
      </w:r>
      <w:r w:rsidR="002A3073" w:rsidRPr="008F296B">
        <w:rPr>
          <w:rFonts w:ascii="Arial" w:hAnsi="Arial" w:cs="Arial"/>
          <w:sz w:val="22"/>
          <w:szCs w:val="22"/>
        </w:rPr>
        <w:tab/>
      </w:r>
      <w:r w:rsidRPr="00F559D8">
        <w:rPr>
          <w:rFonts w:ascii="Arial" w:hAnsi="Arial" w:cs="Arial"/>
          <w:sz w:val="22"/>
          <w:szCs w:val="22"/>
        </w:rPr>
        <w:t>Nothing in this clause shall prevent either Party or Netflix from seeking urgent injunctive or interdictory relief in any court of competent jurisdiction.</w:t>
      </w:r>
    </w:p>
    <w:p w14:paraId="62C053E3" w14:textId="29A451EF" w:rsidR="00F559D8" w:rsidRPr="00F559D8" w:rsidRDefault="00F559D8">
      <w:pPr>
        <w:tabs>
          <w:tab w:val="left" w:pos="851"/>
        </w:tabs>
        <w:spacing w:line="360" w:lineRule="auto"/>
        <w:ind w:left="720" w:hanging="720"/>
        <w:jc w:val="both"/>
        <w:rPr>
          <w:rFonts w:ascii="Arial" w:hAnsi="Arial" w:cs="Arial"/>
          <w:sz w:val="22"/>
          <w:szCs w:val="22"/>
        </w:rPr>
        <w:pPrChange w:id="2113" w:author="Elsabe Viljoen" w:date="2025-11-28T06:49:00Z" w16du:dateUtc="2025-11-28T04:49:00Z">
          <w:pPr>
            <w:tabs>
              <w:tab w:val="left" w:pos="851"/>
            </w:tabs>
            <w:spacing w:line="360" w:lineRule="auto"/>
          </w:pPr>
        </w:pPrChange>
      </w:pPr>
    </w:p>
    <w:p w14:paraId="075F12B8" w14:textId="2ED8B5CD" w:rsidR="00F559D8" w:rsidRPr="00A03902" w:rsidRDefault="00F559D8">
      <w:pPr>
        <w:pStyle w:val="ListParagraph"/>
        <w:numPr>
          <w:ilvl w:val="0"/>
          <w:numId w:val="23"/>
        </w:numPr>
        <w:tabs>
          <w:tab w:val="left" w:pos="851"/>
        </w:tabs>
        <w:spacing w:line="360" w:lineRule="auto"/>
        <w:ind w:hanging="720"/>
        <w:jc w:val="both"/>
        <w:rPr>
          <w:rFonts w:ascii="Arial" w:hAnsi="Arial" w:cs="Arial"/>
          <w:sz w:val="22"/>
          <w:szCs w:val="22"/>
          <w:u w:val="single"/>
          <w:rPrChange w:id="2114" w:author="Elsabe Viljoen" w:date="2025-12-11T13:12:00Z" w16du:dateUtc="2025-12-11T11:12:00Z">
            <w:rPr/>
          </w:rPrChange>
        </w:rPr>
        <w:pPrChange w:id="2115" w:author="Elsabe Viljoen" w:date="2025-11-28T06:49:00Z" w16du:dateUtc="2025-11-28T04:49:00Z">
          <w:pPr>
            <w:numPr>
              <w:numId w:val="16"/>
            </w:numPr>
            <w:tabs>
              <w:tab w:val="num" w:pos="720"/>
              <w:tab w:val="left" w:pos="851"/>
            </w:tabs>
            <w:spacing w:line="360" w:lineRule="auto"/>
            <w:ind w:left="851" w:hanging="851"/>
          </w:pPr>
        </w:pPrChange>
      </w:pPr>
      <w:r w:rsidRPr="00FF44F7">
        <w:rPr>
          <w:rFonts w:ascii="Arial" w:hAnsi="Arial" w:cs="Arial"/>
          <w:b/>
          <w:bCs/>
          <w:sz w:val="22"/>
          <w:szCs w:val="22"/>
          <w:u w:val="single"/>
          <w:rPrChange w:id="2116" w:author="Elsabe Viljoen" w:date="2025-11-24T10:25:00Z" w16du:dateUtc="2025-11-24T08:25:00Z">
            <w:rPr/>
          </w:rPrChange>
        </w:rPr>
        <w:t>NOTICES AND DOMICILIA</w:t>
      </w:r>
    </w:p>
    <w:p w14:paraId="7B44626F" w14:textId="77777777" w:rsidR="00426B80" w:rsidRPr="00A03902" w:rsidRDefault="00426B80">
      <w:pPr>
        <w:tabs>
          <w:tab w:val="left" w:pos="851"/>
        </w:tabs>
        <w:spacing w:line="360" w:lineRule="auto"/>
        <w:ind w:left="720" w:hanging="720"/>
        <w:jc w:val="both"/>
        <w:rPr>
          <w:ins w:id="2117" w:author="Elsabe Viljoen" w:date="2025-11-24T10:25:00Z" w16du:dateUtc="2025-11-24T08:25:00Z"/>
          <w:rFonts w:ascii="Arial" w:hAnsi="Arial" w:cs="Arial"/>
          <w:sz w:val="22"/>
          <w:szCs w:val="22"/>
        </w:rPr>
        <w:pPrChange w:id="2118" w:author="Elsabe Viljoen" w:date="2025-11-28T06:49:00Z" w16du:dateUtc="2025-11-28T04:49:00Z">
          <w:pPr>
            <w:tabs>
              <w:tab w:val="left" w:pos="851"/>
            </w:tabs>
            <w:spacing w:line="360" w:lineRule="auto"/>
            <w:ind w:left="720" w:hanging="720"/>
          </w:pPr>
        </w:pPrChange>
      </w:pPr>
      <w:ins w:id="2119" w:author="Elsabe Viljoen" w:date="2025-11-24T10:25:00Z" w16du:dateUtc="2025-11-24T08:25:00Z">
        <w:r w:rsidRPr="00A03902">
          <w:rPr>
            <w:rFonts w:ascii="Arial" w:hAnsi="Arial" w:cs="Arial"/>
            <w:sz w:val="22"/>
            <w:szCs w:val="22"/>
          </w:rPr>
          <w:t>16</w:t>
        </w:r>
      </w:ins>
      <w:del w:id="2120" w:author="Elsabe Viljoen" w:date="2025-11-24T10:25:00Z" w16du:dateUtc="2025-11-24T08:25:00Z">
        <w:r w:rsidR="00F559D8" w:rsidRPr="00A03902" w:rsidDel="00426B80">
          <w:rPr>
            <w:rFonts w:ascii="Arial" w:hAnsi="Arial" w:cs="Arial"/>
            <w:sz w:val="22"/>
            <w:szCs w:val="22"/>
          </w:rPr>
          <w:delText>21</w:delText>
        </w:r>
      </w:del>
      <w:r w:rsidR="00F559D8" w:rsidRPr="00A03902">
        <w:rPr>
          <w:rFonts w:ascii="Arial" w:hAnsi="Arial" w:cs="Arial"/>
          <w:sz w:val="22"/>
          <w:szCs w:val="22"/>
        </w:rPr>
        <w:t xml:space="preserve">.1 </w:t>
      </w:r>
      <w:r w:rsidR="002A3073" w:rsidRPr="00A03902">
        <w:rPr>
          <w:rFonts w:ascii="Arial" w:hAnsi="Arial" w:cs="Arial"/>
          <w:sz w:val="22"/>
          <w:szCs w:val="22"/>
        </w:rPr>
        <w:tab/>
      </w:r>
      <w:proofErr w:type="spellStart"/>
      <w:r w:rsidR="00F559D8" w:rsidRPr="00A03902">
        <w:rPr>
          <w:rFonts w:ascii="Arial" w:hAnsi="Arial" w:cs="Arial"/>
          <w:sz w:val="22"/>
          <w:szCs w:val="22"/>
          <w:u w:val="single"/>
          <w:rPrChange w:id="2121" w:author="Elsabe Viljoen" w:date="2025-12-11T13:12:00Z" w16du:dateUtc="2025-12-11T11:12:00Z">
            <w:rPr>
              <w:rFonts w:ascii="Arial" w:hAnsi="Arial" w:cs="Arial"/>
              <w:b/>
              <w:bCs/>
              <w:sz w:val="22"/>
              <w:szCs w:val="22"/>
              <w:u w:val="single"/>
            </w:rPr>
          </w:rPrChange>
        </w:rPr>
        <w:t>Domicilium</w:t>
      </w:r>
      <w:proofErr w:type="spellEnd"/>
      <w:r w:rsidR="00F559D8" w:rsidRPr="00A03902">
        <w:rPr>
          <w:rFonts w:ascii="Arial" w:hAnsi="Arial" w:cs="Arial"/>
          <w:sz w:val="22"/>
          <w:szCs w:val="22"/>
          <w:u w:val="single"/>
          <w:rPrChange w:id="2122" w:author="Elsabe Viljoen" w:date="2025-12-11T13:12:00Z" w16du:dateUtc="2025-12-11T11:12:00Z">
            <w:rPr>
              <w:rFonts w:ascii="Arial" w:hAnsi="Arial" w:cs="Arial"/>
              <w:b/>
              <w:bCs/>
              <w:sz w:val="22"/>
              <w:szCs w:val="22"/>
              <w:u w:val="single"/>
            </w:rPr>
          </w:rPrChange>
        </w:rPr>
        <w:t xml:space="preserve"> Addresses</w:t>
      </w:r>
    </w:p>
    <w:p w14:paraId="711E1127" w14:textId="55476B50" w:rsidR="002A3073" w:rsidRPr="00A03902" w:rsidRDefault="00F559D8">
      <w:pPr>
        <w:tabs>
          <w:tab w:val="left" w:pos="851"/>
        </w:tabs>
        <w:spacing w:line="360" w:lineRule="auto"/>
        <w:ind w:left="720" w:hanging="720"/>
        <w:jc w:val="both"/>
        <w:rPr>
          <w:rFonts w:ascii="Arial" w:hAnsi="Arial" w:cs="Arial"/>
          <w:sz w:val="22"/>
          <w:szCs w:val="22"/>
        </w:rPr>
        <w:pPrChange w:id="2123" w:author="Elsabe Viljoen" w:date="2025-11-28T06:49:00Z" w16du:dateUtc="2025-11-28T04:49:00Z">
          <w:pPr>
            <w:tabs>
              <w:tab w:val="left" w:pos="851"/>
            </w:tabs>
            <w:spacing w:line="360" w:lineRule="auto"/>
          </w:pPr>
        </w:pPrChange>
      </w:pPr>
      <w:del w:id="2124" w:author="Elsabe Viljoen" w:date="2025-11-24T10:25:00Z" w16du:dateUtc="2025-11-24T08:25:00Z">
        <w:r w:rsidRPr="00A03902" w:rsidDel="00426B80">
          <w:rPr>
            <w:rFonts w:ascii="Arial" w:hAnsi="Arial" w:cs="Arial"/>
            <w:sz w:val="22"/>
            <w:szCs w:val="22"/>
          </w:rPr>
          <w:br/>
          <w:delText>21</w:delText>
        </w:r>
      </w:del>
      <w:ins w:id="2125" w:author="Elsabe Viljoen" w:date="2025-11-24T10:25:00Z" w16du:dateUtc="2025-11-24T08:25:00Z">
        <w:r w:rsidR="00426B80" w:rsidRPr="00A03902">
          <w:rPr>
            <w:rFonts w:ascii="Arial" w:hAnsi="Arial" w:cs="Arial"/>
            <w:sz w:val="22"/>
            <w:szCs w:val="22"/>
          </w:rPr>
          <w:t>16</w:t>
        </w:r>
      </w:ins>
      <w:r w:rsidRPr="00A03902">
        <w:rPr>
          <w:rFonts w:ascii="Arial" w:hAnsi="Arial" w:cs="Arial"/>
          <w:sz w:val="22"/>
          <w:szCs w:val="22"/>
        </w:rPr>
        <w:t xml:space="preserve">.1.1 </w:t>
      </w:r>
      <w:r w:rsidR="002A3073" w:rsidRPr="00A03902">
        <w:rPr>
          <w:rFonts w:ascii="Arial" w:hAnsi="Arial" w:cs="Arial"/>
          <w:sz w:val="22"/>
          <w:szCs w:val="22"/>
        </w:rPr>
        <w:tab/>
      </w:r>
      <w:r w:rsidRPr="00A03902">
        <w:rPr>
          <w:rFonts w:ascii="Arial" w:hAnsi="Arial" w:cs="Arial"/>
          <w:sz w:val="22"/>
          <w:szCs w:val="22"/>
        </w:rPr>
        <w:t xml:space="preserve">For all purposes arising from or in connection with this Agreement (including the </w:t>
      </w:r>
    </w:p>
    <w:p w14:paraId="604F2DD2" w14:textId="77777777" w:rsidR="002A3073" w:rsidRPr="00A03902" w:rsidRDefault="002A3073">
      <w:pPr>
        <w:tabs>
          <w:tab w:val="left" w:pos="851"/>
        </w:tabs>
        <w:spacing w:line="360" w:lineRule="auto"/>
        <w:ind w:left="720" w:hanging="720"/>
        <w:jc w:val="both"/>
        <w:rPr>
          <w:rFonts w:ascii="Arial" w:hAnsi="Arial" w:cs="Arial"/>
          <w:sz w:val="22"/>
          <w:szCs w:val="22"/>
        </w:rPr>
        <w:pPrChange w:id="2126" w:author="Elsabe Viljoen" w:date="2025-11-28T06:49:00Z" w16du:dateUtc="2025-11-28T04:49:00Z">
          <w:pPr>
            <w:tabs>
              <w:tab w:val="left" w:pos="851"/>
            </w:tabs>
            <w:spacing w:line="360" w:lineRule="auto"/>
          </w:pPr>
        </w:pPrChange>
      </w:pPr>
      <w:r w:rsidRPr="00A03902">
        <w:rPr>
          <w:rFonts w:ascii="Arial" w:hAnsi="Arial" w:cs="Arial"/>
          <w:sz w:val="22"/>
          <w:szCs w:val="22"/>
        </w:rPr>
        <w:tab/>
      </w:r>
      <w:r w:rsidR="00F559D8" w:rsidRPr="00A03902">
        <w:rPr>
          <w:rFonts w:ascii="Arial" w:hAnsi="Arial" w:cs="Arial"/>
          <w:sz w:val="22"/>
          <w:szCs w:val="22"/>
        </w:rPr>
        <w:t xml:space="preserve">giving of notices and the serving of legal process), each Party chooses as its </w:t>
      </w:r>
    </w:p>
    <w:p w14:paraId="655DDBDB" w14:textId="06A737A1" w:rsidR="00F559D8" w:rsidRPr="00A03902" w:rsidRDefault="00426B80">
      <w:pPr>
        <w:tabs>
          <w:tab w:val="left" w:pos="851"/>
        </w:tabs>
        <w:spacing w:line="360" w:lineRule="auto"/>
        <w:ind w:left="720" w:hanging="720"/>
        <w:jc w:val="both"/>
        <w:rPr>
          <w:rFonts w:ascii="Arial" w:hAnsi="Arial" w:cs="Arial"/>
          <w:sz w:val="22"/>
          <w:szCs w:val="22"/>
        </w:rPr>
        <w:pPrChange w:id="2127" w:author="Elsabe Viljoen" w:date="2025-11-28T06:49:00Z" w16du:dateUtc="2025-11-28T04:49:00Z">
          <w:pPr>
            <w:tabs>
              <w:tab w:val="left" w:pos="851"/>
            </w:tabs>
            <w:spacing w:line="360" w:lineRule="auto"/>
            <w:ind w:left="851"/>
          </w:pPr>
        </w:pPrChange>
      </w:pPr>
      <w:ins w:id="2128" w:author="Elsabe Viljoen" w:date="2025-11-24T10:25:00Z" w16du:dateUtc="2025-11-24T08:25:00Z">
        <w:r w:rsidRPr="00A03902">
          <w:rPr>
            <w:rFonts w:ascii="Arial" w:hAnsi="Arial" w:cs="Arial"/>
            <w:i/>
            <w:iCs/>
            <w:sz w:val="22"/>
            <w:szCs w:val="22"/>
          </w:rPr>
          <w:tab/>
        </w:r>
      </w:ins>
      <w:proofErr w:type="spellStart"/>
      <w:r w:rsidR="00F559D8" w:rsidRPr="00A03902">
        <w:rPr>
          <w:rFonts w:ascii="Arial" w:hAnsi="Arial" w:cs="Arial"/>
          <w:i/>
          <w:iCs/>
          <w:sz w:val="22"/>
          <w:szCs w:val="22"/>
        </w:rPr>
        <w:t>domicilium</w:t>
      </w:r>
      <w:proofErr w:type="spellEnd"/>
      <w:r w:rsidR="00F559D8" w:rsidRPr="00A03902">
        <w:rPr>
          <w:rFonts w:ascii="Arial" w:hAnsi="Arial" w:cs="Arial"/>
          <w:i/>
          <w:iCs/>
          <w:sz w:val="22"/>
          <w:szCs w:val="22"/>
        </w:rPr>
        <w:t xml:space="preserve"> </w:t>
      </w:r>
      <w:proofErr w:type="spellStart"/>
      <w:r w:rsidR="00F559D8" w:rsidRPr="00A03902">
        <w:rPr>
          <w:rFonts w:ascii="Arial" w:hAnsi="Arial" w:cs="Arial"/>
          <w:i/>
          <w:iCs/>
          <w:sz w:val="22"/>
          <w:szCs w:val="22"/>
        </w:rPr>
        <w:t>citandi</w:t>
      </w:r>
      <w:proofErr w:type="spellEnd"/>
      <w:r w:rsidR="00F559D8" w:rsidRPr="00A03902">
        <w:rPr>
          <w:rFonts w:ascii="Arial" w:hAnsi="Arial" w:cs="Arial"/>
          <w:i/>
          <w:iCs/>
          <w:sz w:val="22"/>
          <w:szCs w:val="22"/>
        </w:rPr>
        <w:t xml:space="preserve"> et </w:t>
      </w:r>
      <w:proofErr w:type="spellStart"/>
      <w:r w:rsidR="00F559D8" w:rsidRPr="00A03902">
        <w:rPr>
          <w:rFonts w:ascii="Arial" w:hAnsi="Arial" w:cs="Arial"/>
          <w:i/>
          <w:iCs/>
          <w:sz w:val="22"/>
          <w:szCs w:val="22"/>
        </w:rPr>
        <w:t>executandi</w:t>
      </w:r>
      <w:proofErr w:type="spellEnd"/>
      <w:r w:rsidR="00F559D8" w:rsidRPr="00A03902">
        <w:rPr>
          <w:rFonts w:ascii="Arial" w:hAnsi="Arial" w:cs="Arial"/>
          <w:sz w:val="22"/>
          <w:szCs w:val="22"/>
        </w:rPr>
        <w:t xml:space="preserve"> (“</w:t>
      </w:r>
      <w:proofErr w:type="spellStart"/>
      <w:r w:rsidR="00F559D8" w:rsidRPr="00A03902">
        <w:rPr>
          <w:rFonts w:ascii="Arial" w:hAnsi="Arial" w:cs="Arial"/>
          <w:sz w:val="22"/>
          <w:szCs w:val="22"/>
        </w:rPr>
        <w:t>domicilium</w:t>
      </w:r>
      <w:proofErr w:type="spellEnd"/>
      <w:r w:rsidR="00F559D8" w:rsidRPr="00A03902">
        <w:rPr>
          <w:rFonts w:ascii="Arial" w:hAnsi="Arial" w:cs="Arial"/>
          <w:sz w:val="22"/>
          <w:szCs w:val="22"/>
        </w:rPr>
        <w:t>”) the physical address set out for that Party in clause 1 of this Agreement, marked for the attention of the Executive Producers of that Party.</w:t>
      </w:r>
    </w:p>
    <w:p w14:paraId="18E49AD4" w14:textId="77777777" w:rsidR="002A3073" w:rsidRPr="00A03902" w:rsidRDefault="002A3073">
      <w:pPr>
        <w:tabs>
          <w:tab w:val="left" w:pos="851"/>
        </w:tabs>
        <w:spacing w:line="360" w:lineRule="auto"/>
        <w:ind w:left="720" w:hanging="720"/>
        <w:jc w:val="both"/>
        <w:rPr>
          <w:rFonts w:ascii="Arial" w:hAnsi="Arial" w:cs="Arial"/>
          <w:sz w:val="22"/>
          <w:szCs w:val="22"/>
        </w:rPr>
        <w:pPrChange w:id="2129" w:author="Elsabe Viljoen" w:date="2025-11-28T06:49:00Z" w16du:dateUtc="2025-11-28T04:49:00Z">
          <w:pPr>
            <w:tabs>
              <w:tab w:val="left" w:pos="851"/>
            </w:tabs>
            <w:spacing w:line="360" w:lineRule="auto"/>
          </w:pPr>
        </w:pPrChange>
      </w:pPr>
    </w:p>
    <w:p w14:paraId="5CC8578B" w14:textId="4E4DAD2C" w:rsidR="00F559D8" w:rsidRPr="00A03902" w:rsidRDefault="00426B80">
      <w:pPr>
        <w:tabs>
          <w:tab w:val="left" w:pos="851"/>
        </w:tabs>
        <w:spacing w:line="360" w:lineRule="auto"/>
        <w:ind w:left="720" w:hanging="720"/>
        <w:jc w:val="both"/>
        <w:rPr>
          <w:rFonts w:ascii="Arial" w:hAnsi="Arial" w:cs="Arial"/>
          <w:sz w:val="22"/>
          <w:szCs w:val="22"/>
        </w:rPr>
        <w:pPrChange w:id="2130" w:author="Elsabe Viljoen" w:date="2025-11-28T06:49:00Z" w16du:dateUtc="2025-11-28T04:49:00Z">
          <w:pPr>
            <w:tabs>
              <w:tab w:val="left" w:pos="851"/>
            </w:tabs>
            <w:spacing w:line="360" w:lineRule="auto"/>
            <w:ind w:left="720" w:hanging="720"/>
          </w:pPr>
        </w:pPrChange>
      </w:pPr>
      <w:ins w:id="2131" w:author="Elsabe Viljoen" w:date="2025-11-24T10:25:00Z" w16du:dateUtc="2025-11-24T08:25:00Z">
        <w:r w:rsidRPr="00A03902">
          <w:rPr>
            <w:rFonts w:ascii="Arial" w:hAnsi="Arial" w:cs="Arial"/>
            <w:sz w:val="22"/>
            <w:szCs w:val="22"/>
          </w:rPr>
          <w:t>16</w:t>
        </w:r>
      </w:ins>
      <w:del w:id="2132" w:author="Elsabe Viljoen" w:date="2025-11-24T10:25:00Z" w16du:dateUtc="2025-11-24T08:25:00Z">
        <w:r w:rsidR="00F559D8" w:rsidRPr="00A03902" w:rsidDel="00426B80">
          <w:rPr>
            <w:rFonts w:ascii="Arial" w:hAnsi="Arial" w:cs="Arial"/>
            <w:sz w:val="22"/>
            <w:szCs w:val="22"/>
          </w:rPr>
          <w:delText>21</w:delText>
        </w:r>
      </w:del>
      <w:r w:rsidR="00F559D8" w:rsidRPr="00A03902">
        <w:rPr>
          <w:rFonts w:ascii="Arial" w:hAnsi="Arial" w:cs="Arial"/>
          <w:sz w:val="22"/>
          <w:szCs w:val="22"/>
        </w:rPr>
        <w:t xml:space="preserve">.1.2 </w:t>
      </w:r>
      <w:r w:rsidR="002A3073" w:rsidRPr="00A03902">
        <w:rPr>
          <w:rFonts w:ascii="Arial" w:hAnsi="Arial" w:cs="Arial"/>
          <w:sz w:val="22"/>
          <w:szCs w:val="22"/>
        </w:rPr>
        <w:tab/>
      </w:r>
      <w:r w:rsidR="00F559D8" w:rsidRPr="00A03902">
        <w:rPr>
          <w:rFonts w:ascii="Arial" w:hAnsi="Arial" w:cs="Arial"/>
          <w:sz w:val="22"/>
          <w:szCs w:val="22"/>
        </w:rPr>
        <w:t xml:space="preserve">Either Party may change its </w:t>
      </w:r>
      <w:proofErr w:type="spellStart"/>
      <w:r w:rsidR="00F559D8" w:rsidRPr="00A03902">
        <w:rPr>
          <w:rFonts w:ascii="Arial" w:hAnsi="Arial" w:cs="Arial"/>
          <w:sz w:val="22"/>
          <w:szCs w:val="22"/>
        </w:rPr>
        <w:t>domicilium</w:t>
      </w:r>
      <w:proofErr w:type="spellEnd"/>
      <w:r w:rsidR="00F559D8" w:rsidRPr="00A03902">
        <w:rPr>
          <w:rFonts w:ascii="Arial" w:hAnsi="Arial" w:cs="Arial"/>
          <w:sz w:val="22"/>
          <w:szCs w:val="22"/>
        </w:rPr>
        <w:t xml:space="preserve"> to another physical address or email address in the Republic of South Africa on thirty (30) days’ written notice to the other Party, provided that the new </w:t>
      </w:r>
      <w:proofErr w:type="spellStart"/>
      <w:r w:rsidR="00F559D8" w:rsidRPr="00A03902">
        <w:rPr>
          <w:rFonts w:ascii="Arial" w:hAnsi="Arial" w:cs="Arial"/>
          <w:sz w:val="22"/>
          <w:szCs w:val="22"/>
        </w:rPr>
        <w:t>domicilium</w:t>
      </w:r>
      <w:proofErr w:type="spellEnd"/>
      <w:r w:rsidR="00F559D8" w:rsidRPr="00A03902">
        <w:rPr>
          <w:rFonts w:ascii="Arial" w:hAnsi="Arial" w:cs="Arial"/>
          <w:sz w:val="22"/>
          <w:szCs w:val="22"/>
        </w:rPr>
        <w:t xml:space="preserve"> is not a post office box and is a place where service of legal process may be </w:t>
      </w:r>
      <w:proofErr w:type="gramStart"/>
      <w:r w:rsidR="00F559D8" w:rsidRPr="00A03902">
        <w:rPr>
          <w:rFonts w:ascii="Arial" w:hAnsi="Arial" w:cs="Arial"/>
          <w:sz w:val="22"/>
          <w:szCs w:val="22"/>
        </w:rPr>
        <w:t>effected</w:t>
      </w:r>
      <w:proofErr w:type="gramEnd"/>
      <w:r w:rsidR="00F559D8" w:rsidRPr="00A03902">
        <w:rPr>
          <w:rFonts w:ascii="Arial" w:hAnsi="Arial" w:cs="Arial"/>
          <w:sz w:val="22"/>
          <w:szCs w:val="22"/>
        </w:rPr>
        <w:t>.</w:t>
      </w:r>
    </w:p>
    <w:p w14:paraId="0CD35A6C" w14:textId="4C182302" w:rsidR="00F559D8" w:rsidRPr="00A03902" w:rsidRDefault="00F559D8">
      <w:pPr>
        <w:tabs>
          <w:tab w:val="left" w:pos="851"/>
        </w:tabs>
        <w:spacing w:line="360" w:lineRule="auto"/>
        <w:ind w:left="720" w:hanging="720"/>
        <w:jc w:val="both"/>
        <w:rPr>
          <w:rFonts w:ascii="Arial" w:hAnsi="Arial" w:cs="Arial"/>
          <w:sz w:val="22"/>
          <w:szCs w:val="22"/>
        </w:rPr>
        <w:pPrChange w:id="2133" w:author="Elsabe Viljoen" w:date="2025-11-28T06:49:00Z" w16du:dateUtc="2025-11-28T04:49:00Z">
          <w:pPr>
            <w:tabs>
              <w:tab w:val="left" w:pos="851"/>
            </w:tabs>
            <w:spacing w:line="360" w:lineRule="auto"/>
          </w:pPr>
        </w:pPrChange>
      </w:pPr>
    </w:p>
    <w:p w14:paraId="4B59CE01" w14:textId="77777777" w:rsidR="00426B80" w:rsidRPr="00A03902" w:rsidRDefault="00426B80">
      <w:pPr>
        <w:tabs>
          <w:tab w:val="left" w:pos="851"/>
        </w:tabs>
        <w:spacing w:line="360" w:lineRule="auto"/>
        <w:ind w:left="720" w:hanging="720"/>
        <w:jc w:val="both"/>
        <w:rPr>
          <w:ins w:id="2134" w:author="Elsabe Viljoen" w:date="2025-11-24T10:25:00Z" w16du:dateUtc="2025-11-24T08:25:00Z"/>
          <w:rFonts w:ascii="Arial" w:hAnsi="Arial" w:cs="Arial"/>
          <w:sz w:val="22"/>
          <w:szCs w:val="22"/>
        </w:rPr>
        <w:pPrChange w:id="2135" w:author="Elsabe Viljoen" w:date="2025-11-28T06:49:00Z" w16du:dateUtc="2025-11-28T04:49:00Z">
          <w:pPr>
            <w:tabs>
              <w:tab w:val="left" w:pos="851"/>
            </w:tabs>
            <w:spacing w:line="360" w:lineRule="auto"/>
            <w:ind w:left="720" w:hanging="720"/>
          </w:pPr>
        </w:pPrChange>
      </w:pPr>
      <w:ins w:id="2136" w:author="Elsabe Viljoen" w:date="2025-11-24T10:25:00Z" w16du:dateUtc="2025-11-24T08:25:00Z">
        <w:r w:rsidRPr="00A03902">
          <w:rPr>
            <w:rFonts w:ascii="Arial" w:hAnsi="Arial" w:cs="Arial"/>
            <w:sz w:val="22"/>
            <w:szCs w:val="22"/>
          </w:rPr>
          <w:t>16</w:t>
        </w:r>
      </w:ins>
      <w:del w:id="2137" w:author="Elsabe Viljoen" w:date="2025-11-24T10:25:00Z" w16du:dateUtc="2025-11-24T08:25:00Z">
        <w:r w:rsidR="00F559D8" w:rsidRPr="00A03902" w:rsidDel="00426B80">
          <w:rPr>
            <w:rFonts w:ascii="Arial" w:hAnsi="Arial" w:cs="Arial"/>
            <w:sz w:val="22"/>
            <w:szCs w:val="22"/>
          </w:rPr>
          <w:delText>21</w:delText>
        </w:r>
      </w:del>
      <w:r w:rsidR="00F559D8" w:rsidRPr="00A03902">
        <w:rPr>
          <w:rFonts w:ascii="Arial" w:hAnsi="Arial" w:cs="Arial"/>
          <w:sz w:val="22"/>
          <w:szCs w:val="22"/>
        </w:rPr>
        <w:t xml:space="preserve">.2 </w:t>
      </w:r>
      <w:r w:rsidR="002A3073" w:rsidRPr="00A03902">
        <w:rPr>
          <w:rFonts w:ascii="Arial" w:hAnsi="Arial" w:cs="Arial"/>
          <w:sz w:val="22"/>
          <w:szCs w:val="22"/>
        </w:rPr>
        <w:tab/>
      </w:r>
      <w:r w:rsidR="00F559D8" w:rsidRPr="00A03902">
        <w:rPr>
          <w:rFonts w:ascii="Arial" w:hAnsi="Arial" w:cs="Arial"/>
          <w:sz w:val="22"/>
          <w:szCs w:val="22"/>
          <w:u w:val="single"/>
          <w:rPrChange w:id="2138" w:author="Elsabe Viljoen" w:date="2025-12-11T13:12:00Z" w16du:dateUtc="2025-12-11T11:12:00Z">
            <w:rPr>
              <w:rFonts w:ascii="Arial" w:hAnsi="Arial" w:cs="Arial"/>
              <w:b/>
              <w:bCs/>
              <w:sz w:val="22"/>
              <w:szCs w:val="22"/>
              <w:u w:val="single"/>
            </w:rPr>
          </w:rPrChange>
        </w:rPr>
        <w:t>Delivery of Notices</w:t>
      </w:r>
    </w:p>
    <w:p w14:paraId="785AD61A" w14:textId="2B0857BE" w:rsidR="002A3073" w:rsidRPr="00A03902" w:rsidRDefault="00F559D8">
      <w:pPr>
        <w:tabs>
          <w:tab w:val="left" w:pos="851"/>
        </w:tabs>
        <w:spacing w:line="360" w:lineRule="auto"/>
        <w:ind w:left="720" w:hanging="720"/>
        <w:jc w:val="both"/>
        <w:rPr>
          <w:rFonts w:ascii="Arial" w:hAnsi="Arial" w:cs="Arial"/>
          <w:sz w:val="22"/>
          <w:szCs w:val="22"/>
        </w:rPr>
        <w:pPrChange w:id="2139" w:author="Elsabe Viljoen" w:date="2025-11-28T06:49:00Z" w16du:dateUtc="2025-11-28T04:49:00Z">
          <w:pPr>
            <w:tabs>
              <w:tab w:val="left" w:pos="851"/>
            </w:tabs>
            <w:spacing w:line="360" w:lineRule="auto"/>
          </w:pPr>
        </w:pPrChange>
      </w:pPr>
      <w:del w:id="2140" w:author="Elsabe Viljoen" w:date="2025-11-24T10:25:00Z" w16du:dateUtc="2025-11-24T08:25:00Z">
        <w:r w:rsidRPr="00A03902" w:rsidDel="00426B80">
          <w:rPr>
            <w:rFonts w:ascii="Arial" w:hAnsi="Arial" w:cs="Arial"/>
            <w:sz w:val="22"/>
            <w:szCs w:val="22"/>
          </w:rPr>
          <w:br/>
          <w:delText>21</w:delText>
        </w:r>
      </w:del>
      <w:ins w:id="2141" w:author="Elsabe Viljoen" w:date="2025-11-24T10:25:00Z" w16du:dateUtc="2025-11-24T08:25:00Z">
        <w:r w:rsidR="00426B80" w:rsidRPr="00A03902">
          <w:rPr>
            <w:rFonts w:ascii="Arial" w:hAnsi="Arial" w:cs="Arial"/>
            <w:sz w:val="22"/>
            <w:szCs w:val="22"/>
          </w:rPr>
          <w:t>16</w:t>
        </w:r>
      </w:ins>
      <w:r w:rsidRPr="00A03902">
        <w:rPr>
          <w:rFonts w:ascii="Arial" w:hAnsi="Arial" w:cs="Arial"/>
          <w:sz w:val="22"/>
          <w:szCs w:val="22"/>
        </w:rPr>
        <w:t>.2.1</w:t>
      </w:r>
      <w:r w:rsidR="002A3073" w:rsidRPr="00A03902">
        <w:rPr>
          <w:rFonts w:ascii="Arial" w:hAnsi="Arial" w:cs="Arial"/>
          <w:sz w:val="22"/>
          <w:szCs w:val="22"/>
        </w:rPr>
        <w:tab/>
      </w:r>
      <w:r w:rsidRPr="00A03902">
        <w:rPr>
          <w:rFonts w:ascii="Arial" w:hAnsi="Arial" w:cs="Arial"/>
          <w:sz w:val="22"/>
          <w:szCs w:val="22"/>
        </w:rPr>
        <w:t xml:space="preserve">Any notice or communication given under this Agreement shall be valid and </w:t>
      </w:r>
    </w:p>
    <w:p w14:paraId="23409C6E" w14:textId="6AE6D6AA" w:rsidR="00F559D8" w:rsidRPr="00A03902" w:rsidRDefault="00426B80">
      <w:pPr>
        <w:tabs>
          <w:tab w:val="left" w:pos="851"/>
        </w:tabs>
        <w:spacing w:line="360" w:lineRule="auto"/>
        <w:ind w:left="720" w:hanging="720"/>
        <w:jc w:val="both"/>
        <w:rPr>
          <w:rFonts w:ascii="Arial" w:hAnsi="Arial" w:cs="Arial"/>
          <w:sz w:val="22"/>
          <w:szCs w:val="22"/>
        </w:rPr>
        <w:pPrChange w:id="2142" w:author="Elsabe Viljoen" w:date="2025-11-28T06:49:00Z" w16du:dateUtc="2025-11-28T04:49:00Z">
          <w:pPr>
            <w:tabs>
              <w:tab w:val="left" w:pos="851"/>
            </w:tabs>
            <w:spacing w:line="360" w:lineRule="auto"/>
            <w:ind w:left="851"/>
          </w:pPr>
        </w:pPrChange>
      </w:pPr>
      <w:ins w:id="2143" w:author="Elsabe Viljoen" w:date="2025-11-24T10:26:00Z" w16du:dateUtc="2025-11-24T08:26:00Z">
        <w:r w:rsidRPr="00A03902">
          <w:rPr>
            <w:rFonts w:ascii="Arial" w:hAnsi="Arial" w:cs="Arial"/>
            <w:sz w:val="22"/>
            <w:szCs w:val="22"/>
          </w:rPr>
          <w:tab/>
        </w:r>
      </w:ins>
      <w:r w:rsidR="00F559D8" w:rsidRPr="00A03902">
        <w:rPr>
          <w:rFonts w:ascii="Arial" w:hAnsi="Arial" w:cs="Arial"/>
          <w:sz w:val="22"/>
          <w:szCs w:val="22"/>
        </w:rPr>
        <w:t>effective only if it is in writing and delivered by hand, sent by courier, transmitted by email or delivered by any other method expressly agreed in writing by the Parties.</w:t>
      </w:r>
    </w:p>
    <w:p w14:paraId="79A46FB6" w14:textId="77777777" w:rsidR="002A3073" w:rsidRPr="00A03902" w:rsidRDefault="002A3073">
      <w:pPr>
        <w:tabs>
          <w:tab w:val="left" w:pos="851"/>
        </w:tabs>
        <w:spacing w:line="360" w:lineRule="auto"/>
        <w:ind w:left="720" w:hanging="720"/>
        <w:jc w:val="both"/>
        <w:rPr>
          <w:rFonts w:ascii="Arial" w:hAnsi="Arial" w:cs="Arial"/>
          <w:sz w:val="22"/>
          <w:szCs w:val="22"/>
        </w:rPr>
        <w:pPrChange w:id="2144" w:author="Elsabe Viljoen" w:date="2025-11-28T06:49:00Z" w16du:dateUtc="2025-11-28T04:49:00Z">
          <w:pPr>
            <w:tabs>
              <w:tab w:val="left" w:pos="851"/>
            </w:tabs>
            <w:spacing w:line="360" w:lineRule="auto"/>
          </w:pPr>
        </w:pPrChange>
      </w:pPr>
    </w:p>
    <w:p w14:paraId="7CE904D2" w14:textId="7ECDD72D" w:rsidR="00426B80" w:rsidRPr="00A03902" w:rsidRDefault="00F559D8">
      <w:pPr>
        <w:pStyle w:val="ListParagraph"/>
        <w:numPr>
          <w:ilvl w:val="2"/>
          <w:numId w:val="23"/>
        </w:numPr>
        <w:tabs>
          <w:tab w:val="left" w:pos="709"/>
        </w:tabs>
        <w:spacing w:line="360" w:lineRule="auto"/>
        <w:ind w:left="709" w:hanging="709"/>
        <w:jc w:val="both"/>
        <w:rPr>
          <w:ins w:id="2145" w:author="Elsabe Viljoen" w:date="2025-11-24T10:26:00Z" w16du:dateUtc="2025-11-24T08:26:00Z"/>
          <w:rFonts w:ascii="Arial" w:hAnsi="Arial" w:cs="Arial"/>
          <w:sz w:val="22"/>
          <w:szCs w:val="22"/>
          <w:rPrChange w:id="2146" w:author="Elsabe Viljoen" w:date="2025-12-11T13:12:00Z" w16du:dateUtc="2025-12-11T11:12:00Z">
            <w:rPr>
              <w:ins w:id="2147" w:author="Elsabe Viljoen" w:date="2025-11-24T10:26:00Z" w16du:dateUtc="2025-11-24T08:26:00Z"/>
            </w:rPr>
          </w:rPrChange>
        </w:rPr>
        <w:pPrChange w:id="2148" w:author="Elsabe Viljoen" w:date="2025-11-28T06:49:00Z" w16du:dateUtc="2025-11-28T04:49:00Z">
          <w:pPr>
            <w:tabs>
              <w:tab w:val="left" w:pos="1418"/>
            </w:tabs>
            <w:spacing w:line="360" w:lineRule="auto"/>
          </w:pPr>
        </w:pPrChange>
      </w:pPr>
      <w:del w:id="2149" w:author="Elsabe Viljoen" w:date="2025-11-24T10:26:00Z" w16du:dateUtc="2025-11-24T08:26:00Z">
        <w:r w:rsidRPr="00A03902" w:rsidDel="00426B80">
          <w:rPr>
            <w:rFonts w:ascii="Arial" w:hAnsi="Arial" w:cs="Arial"/>
            <w:sz w:val="22"/>
            <w:szCs w:val="22"/>
            <w:rPrChange w:id="2150" w:author="Elsabe Viljoen" w:date="2025-12-11T13:12:00Z" w16du:dateUtc="2025-12-11T11:12:00Z">
              <w:rPr/>
            </w:rPrChange>
          </w:rPr>
          <w:delText xml:space="preserve">21.2.2 </w:delText>
        </w:r>
        <w:r w:rsidR="002A3073" w:rsidRPr="00A03902" w:rsidDel="00426B80">
          <w:rPr>
            <w:rFonts w:ascii="Arial" w:hAnsi="Arial" w:cs="Arial"/>
            <w:sz w:val="22"/>
            <w:szCs w:val="22"/>
            <w:rPrChange w:id="2151" w:author="Elsabe Viljoen" w:date="2025-12-11T13:12:00Z" w16du:dateUtc="2025-12-11T11:12:00Z">
              <w:rPr/>
            </w:rPrChange>
          </w:rPr>
          <w:tab/>
        </w:r>
      </w:del>
      <w:r w:rsidRPr="00A03902">
        <w:rPr>
          <w:rFonts w:ascii="Arial" w:hAnsi="Arial" w:cs="Arial"/>
          <w:sz w:val="22"/>
          <w:szCs w:val="22"/>
          <w:rPrChange w:id="2152" w:author="Elsabe Viljoen" w:date="2025-12-11T13:12:00Z" w16du:dateUtc="2025-12-11T11:12:00Z">
            <w:rPr/>
          </w:rPrChange>
        </w:rPr>
        <w:t>A notice shall be deemed to have been received:</w:t>
      </w:r>
    </w:p>
    <w:p w14:paraId="5A0BEF80" w14:textId="5CE29E8A" w:rsidR="002A3073" w:rsidRPr="00A03902" w:rsidRDefault="00F559D8">
      <w:pPr>
        <w:pStyle w:val="ListParagraph"/>
        <w:tabs>
          <w:tab w:val="left" w:pos="1418"/>
        </w:tabs>
        <w:spacing w:line="360" w:lineRule="auto"/>
        <w:ind w:left="1418" w:hanging="709"/>
        <w:jc w:val="both"/>
        <w:rPr>
          <w:rFonts w:ascii="Arial" w:hAnsi="Arial" w:cs="Arial"/>
          <w:sz w:val="22"/>
          <w:szCs w:val="22"/>
          <w:rPrChange w:id="2153" w:author="Elsabe Viljoen" w:date="2025-12-11T13:12:00Z" w16du:dateUtc="2025-12-11T11:12:00Z">
            <w:rPr/>
          </w:rPrChange>
        </w:rPr>
        <w:pPrChange w:id="2154" w:author="Elsabe Viljoen" w:date="2025-11-28T06:49:00Z" w16du:dateUtc="2025-11-28T04:49:00Z">
          <w:pPr>
            <w:tabs>
              <w:tab w:val="left" w:pos="851"/>
            </w:tabs>
            <w:spacing w:line="360" w:lineRule="auto"/>
            <w:ind w:left="851" w:hanging="851"/>
          </w:pPr>
        </w:pPrChange>
      </w:pPr>
      <w:del w:id="2155" w:author="Elsabe Viljoen" w:date="2025-11-24T10:26:00Z" w16du:dateUtc="2025-11-24T08:26:00Z">
        <w:r w:rsidRPr="00A03902" w:rsidDel="00426B80">
          <w:rPr>
            <w:rFonts w:ascii="Arial" w:hAnsi="Arial" w:cs="Arial"/>
            <w:sz w:val="22"/>
            <w:szCs w:val="22"/>
            <w:rPrChange w:id="2156" w:author="Elsabe Viljoen" w:date="2025-12-11T13:12:00Z" w16du:dateUtc="2025-12-11T11:12:00Z">
              <w:rPr/>
            </w:rPrChange>
          </w:rPr>
          <w:br/>
        </w:r>
      </w:del>
      <w:r w:rsidRPr="00A03902">
        <w:rPr>
          <w:rFonts w:ascii="Arial" w:hAnsi="Arial" w:cs="Arial"/>
          <w:sz w:val="22"/>
          <w:szCs w:val="22"/>
          <w:rPrChange w:id="2157" w:author="Elsabe Viljoen" w:date="2025-12-11T13:12:00Z" w16du:dateUtc="2025-12-11T11:12:00Z">
            <w:rPr/>
          </w:rPrChange>
        </w:rPr>
        <w:t xml:space="preserve">(a) </w:t>
      </w:r>
      <w:r w:rsidR="002A3073" w:rsidRPr="00A03902">
        <w:rPr>
          <w:rFonts w:ascii="Arial" w:hAnsi="Arial" w:cs="Arial"/>
          <w:sz w:val="22"/>
          <w:szCs w:val="22"/>
          <w:rPrChange w:id="2158" w:author="Elsabe Viljoen" w:date="2025-12-11T13:12:00Z" w16du:dateUtc="2025-12-11T11:12:00Z">
            <w:rPr/>
          </w:rPrChange>
        </w:rPr>
        <w:tab/>
      </w:r>
      <w:r w:rsidRPr="00A03902">
        <w:rPr>
          <w:rFonts w:ascii="Arial" w:hAnsi="Arial" w:cs="Arial"/>
          <w:sz w:val="22"/>
          <w:szCs w:val="22"/>
          <w:rPrChange w:id="2159" w:author="Elsabe Viljoen" w:date="2025-12-11T13:12:00Z" w16du:dateUtc="2025-12-11T11:12:00Z">
            <w:rPr/>
          </w:rPrChange>
        </w:rPr>
        <w:t xml:space="preserve">on the date of delivery, if delivered by hand or courier during normal business </w:t>
      </w:r>
    </w:p>
    <w:p w14:paraId="6D1DD8CF" w14:textId="77777777" w:rsidR="00426B80" w:rsidRPr="00A03902" w:rsidRDefault="002A3073">
      <w:pPr>
        <w:tabs>
          <w:tab w:val="left" w:pos="1418"/>
        </w:tabs>
        <w:spacing w:line="360" w:lineRule="auto"/>
        <w:ind w:left="1418" w:hanging="709"/>
        <w:jc w:val="both"/>
        <w:rPr>
          <w:ins w:id="2160" w:author="Elsabe Viljoen" w:date="2025-11-24T10:26:00Z" w16du:dateUtc="2025-11-24T08:26:00Z"/>
          <w:rFonts w:ascii="Arial" w:hAnsi="Arial" w:cs="Arial"/>
          <w:sz w:val="22"/>
          <w:szCs w:val="22"/>
        </w:rPr>
        <w:pPrChange w:id="2161" w:author="Elsabe Viljoen" w:date="2025-11-28T06:49:00Z" w16du:dateUtc="2025-11-28T04:49:00Z">
          <w:pPr>
            <w:tabs>
              <w:tab w:val="left" w:pos="1418"/>
            </w:tabs>
            <w:spacing w:line="360" w:lineRule="auto"/>
            <w:ind w:left="1418" w:hanging="709"/>
          </w:pPr>
        </w:pPrChange>
      </w:pPr>
      <w:r w:rsidRPr="00A03902">
        <w:rPr>
          <w:rFonts w:ascii="Arial" w:hAnsi="Arial" w:cs="Arial"/>
          <w:sz w:val="22"/>
          <w:szCs w:val="22"/>
        </w:rPr>
        <w:tab/>
      </w:r>
      <w:r w:rsidRPr="00A03902">
        <w:rPr>
          <w:rFonts w:ascii="Arial" w:hAnsi="Arial" w:cs="Arial"/>
          <w:sz w:val="22"/>
          <w:szCs w:val="22"/>
        </w:rPr>
        <w:tab/>
      </w:r>
      <w:proofErr w:type="gramStart"/>
      <w:r w:rsidR="00F559D8" w:rsidRPr="00A03902">
        <w:rPr>
          <w:rFonts w:ascii="Arial" w:hAnsi="Arial" w:cs="Arial"/>
          <w:sz w:val="22"/>
          <w:szCs w:val="22"/>
        </w:rPr>
        <w:t>hours;</w:t>
      </w:r>
      <w:proofErr w:type="gramEnd"/>
    </w:p>
    <w:p w14:paraId="2CEB460D" w14:textId="43E6176F" w:rsidR="002A3073" w:rsidRPr="00A03902" w:rsidRDefault="00F559D8">
      <w:pPr>
        <w:tabs>
          <w:tab w:val="left" w:pos="1418"/>
        </w:tabs>
        <w:spacing w:line="360" w:lineRule="auto"/>
        <w:ind w:left="1418" w:hanging="709"/>
        <w:jc w:val="both"/>
        <w:rPr>
          <w:rFonts w:ascii="Arial" w:hAnsi="Arial" w:cs="Arial"/>
          <w:sz w:val="22"/>
          <w:szCs w:val="22"/>
        </w:rPr>
        <w:pPrChange w:id="2162" w:author="Elsabe Viljoen" w:date="2025-11-28T06:49:00Z" w16du:dateUtc="2025-11-28T04:49:00Z">
          <w:pPr>
            <w:tabs>
              <w:tab w:val="left" w:pos="851"/>
            </w:tabs>
            <w:spacing w:line="360" w:lineRule="auto"/>
            <w:ind w:left="851" w:hanging="851"/>
          </w:pPr>
        </w:pPrChange>
      </w:pPr>
      <w:del w:id="2163" w:author="Elsabe Viljoen" w:date="2025-11-24T10:26:00Z" w16du:dateUtc="2025-11-24T08:26:00Z">
        <w:r w:rsidRPr="00A03902" w:rsidDel="00426B80">
          <w:rPr>
            <w:rFonts w:ascii="Arial" w:hAnsi="Arial" w:cs="Arial"/>
            <w:sz w:val="22"/>
            <w:szCs w:val="22"/>
          </w:rPr>
          <w:br/>
        </w:r>
      </w:del>
      <w:r w:rsidRPr="00A03902">
        <w:rPr>
          <w:rFonts w:ascii="Arial" w:hAnsi="Arial" w:cs="Arial"/>
          <w:sz w:val="22"/>
          <w:szCs w:val="22"/>
        </w:rPr>
        <w:t xml:space="preserve">(b) </w:t>
      </w:r>
      <w:r w:rsidR="002A3073" w:rsidRPr="00A03902">
        <w:rPr>
          <w:rFonts w:ascii="Arial" w:hAnsi="Arial" w:cs="Arial"/>
          <w:sz w:val="22"/>
          <w:szCs w:val="22"/>
        </w:rPr>
        <w:tab/>
      </w:r>
      <w:r w:rsidRPr="00A03902">
        <w:rPr>
          <w:rFonts w:ascii="Arial" w:hAnsi="Arial" w:cs="Arial"/>
          <w:sz w:val="22"/>
          <w:szCs w:val="22"/>
        </w:rPr>
        <w:t xml:space="preserve">on the first business day following transmission, if sent by email (unless the </w:t>
      </w:r>
    </w:p>
    <w:p w14:paraId="7C58838A" w14:textId="77777777" w:rsidR="00426B80" w:rsidRPr="00A03902" w:rsidRDefault="002A3073">
      <w:pPr>
        <w:tabs>
          <w:tab w:val="left" w:pos="1418"/>
        </w:tabs>
        <w:spacing w:line="360" w:lineRule="auto"/>
        <w:ind w:left="1418" w:hanging="709"/>
        <w:jc w:val="both"/>
        <w:rPr>
          <w:ins w:id="2164" w:author="Elsabe Viljoen" w:date="2025-11-24T10:26:00Z" w16du:dateUtc="2025-11-24T08:26:00Z"/>
          <w:rFonts w:ascii="Arial" w:hAnsi="Arial" w:cs="Arial"/>
          <w:sz w:val="22"/>
          <w:szCs w:val="22"/>
        </w:rPr>
        <w:pPrChange w:id="2165" w:author="Elsabe Viljoen" w:date="2025-11-28T06:49:00Z" w16du:dateUtc="2025-11-28T04:49:00Z">
          <w:pPr>
            <w:tabs>
              <w:tab w:val="left" w:pos="1418"/>
            </w:tabs>
            <w:spacing w:line="360" w:lineRule="auto"/>
            <w:ind w:left="1418" w:hanging="709"/>
          </w:pPr>
        </w:pPrChange>
      </w:pPr>
      <w:r w:rsidRPr="00A03902">
        <w:rPr>
          <w:rFonts w:ascii="Arial" w:hAnsi="Arial" w:cs="Arial"/>
          <w:sz w:val="22"/>
          <w:szCs w:val="22"/>
        </w:rPr>
        <w:tab/>
      </w:r>
      <w:r w:rsidRPr="00A03902">
        <w:rPr>
          <w:rFonts w:ascii="Arial" w:hAnsi="Arial" w:cs="Arial"/>
          <w:sz w:val="22"/>
          <w:szCs w:val="22"/>
        </w:rPr>
        <w:tab/>
      </w:r>
      <w:r w:rsidR="00F559D8" w:rsidRPr="00A03902">
        <w:rPr>
          <w:rFonts w:ascii="Arial" w:hAnsi="Arial" w:cs="Arial"/>
          <w:sz w:val="22"/>
          <w:szCs w:val="22"/>
        </w:rPr>
        <w:t>sender receives an automated non-delivery notification); or</w:t>
      </w:r>
    </w:p>
    <w:p w14:paraId="00BDEE79" w14:textId="264691EA" w:rsidR="00F559D8" w:rsidRPr="00A03902" w:rsidRDefault="00F559D8">
      <w:pPr>
        <w:tabs>
          <w:tab w:val="left" w:pos="1418"/>
        </w:tabs>
        <w:spacing w:line="360" w:lineRule="auto"/>
        <w:ind w:left="1418" w:hanging="709"/>
        <w:jc w:val="both"/>
        <w:rPr>
          <w:rFonts w:ascii="Arial" w:hAnsi="Arial" w:cs="Arial"/>
          <w:sz w:val="22"/>
          <w:szCs w:val="22"/>
        </w:rPr>
        <w:pPrChange w:id="2166" w:author="Elsabe Viljoen" w:date="2025-11-28T06:49:00Z" w16du:dateUtc="2025-11-28T04:49:00Z">
          <w:pPr>
            <w:tabs>
              <w:tab w:val="left" w:pos="851"/>
            </w:tabs>
            <w:spacing w:line="360" w:lineRule="auto"/>
            <w:ind w:left="851" w:hanging="851"/>
          </w:pPr>
        </w:pPrChange>
      </w:pPr>
      <w:del w:id="2167" w:author="Elsabe Viljoen" w:date="2025-11-24T10:26:00Z" w16du:dateUtc="2025-11-24T08:26:00Z">
        <w:r w:rsidRPr="00A03902" w:rsidDel="00426B80">
          <w:rPr>
            <w:rFonts w:ascii="Arial" w:hAnsi="Arial" w:cs="Arial"/>
            <w:sz w:val="22"/>
            <w:szCs w:val="22"/>
          </w:rPr>
          <w:br/>
        </w:r>
      </w:del>
      <w:r w:rsidRPr="00A03902">
        <w:rPr>
          <w:rFonts w:ascii="Arial" w:hAnsi="Arial" w:cs="Arial"/>
          <w:sz w:val="22"/>
          <w:szCs w:val="22"/>
        </w:rPr>
        <w:t xml:space="preserve">(c) </w:t>
      </w:r>
      <w:r w:rsidR="002A3073" w:rsidRPr="00A03902">
        <w:rPr>
          <w:rFonts w:ascii="Arial" w:hAnsi="Arial" w:cs="Arial"/>
          <w:sz w:val="22"/>
          <w:szCs w:val="22"/>
        </w:rPr>
        <w:tab/>
      </w:r>
      <w:r w:rsidRPr="00A03902">
        <w:rPr>
          <w:rFonts w:ascii="Arial" w:hAnsi="Arial" w:cs="Arial"/>
          <w:sz w:val="22"/>
          <w:szCs w:val="22"/>
        </w:rPr>
        <w:t xml:space="preserve">on the date </w:t>
      </w:r>
      <w:proofErr w:type="gramStart"/>
      <w:r w:rsidRPr="00A03902">
        <w:rPr>
          <w:rFonts w:ascii="Arial" w:hAnsi="Arial" w:cs="Arial"/>
          <w:sz w:val="22"/>
          <w:szCs w:val="22"/>
        </w:rPr>
        <w:t>actually received</w:t>
      </w:r>
      <w:proofErr w:type="gramEnd"/>
      <w:r w:rsidRPr="00A03902">
        <w:rPr>
          <w:rFonts w:ascii="Arial" w:hAnsi="Arial" w:cs="Arial"/>
          <w:sz w:val="22"/>
          <w:szCs w:val="22"/>
        </w:rPr>
        <w:t>, if delivered in any other lawful manner.</w:t>
      </w:r>
    </w:p>
    <w:p w14:paraId="0CBDA357" w14:textId="77777777" w:rsidR="002A3073" w:rsidRPr="00A03902" w:rsidRDefault="002A3073">
      <w:pPr>
        <w:tabs>
          <w:tab w:val="left" w:pos="851"/>
        </w:tabs>
        <w:spacing w:line="360" w:lineRule="auto"/>
        <w:ind w:left="720" w:hanging="720"/>
        <w:jc w:val="both"/>
        <w:rPr>
          <w:rFonts w:ascii="Arial" w:hAnsi="Arial" w:cs="Arial"/>
          <w:sz w:val="22"/>
          <w:szCs w:val="22"/>
        </w:rPr>
        <w:pPrChange w:id="2168" w:author="Elsabe Viljoen" w:date="2025-11-28T06:49:00Z" w16du:dateUtc="2025-11-28T04:49:00Z">
          <w:pPr>
            <w:tabs>
              <w:tab w:val="left" w:pos="851"/>
            </w:tabs>
            <w:spacing w:line="360" w:lineRule="auto"/>
            <w:ind w:left="851" w:hanging="851"/>
          </w:pPr>
        </w:pPrChange>
      </w:pPr>
    </w:p>
    <w:p w14:paraId="11724884" w14:textId="34A350DD" w:rsidR="00F559D8" w:rsidRPr="00A03902" w:rsidRDefault="00F559D8">
      <w:pPr>
        <w:tabs>
          <w:tab w:val="left" w:pos="851"/>
        </w:tabs>
        <w:spacing w:line="360" w:lineRule="auto"/>
        <w:ind w:left="720" w:hanging="720"/>
        <w:jc w:val="both"/>
        <w:rPr>
          <w:rFonts w:ascii="Arial" w:hAnsi="Arial" w:cs="Arial"/>
          <w:sz w:val="22"/>
          <w:szCs w:val="22"/>
        </w:rPr>
        <w:pPrChange w:id="2169" w:author="Elsabe Viljoen" w:date="2025-11-28T06:49:00Z" w16du:dateUtc="2025-11-28T04:49:00Z">
          <w:pPr>
            <w:tabs>
              <w:tab w:val="left" w:pos="851"/>
            </w:tabs>
            <w:spacing w:line="360" w:lineRule="auto"/>
            <w:ind w:left="851" w:hanging="851"/>
          </w:pPr>
        </w:pPrChange>
      </w:pPr>
      <w:del w:id="2170" w:author="Elsabe Viljoen" w:date="2025-11-24T10:27:00Z" w16du:dateUtc="2025-11-24T08:27:00Z">
        <w:r w:rsidRPr="00A03902" w:rsidDel="00426B80">
          <w:rPr>
            <w:rFonts w:ascii="Arial" w:hAnsi="Arial" w:cs="Arial"/>
            <w:sz w:val="22"/>
            <w:szCs w:val="22"/>
          </w:rPr>
          <w:delText>21</w:delText>
        </w:r>
      </w:del>
      <w:ins w:id="2171" w:author="Elsabe Viljoen" w:date="2025-11-24T10:27:00Z" w16du:dateUtc="2025-11-24T08:27:00Z">
        <w:r w:rsidR="00426B80" w:rsidRPr="00A03902">
          <w:rPr>
            <w:rFonts w:ascii="Arial" w:hAnsi="Arial" w:cs="Arial"/>
            <w:sz w:val="22"/>
            <w:szCs w:val="22"/>
          </w:rPr>
          <w:t>16</w:t>
        </w:r>
      </w:ins>
      <w:r w:rsidRPr="00A03902">
        <w:rPr>
          <w:rFonts w:ascii="Arial" w:hAnsi="Arial" w:cs="Arial"/>
          <w:sz w:val="22"/>
          <w:szCs w:val="22"/>
        </w:rPr>
        <w:t xml:space="preserve">.2.3 </w:t>
      </w:r>
      <w:r w:rsidR="002A3073" w:rsidRPr="00A03902">
        <w:rPr>
          <w:rFonts w:ascii="Arial" w:hAnsi="Arial" w:cs="Arial"/>
          <w:sz w:val="22"/>
          <w:szCs w:val="22"/>
        </w:rPr>
        <w:tab/>
      </w:r>
      <w:r w:rsidRPr="00A03902">
        <w:rPr>
          <w:rFonts w:ascii="Arial" w:hAnsi="Arial" w:cs="Arial"/>
          <w:sz w:val="22"/>
          <w:szCs w:val="22"/>
        </w:rPr>
        <w:t xml:space="preserve">Notwithstanding anything to the contrary, any notice given in connection with legal proceedings or the termination of this Agreement shall be delivered by hand or courier to the recipient’s physical </w:t>
      </w:r>
      <w:proofErr w:type="spellStart"/>
      <w:r w:rsidRPr="00A03902">
        <w:rPr>
          <w:rFonts w:ascii="Arial" w:hAnsi="Arial" w:cs="Arial"/>
          <w:sz w:val="22"/>
          <w:szCs w:val="22"/>
        </w:rPr>
        <w:t>domicilium</w:t>
      </w:r>
      <w:proofErr w:type="spellEnd"/>
      <w:r w:rsidRPr="00A03902">
        <w:rPr>
          <w:rFonts w:ascii="Arial" w:hAnsi="Arial" w:cs="Arial"/>
          <w:sz w:val="22"/>
          <w:szCs w:val="22"/>
        </w:rPr>
        <w:t xml:space="preserve"> address.</w:t>
      </w:r>
    </w:p>
    <w:p w14:paraId="6854980A" w14:textId="3B9D3F8A" w:rsidR="00F559D8" w:rsidRPr="00F559D8" w:rsidRDefault="00F559D8">
      <w:pPr>
        <w:tabs>
          <w:tab w:val="left" w:pos="851"/>
        </w:tabs>
        <w:spacing w:line="360" w:lineRule="auto"/>
        <w:ind w:left="720" w:hanging="720"/>
        <w:jc w:val="both"/>
        <w:rPr>
          <w:rFonts w:ascii="Arial" w:hAnsi="Arial" w:cs="Arial"/>
          <w:sz w:val="22"/>
          <w:szCs w:val="22"/>
        </w:rPr>
        <w:pPrChange w:id="2172" w:author="Elsabe Viljoen" w:date="2025-11-28T06:49:00Z" w16du:dateUtc="2025-11-28T04:49:00Z">
          <w:pPr>
            <w:tabs>
              <w:tab w:val="left" w:pos="851"/>
            </w:tabs>
            <w:spacing w:line="360" w:lineRule="auto"/>
          </w:pPr>
        </w:pPrChange>
      </w:pPr>
    </w:p>
    <w:p w14:paraId="1059A3CC" w14:textId="064A779E" w:rsidR="00F559D8" w:rsidRPr="00A03902" w:rsidRDefault="00F559D8">
      <w:pPr>
        <w:pStyle w:val="ListParagraph"/>
        <w:numPr>
          <w:ilvl w:val="0"/>
          <w:numId w:val="23"/>
        </w:numPr>
        <w:tabs>
          <w:tab w:val="left" w:pos="851"/>
        </w:tabs>
        <w:spacing w:line="360" w:lineRule="auto"/>
        <w:ind w:hanging="720"/>
        <w:jc w:val="both"/>
        <w:rPr>
          <w:rFonts w:ascii="Arial" w:hAnsi="Arial" w:cs="Arial"/>
          <w:sz w:val="22"/>
          <w:szCs w:val="22"/>
          <w:u w:val="single"/>
          <w:rPrChange w:id="2173" w:author="Elsabe Viljoen" w:date="2025-12-11T13:12:00Z" w16du:dateUtc="2025-12-11T11:12:00Z">
            <w:rPr/>
          </w:rPrChange>
        </w:rPr>
        <w:pPrChange w:id="2174" w:author="Elsabe Viljoen" w:date="2025-11-28T06:49:00Z" w16du:dateUtc="2025-11-28T04:49:00Z">
          <w:pPr>
            <w:numPr>
              <w:numId w:val="17"/>
            </w:numPr>
            <w:tabs>
              <w:tab w:val="left" w:pos="851"/>
              <w:tab w:val="num" w:pos="1440"/>
            </w:tabs>
            <w:spacing w:line="360" w:lineRule="auto"/>
            <w:ind w:left="851" w:hanging="851"/>
          </w:pPr>
        </w:pPrChange>
      </w:pPr>
      <w:r w:rsidRPr="00426B80">
        <w:rPr>
          <w:rFonts w:ascii="Arial" w:hAnsi="Arial" w:cs="Arial"/>
          <w:b/>
          <w:bCs/>
          <w:sz w:val="22"/>
          <w:szCs w:val="22"/>
          <w:u w:val="single"/>
          <w:rPrChange w:id="2175" w:author="Elsabe Viljoen" w:date="2025-11-24T10:27:00Z" w16du:dateUtc="2025-11-24T08:27:00Z">
            <w:rPr/>
          </w:rPrChange>
        </w:rPr>
        <w:t>CESSION, ASSIGNMENT AND DELEGATION</w:t>
      </w:r>
    </w:p>
    <w:p w14:paraId="5E7AED54" w14:textId="3BC35AA6" w:rsidR="002A3073" w:rsidRPr="00A03902" w:rsidRDefault="0017734E">
      <w:pPr>
        <w:tabs>
          <w:tab w:val="left" w:pos="851"/>
        </w:tabs>
        <w:spacing w:line="360" w:lineRule="auto"/>
        <w:ind w:left="720" w:hanging="720"/>
        <w:jc w:val="both"/>
        <w:rPr>
          <w:rFonts w:ascii="Arial" w:hAnsi="Arial" w:cs="Arial"/>
          <w:sz w:val="22"/>
          <w:szCs w:val="22"/>
          <w:u w:val="single"/>
          <w:rPrChange w:id="2176" w:author="Elsabe Viljoen" w:date="2025-12-11T13:12:00Z" w16du:dateUtc="2025-12-11T11:12:00Z">
            <w:rPr>
              <w:rFonts w:ascii="Arial" w:hAnsi="Arial" w:cs="Arial"/>
              <w:b/>
              <w:bCs/>
              <w:sz w:val="22"/>
              <w:szCs w:val="22"/>
              <w:u w:val="single"/>
            </w:rPr>
          </w:rPrChange>
        </w:rPr>
        <w:pPrChange w:id="2177" w:author="Elsabe Viljoen" w:date="2025-11-28T06:49:00Z" w16du:dateUtc="2025-11-28T04:49:00Z">
          <w:pPr>
            <w:tabs>
              <w:tab w:val="left" w:pos="851"/>
            </w:tabs>
            <w:spacing w:line="360" w:lineRule="auto"/>
            <w:ind w:left="851" w:hanging="851"/>
          </w:pPr>
        </w:pPrChange>
      </w:pPr>
      <w:ins w:id="2178" w:author="Elsabe Viljoen" w:date="2025-11-24T10:54:00Z" w16du:dateUtc="2025-11-24T08:54:00Z">
        <w:r w:rsidRPr="00A03902">
          <w:rPr>
            <w:rFonts w:ascii="Arial" w:hAnsi="Arial" w:cs="Arial"/>
            <w:sz w:val="22"/>
            <w:szCs w:val="22"/>
          </w:rPr>
          <w:t>17</w:t>
        </w:r>
      </w:ins>
      <w:del w:id="2179" w:author="Elsabe Viljoen" w:date="2025-11-24T10:54:00Z" w16du:dateUtc="2025-11-24T08:54:00Z">
        <w:r w:rsidR="00F559D8" w:rsidRPr="00A03902" w:rsidDel="0017734E">
          <w:rPr>
            <w:rFonts w:ascii="Arial" w:hAnsi="Arial" w:cs="Arial"/>
            <w:sz w:val="22"/>
            <w:szCs w:val="22"/>
          </w:rPr>
          <w:delText>22</w:delText>
        </w:r>
      </w:del>
      <w:r w:rsidR="00F559D8" w:rsidRPr="00A03902">
        <w:rPr>
          <w:rFonts w:ascii="Arial" w:hAnsi="Arial" w:cs="Arial"/>
          <w:sz w:val="22"/>
          <w:szCs w:val="22"/>
        </w:rPr>
        <w:t xml:space="preserve">.1 </w:t>
      </w:r>
      <w:r w:rsidR="002A3073" w:rsidRPr="00A03902">
        <w:rPr>
          <w:rFonts w:ascii="Arial" w:hAnsi="Arial" w:cs="Arial"/>
          <w:sz w:val="22"/>
          <w:szCs w:val="22"/>
        </w:rPr>
        <w:tab/>
      </w:r>
      <w:r w:rsidR="00F559D8" w:rsidRPr="00A03902">
        <w:rPr>
          <w:rFonts w:ascii="Arial" w:hAnsi="Arial" w:cs="Arial"/>
          <w:sz w:val="22"/>
          <w:szCs w:val="22"/>
          <w:u w:val="single"/>
          <w:rPrChange w:id="2180" w:author="Elsabe Viljoen" w:date="2025-12-11T13:12:00Z" w16du:dateUtc="2025-12-11T11:12:00Z">
            <w:rPr>
              <w:rFonts w:ascii="Arial" w:hAnsi="Arial" w:cs="Arial"/>
              <w:b/>
              <w:bCs/>
              <w:sz w:val="22"/>
              <w:szCs w:val="22"/>
              <w:u w:val="single"/>
            </w:rPr>
          </w:rPrChange>
        </w:rPr>
        <w:t>Restrictions on Assignment</w:t>
      </w:r>
    </w:p>
    <w:p w14:paraId="1FEBAB59" w14:textId="466BEF63" w:rsidR="002A3073" w:rsidRPr="00A03902" w:rsidRDefault="0017734E">
      <w:pPr>
        <w:tabs>
          <w:tab w:val="left" w:pos="851"/>
        </w:tabs>
        <w:spacing w:line="360" w:lineRule="auto"/>
        <w:ind w:left="720" w:hanging="720"/>
        <w:jc w:val="both"/>
        <w:rPr>
          <w:rFonts w:ascii="Arial" w:hAnsi="Arial" w:cs="Arial"/>
          <w:sz w:val="22"/>
          <w:szCs w:val="22"/>
        </w:rPr>
        <w:pPrChange w:id="2181" w:author="Elsabe Viljoen" w:date="2025-11-28T06:49:00Z" w16du:dateUtc="2025-11-28T04:49:00Z">
          <w:pPr>
            <w:tabs>
              <w:tab w:val="left" w:pos="851"/>
            </w:tabs>
            <w:spacing w:line="360" w:lineRule="auto"/>
            <w:ind w:left="851" w:hanging="851"/>
          </w:pPr>
        </w:pPrChange>
      </w:pPr>
      <w:ins w:id="2182" w:author="Elsabe Viljoen" w:date="2025-11-24T10:54:00Z" w16du:dateUtc="2025-11-24T08:54:00Z">
        <w:r w:rsidRPr="00A03902">
          <w:rPr>
            <w:rFonts w:ascii="Arial" w:hAnsi="Arial" w:cs="Arial"/>
            <w:sz w:val="22"/>
            <w:szCs w:val="22"/>
          </w:rPr>
          <w:t>17</w:t>
        </w:r>
      </w:ins>
      <w:del w:id="2183" w:author="Elsabe Viljoen" w:date="2025-11-24T10:54:00Z" w16du:dateUtc="2025-11-24T08:54:00Z">
        <w:r w:rsidR="00F559D8" w:rsidRPr="00A03902" w:rsidDel="0017734E">
          <w:rPr>
            <w:rFonts w:ascii="Arial" w:hAnsi="Arial" w:cs="Arial"/>
            <w:sz w:val="22"/>
            <w:szCs w:val="22"/>
          </w:rPr>
          <w:delText>22</w:delText>
        </w:r>
      </w:del>
      <w:r w:rsidR="00F559D8" w:rsidRPr="00A03902">
        <w:rPr>
          <w:rFonts w:ascii="Arial" w:hAnsi="Arial" w:cs="Arial"/>
          <w:sz w:val="22"/>
          <w:szCs w:val="22"/>
        </w:rPr>
        <w:t xml:space="preserve">.1.1 </w:t>
      </w:r>
      <w:r w:rsidR="002A3073" w:rsidRPr="00A03902">
        <w:rPr>
          <w:rFonts w:ascii="Arial" w:hAnsi="Arial" w:cs="Arial"/>
          <w:sz w:val="22"/>
          <w:szCs w:val="22"/>
        </w:rPr>
        <w:tab/>
      </w:r>
      <w:r w:rsidR="00F559D8" w:rsidRPr="00A03902">
        <w:rPr>
          <w:rFonts w:ascii="Arial" w:hAnsi="Arial" w:cs="Arial"/>
          <w:sz w:val="22"/>
          <w:szCs w:val="22"/>
        </w:rPr>
        <w:t xml:space="preserve">No Party may cede, assign, transfer or delegate any of its rights or obligations </w:t>
      </w:r>
    </w:p>
    <w:p w14:paraId="59ED70F8" w14:textId="2BFAA813" w:rsidR="00F559D8" w:rsidRPr="00A03902" w:rsidRDefault="002A3073">
      <w:pPr>
        <w:tabs>
          <w:tab w:val="left" w:pos="851"/>
        </w:tabs>
        <w:spacing w:line="360" w:lineRule="auto"/>
        <w:ind w:left="720" w:hanging="720"/>
        <w:jc w:val="both"/>
        <w:rPr>
          <w:rFonts w:ascii="Arial" w:hAnsi="Arial" w:cs="Arial"/>
          <w:sz w:val="22"/>
          <w:szCs w:val="22"/>
        </w:rPr>
        <w:pPrChange w:id="2184"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ab/>
      </w:r>
      <w:r w:rsidR="00F559D8" w:rsidRPr="00A03902">
        <w:rPr>
          <w:rFonts w:ascii="Arial" w:hAnsi="Arial" w:cs="Arial"/>
          <w:sz w:val="22"/>
          <w:szCs w:val="22"/>
        </w:rPr>
        <w:t>under this Agreement to any third party without the prior written consent of the other Party, which consent shall not be unreasonably withheld or delayed, and without obtaining any approvals required by Netflix.</w:t>
      </w:r>
    </w:p>
    <w:p w14:paraId="308C6ECD" w14:textId="77777777" w:rsidR="002A3073" w:rsidRPr="00A03902" w:rsidRDefault="002A3073">
      <w:pPr>
        <w:tabs>
          <w:tab w:val="left" w:pos="851"/>
        </w:tabs>
        <w:spacing w:line="360" w:lineRule="auto"/>
        <w:ind w:left="720" w:hanging="720"/>
        <w:jc w:val="both"/>
        <w:rPr>
          <w:rFonts w:ascii="Arial" w:hAnsi="Arial" w:cs="Arial"/>
          <w:sz w:val="22"/>
          <w:szCs w:val="22"/>
        </w:rPr>
        <w:pPrChange w:id="2185" w:author="Elsabe Viljoen" w:date="2025-11-28T06:49:00Z" w16du:dateUtc="2025-11-28T04:49:00Z">
          <w:pPr>
            <w:tabs>
              <w:tab w:val="left" w:pos="851"/>
            </w:tabs>
            <w:spacing w:line="360" w:lineRule="auto"/>
            <w:ind w:left="851" w:hanging="851"/>
          </w:pPr>
        </w:pPrChange>
      </w:pPr>
    </w:p>
    <w:p w14:paraId="0513CC37" w14:textId="38E243DD" w:rsidR="00F559D8" w:rsidRPr="00A03902" w:rsidRDefault="0017734E">
      <w:pPr>
        <w:tabs>
          <w:tab w:val="left" w:pos="851"/>
        </w:tabs>
        <w:spacing w:line="360" w:lineRule="auto"/>
        <w:ind w:left="720" w:hanging="720"/>
        <w:jc w:val="both"/>
        <w:rPr>
          <w:rFonts w:ascii="Arial" w:hAnsi="Arial" w:cs="Arial"/>
          <w:sz w:val="22"/>
          <w:szCs w:val="22"/>
        </w:rPr>
        <w:pPrChange w:id="2186" w:author="Elsabe Viljoen" w:date="2025-11-28T06:49:00Z" w16du:dateUtc="2025-11-28T04:49:00Z">
          <w:pPr>
            <w:tabs>
              <w:tab w:val="left" w:pos="851"/>
            </w:tabs>
            <w:spacing w:line="360" w:lineRule="auto"/>
            <w:ind w:left="851" w:hanging="851"/>
          </w:pPr>
        </w:pPrChange>
      </w:pPr>
      <w:ins w:id="2187" w:author="Elsabe Viljoen" w:date="2025-11-24T10:54:00Z" w16du:dateUtc="2025-11-24T08:54:00Z">
        <w:r w:rsidRPr="00A03902">
          <w:rPr>
            <w:rFonts w:ascii="Arial" w:hAnsi="Arial" w:cs="Arial"/>
            <w:sz w:val="22"/>
            <w:szCs w:val="22"/>
          </w:rPr>
          <w:t>17</w:t>
        </w:r>
      </w:ins>
      <w:del w:id="2188" w:author="Elsabe Viljoen" w:date="2025-11-24T10:54:00Z" w16du:dateUtc="2025-11-24T08:54:00Z">
        <w:r w:rsidR="00F559D8" w:rsidRPr="00A03902" w:rsidDel="0017734E">
          <w:rPr>
            <w:rFonts w:ascii="Arial" w:hAnsi="Arial" w:cs="Arial"/>
            <w:sz w:val="22"/>
            <w:szCs w:val="22"/>
          </w:rPr>
          <w:delText>22</w:delText>
        </w:r>
      </w:del>
      <w:r w:rsidR="00F559D8" w:rsidRPr="00A03902">
        <w:rPr>
          <w:rFonts w:ascii="Arial" w:hAnsi="Arial" w:cs="Arial"/>
          <w:sz w:val="22"/>
          <w:szCs w:val="22"/>
        </w:rPr>
        <w:t xml:space="preserve">.1.2 </w:t>
      </w:r>
      <w:r w:rsidR="002A3073" w:rsidRPr="00A03902">
        <w:rPr>
          <w:rFonts w:ascii="Arial" w:hAnsi="Arial" w:cs="Arial"/>
          <w:sz w:val="22"/>
          <w:szCs w:val="22"/>
        </w:rPr>
        <w:tab/>
      </w:r>
      <w:r w:rsidR="00F559D8" w:rsidRPr="00A03902">
        <w:rPr>
          <w:rFonts w:ascii="Arial" w:hAnsi="Arial" w:cs="Arial"/>
          <w:sz w:val="22"/>
          <w:szCs w:val="22"/>
        </w:rPr>
        <w:t xml:space="preserve">Notwithstanding clause </w:t>
      </w:r>
      <w:del w:id="2189" w:author="Elsabe Viljoen" w:date="2025-12-01T08:00:00Z" w16du:dateUtc="2025-12-01T06:00:00Z">
        <w:r w:rsidR="00F559D8" w:rsidRPr="00A03902" w:rsidDel="001C347D">
          <w:rPr>
            <w:rFonts w:ascii="Arial" w:hAnsi="Arial" w:cs="Arial"/>
            <w:sz w:val="22"/>
            <w:szCs w:val="22"/>
          </w:rPr>
          <w:delText>22</w:delText>
        </w:r>
      </w:del>
      <w:ins w:id="2190" w:author="Elsabe Viljoen" w:date="2025-12-01T08:00:00Z" w16du:dateUtc="2025-12-01T06:00:00Z">
        <w:r w:rsidR="001C347D" w:rsidRPr="00A03902">
          <w:rPr>
            <w:rFonts w:ascii="Arial" w:hAnsi="Arial" w:cs="Arial"/>
            <w:sz w:val="22"/>
            <w:szCs w:val="22"/>
          </w:rPr>
          <w:t>17</w:t>
        </w:r>
      </w:ins>
      <w:r w:rsidR="00F559D8" w:rsidRPr="00A03902">
        <w:rPr>
          <w:rFonts w:ascii="Arial" w:hAnsi="Arial" w:cs="Arial"/>
          <w:sz w:val="22"/>
          <w:szCs w:val="22"/>
        </w:rPr>
        <w:t xml:space="preserve">.1.1, the Parties acknowledge that rights and obligations may be transferred to the SPV in terms of this Agreement and that Netflix may require specific assignments or </w:t>
      </w:r>
      <w:proofErr w:type="spellStart"/>
      <w:r w:rsidR="00F559D8" w:rsidRPr="00A03902">
        <w:rPr>
          <w:rFonts w:ascii="Arial" w:hAnsi="Arial" w:cs="Arial"/>
          <w:sz w:val="22"/>
          <w:szCs w:val="22"/>
        </w:rPr>
        <w:t>novations</w:t>
      </w:r>
      <w:proofErr w:type="spellEnd"/>
      <w:r w:rsidR="00F559D8" w:rsidRPr="00A03902">
        <w:rPr>
          <w:rFonts w:ascii="Arial" w:hAnsi="Arial" w:cs="Arial"/>
          <w:sz w:val="22"/>
          <w:szCs w:val="22"/>
        </w:rPr>
        <w:t xml:space="preserve"> as a condition of commissioning.</w:t>
      </w:r>
    </w:p>
    <w:p w14:paraId="638DFF98" w14:textId="2CEF8B3B" w:rsidR="00F559D8" w:rsidRPr="00A03902" w:rsidRDefault="00F559D8">
      <w:pPr>
        <w:tabs>
          <w:tab w:val="left" w:pos="851"/>
        </w:tabs>
        <w:spacing w:line="360" w:lineRule="auto"/>
        <w:ind w:left="720" w:hanging="720"/>
        <w:jc w:val="both"/>
        <w:rPr>
          <w:ins w:id="2191" w:author="Elsabe Viljoen" w:date="2025-11-24T10:54:00Z" w16du:dateUtc="2025-11-24T08:54:00Z"/>
          <w:rFonts w:ascii="Arial" w:hAnsi="Arial" w:cs="Arial"/>
          <w:sz w:val="22"/>
          <w:szCs w:val="22"/>
        </w:rPr>
        <w:pPrChange w:id="2192" w:author="Elsabe Viljoen" w:date="2025-11-28T06:49:00Z" w16du:dateUtc="2025-11-28T04:49:00Z">
          <w:pPr>
            <w:tabs>
              <w:tab w:val="left" w:pos="851"/>
            </w:tabs>
            <w:spacing w:line="360" w:lineRule="auto"/>
            <w:ind w:left="720" w:hanging="720"/>
          </w:pPr>
        </w:pPrChange>
      </w:pPr>
    </w:p>
    <w:p w14:paraId="586D10E0" w14:textId="7A0EEFA8" w:rsidR="0017734E" w:rsidRPr="00A03902" w:rsidDel="00E65534" w:rsidRDefault="0017734E">
      <w:pPr>
        <w:tabs>
          <w:tab w:val="left" w:pos="851"/>
        </w:tabs>
        <w:spacing w:line="360" w:lineRule="auto"/>
        <w:ind w:left="720" w:hanging="720"/>
        <w:jc w:val="both"/>
        <w:rPr>
          <w:del w:id="2193" w:author="Elsabe Viljoen" w:date="2025-11-24T12:23:00Z" w16du:dateUtc="2025-11-24T10:23:00Z"/>
          <w:rFonts w:ascii="Arial" w:hAnsi="Arial" w:cs="Arial"/>
          <w:sz w:val="22"/>
          <w:szCs w:val="22"/>
        </w:rPr>
        <w:pPrChange w:id="2194" w:author="Elsabe Viljoen" w:date="2025-11-28T06:49:00Z" w16du:dateUtc="2025-11-28T04:49:00Z">
          <w:pPr>
            <w:tabs>
              <w:tab w:val="left" w:pos="851"/>
            </w:tabs>
            <w:spacing w:line="360" w:lineRule="auto"/>
          </w:pPr>
        </w:pPrChange>
      </w:pPr>
    </w:p>
    <w:p w14:paraId="45632E90" w14:textId="18D8050E" w:rsidR="002A3073" w:rsidRPr="00A03902" w:rsidRDefault="00F559D8">
      <w:pPr>
        <w:tabs>
          <w:tab w:val="left" w:pos="851"/>
        </w:tabs>
        <w:spacing w:line="360" w:lineRule="auto"/>
        <w:ind w:left="720" w:hanging="720"/>
        <w:jc w:val="both"/>
        <w:rPr>
          <w:rFonts w:ascii="Arial" w:hAnsi="Arial" w:cs="Arial"/>
          <w:sz w:val="22"/>
          <w:szCs w:val="22"/>
        </w:rPr>
        <w:pPrChange w:id="2195" w:author="Elsabe Viljoen" w:date="2025-11-28T06:49:00Z" w16du:dateUtc="2025-11-28T04:49:00Z">
          <w:pPr>
            <w:tabs>
              <w:tab w:val="left" w:pos="851"/>
            </w:tabs>
            <w:spacing w:line="360" w:lineRule="auto"/>
            <w:ind w:left="851" w:hanging="851"/>
          </w:pPr>
        </w:pPrChange>
      </w:pPr>
      <w:del w:id="2196" w:author="Elsabe Viljoen" w:date="2025-11-24T10:54:00Z" w16du:dateUtc="2025-11-24T08:54:00Z">
        <w:r w:rsidRPr="00A03902" w:rsidDel="0017734E">
          <w:rPr>
            <w:rFonts w:ascii="Arial" w:hAnsi="Arial" w:cs="Arial"/>
            <w:sz w:val="22"/>
            <w:szCs w:val="22"/>
          </w:rPr>
          <w:delText>22</w:delText>
        </w:r>
      </w:del>
      <w:ins w:id="2197" w:author="Elsabe Viljoen" w:date="2025-11-24T10:54:00Z" w16du:dateUtc="2025-11-24T08:54:00Z">
        <w:r w:rsidR="0017734E" w:rsidRPr="00A03902">
          <w:rPr>
            <w:rFonts w:ascii="Arial" w:hAnsi="Arial" w:cs="Arial"/>
            <w:sz w:val="22"/>
            <w:szCs w:val="22"/>
          </w:rPr>
          <w:t>17</w:t>
        </w:r>
      </w:ins>
      <w:r w:rsidRPr="00A03902">
        <w:rPr>
          <w:rFonts w:ascii="Arial" w:hAnsi="Arial" w:cs="Arial"/>
          <w:sz w:val="22"/>
          <w:szCs w:val="22"/>
        </w:rPr>
        <w:t xml:space="preserve">.2 </w:t>
      </w:r>
      <w:r w:rsidR="002A3073" w:rsidRPr="00A03902">
        <w:rPr>
          <w:rFonts w:ascii="Arial" w:hAnsi="Arial" w:cs="Arial"/>
          <w:sz w:val="22"/>
          <w:szCs w:val="22"/>
        </w:rPr>
        <w:tab/>
      </w:r>
      <w:r w:rsidRPr="00A03902">
        <w:rPr>
          <w:rFonts w:ascii="Arial" w:hAnsi="Arial" w:cs="Arial"/>
          <w:sz w:val="22"/>
          <w:szCs w:val="22"/>
          <w:u w:val="single"/>
          <w:rPrChange w:id="2198" w:author="Elsabe Viljoen" w:date="2025-12-11T13:12:00Z" w16du:dateUtc="2025-12-11T11:12:00Z">
            <w:rPr>
              <w:rFonts w:ascii="Arial" w:hAnsi="Arial" w:cs="Arial"/>
              <w:b/>
              <w:bCs/>
              <w:sz w:val="22"/>
              <w:szCs w:val="22"/>
              <w:u w:val="single"/>
            </w:rPr>
          </w:rPrChange>
        </w:rPr>
        <w:t>Binding Effect</w:t>
      </w:r>
    </w:p>
    <w:p w14:paraId="59934B1A" w14:textId="4E5F289F" w:rsidR="00F559D8" w:rsidRPr="00F559D8" w:rsidRDefault="00F559D8">
      <w:pPr>
        <w:tabs>
          <w:tab w:val="left" w:pos="851"/>
        </w:tabs>
        <w:spacing w:line="360" w:lineRule="auto"/>
        <w:ind w:left="720" w:hanging="720"/>
        <w:jc w:val="both"/>
        <w:rPr>
          <w:rFonts w:ascii="Arial" w:hAnsi="Arial" w:cs="Arial"/>
          <w:sz w:val="22"/>
          <w:szCs w:val="22"/>
        </w:rPr>
        <w:pPrChange w:id="2199" w:author="Elsabe Viljoen" w:date="2025-11-28T06:49:00Z" w16du:dateUtc="2025-11-28T04:49:00Z">
          <w:pPr>
            <w:tabs>
              <w:tab w:val="left" w:pos="851"/>
            </w:tabs>
            <w:spacing w:line="360" w:lineRule="auto"/>
            <w:ind w:left="851" w:hanging="851"/>
          </w:pPr>
        </w:pPrChange>
      </w:pPr>
      <w:r w:rsidRPr="00F559D8">
        <w:rPr>
          <w:rFonts w:ascii="Arial" w:hAnsi="Arial" w:cs="Arial"/>
          <w:sz w:val="22"/>
          <w:szCs w:val="22"/>
        </w:rPr>
        <w:t xml:space="preserve"> </w:t>
      </w:r>
      <w:r w:rsidR="002A3073" w:rsidRPr="008F296B">
        <w:rPr>
          <w:rFonts w:ascii="Arial" w:hAnsi="Arial" w:cs="Arial"/>
          <w:sz w:val="22"/>
          <w:szCs w:val="22"/>
        </w:rPr>
        <w:tab/>
      </w:r>
      <w:r w:rsidRPr="00F559D8">
        <w:rPr>
          <w:rFonts w:ascii="Arial" w:hAnsi="Arial" w:cs="Arial"/>
          <w:sz w:val="22"/>
          <w:szCs w:val="22"/>
        </w:rPr>
        <w:t>Subject to the foregoing, this Agreement shall be binding upon and shall inure for the benefit of the Parties and their lawful successors and permitted assigns.</w:t>
      </w:r>
    </w:p>
    <w:p w14:paraId="2C7A4627" w14:textId="77777777" w:rsidR="00E65534" w:rsidRPr="00F559D8" w:rsidRDefault="00E65534">
      <w:pPr>
        <w:tabs>
          <w:tab w:val="left" w:pos="851"/>
        </w:tabs>
        <w:spacing w:line="360" w:lineRule="auto"/>
        <w:ind w:left="720" w:hanging="720"/>
        <w:jc w:val="both"/>
        <w:rPr>
          <w:rFonts w:ascii="Arial" w:hAnsi="Arial" w:cs="Arial"/>
          <w:sz w:val="22"/>
          <w:szCs w:val="22"/>
        </w:rPr>
        <w:pPrChange w:id="2200" w:author="Elsabe Viljoen" w:date="2025-11-28T06:49:00Z" w16du:dateUtc="2025-11-28T04:49:00Z">
          <w:pPr>
            <w:tabs>
              <w:tab w:val="left" w:pos="851"/>
            </w:tabs>
            <w:spacing w:line="360" w:lineRule="auto"/>
            <w:ind w:left="851" w:hanging="851"/>
          </w:pPr>
        </w:pPrChange>
      </w:pPr>
    </w:p>
    <w:p w14:paraId="73BFF15F" w14:textId="1085193D" w:rsidR="00F559D8" w:rsidRPr="00A03902" w:rsidRDefault="00345469">
      <w:pPr>
        <w:pStyle w:val="ListParagraph"/>
        <w:numPr>
          <w:ilvl w:val="0"/>
          <w:numId w:val="23"/>
        </w:numPr>
        <w:tabs>
          <w:tab w:val="left" w:pos="709"/>
        </w:tabs>
        <w:spacing w:line="360" w:lineRule="auto"/>
        <w:ind w:hanging="720"/>
        <w:rPr>
          <w:rFonts w:ascii="Arial" w:hAnsi="Arial" w:cs="Arial"/>
          <w:sz w:val="22"/>
          <w:szCs w:val="22"/>
          <w:u w:val="single"/>
          <w:rPrChange w:id="2201" w:author="Elsabe Viljoen" w:date="2025-12-11T13:12:00Z" w16du:dateUtc="2025-12-11T11:12:00Z">
            <w:rPr/>
          </w:rPrChange>
        </w:rPr>
        <w:pPrChange w:id="2202" w:author="Elsabe Viljoen" w:date="2025-11-24T10:54:00Z" w16du:dateUtc="2025-11-24T08:54:00Z">
          <w:pPr>
            <w:numPr>
              <w:numId w:val="18"/>
            </w:numPr>
            <w:tabs>
              <w:tab w:val="num" w:pos="720"/>
              <w:tab w:val="left" w:pos="851"/>
              <w:tab w:val="num" w:pos="2880"/>
            </w:tabs>
            <w:spacing w:line="360" w:lineRule="auto"/>
            <w:ind w:left="851" w:hanging="851"/>
          </w:pPr>
        </w:pPrChange>
      </w:pPr>
      <w:del w:id="2203" w:author="Elsabe Viljoen" w:date="2025-11-24T10:54:00Z" w16du:dateUtc="2025-11-24T08:54:00Z">
        <w:r w:rsidRPr="0017734E" w:rsidDel="0017734E">
          <w:rPr>
            <w:rFonts w:ascii="Arial" w:hAnsi="Arial" w:cs="Arial"/>
            <w:b/>
            <w:bCs/>
            <w:sz w:val="22"/>
            <w:szCs w:val="22"/>
            <w:rPrChange w:id="2204" w:author="Elsabe Viljoen" w:date="2025-11-24T10:54:00Z" w16du:dateUtc="2025-11-24T08:54:00Z">
              <w:rPr/>
            </w:rPrChange>
          </w:rPr>
          <w:delText xml:space="preserve"> </w:delText>
        </w:r>
      </w:del>
      <w:r w:rsidRPr="0017734E">
        <w:rPr>
          <w:rFonts w:ascii="Arial" w:hAnsi="Arial" w:cs="Arial"/>
          <w:b/>
          <w:bCs/>
          <w:sz w:val="22"/>
          <w:szCs w:val="22"/>
          <w:rPrChange w:id="2205" w:author="Elsabe Viljoen" w:date="2025-11-24T10:54:00Z" w16du:dateUtc="2025-11-24T08:54:00Z">
            <w:rPr/>
          </w:rPrChange>
        </w:rPr>
        <w:tab/>
      </w:r>
      <w:r w:rsidR="00F559D8" w:rsidRPr="0017734E">
        <w:rPr>
          <w:rFonts w:ascii="Arial" w:hAnsi="Arial" w:cs="Arial"/>
          <w:b/>
          <w:bCs/>
          <w:sz w:val="22"/>
          <w:szCs w:val="22"/>
          <w:u w:val="single"/>
          <w:rPrChange w:id="2206" w:author="Elsabe Viljoen" w:date="2025-11-24T10:54:00Z" w16du:dateUtc="2025-11-24T08:54:00Z">
            <w:rPr/>
          </w:rPrChange>
        </w:rPr>
        <w:t>RELATIONSHIP BETWEEN THE PARTIES</w:t>
      </w:r>
    </w:p>
    <w:p w14:paraId="37F67763" w14:textId="38D58BBF" w:rsidR="002A3073" w:rsidRPr="00A03902" w:rsidRDefault="00F559D8">
      <w:pPr>
        <w:tabs>
          <w:tab w:val="left" w:pos="851"/>
        </w:tabs>
        <w:spacing w:line="360" w:lineRule="auto"/>
        <w:ind w:left="720" w:hanging="720"/>
        <w:rPr>
          <w:rFonts w:ascii="Arial" w:hAnsi="Arial" w:cs="Arial"/>
          <w:sz w:val="22"/>
          <w:szCs w:val="22"/>
        </w:rPr>
        <w:pPrChange w:id="2207" w:author="Elsabe Viljoen" w:date="2025-11-24T10:23:00Z" w16du:dateUtc="2025-11-24T08:23:00Z">
          <w:pPr>
            <w:tabs>
              <w:tab w:val="left" w:pos="851"/>
            </w:tabs>
            <w:spacing w:line="360" w:lineRule="auto"/>
            <w:ind w:left="851" w:hanging="851"/>
          </w:pPr>
        </w:pPrChange>
      </w:pPr>
      <w:del w:id="2208" w:author="Elsabe Viljoen" w:date="2025-11-24T10:55:00Z" w16du:dateUtc="2025-11-24T08:55:00Z">
        <w:r w:rsidRPr="00A03902" w:rsidDel="0017734E">
          <w:rPr>
            <w:rFonts w:ascii="Arial" w:hAnsi="Arial" w:cs="Arial"/>
            <w:sz w:val="22"/>
            <w:szCs w:val="22"/>
          </w:rPr>
          <w:delText>23</w:delText>
        </w:r>
      </w:del>
      <w:ins w:id="2209" w:author="Elsabe Viljoen" w:date="2025-11-24T10:55:00Z" w16du:dateUtc="2025-11-24T08:55:00Z">
        <w:r w:rsidR="0017734E" w:rsidRPr="00A03902">
          <w:rPr>
            <w:rFonts w:ascii="Arial" w:hAnsi="Arial" w:cs="Arial"/>
            <w:sz w:val="22"/>
            <w:szCs w:val="22"/>
          </w:rPr>
          <w:t>18</w:t>
        </w:r>
      </w:ins>
      <w:r w:rsidRPr="00A03902">
        <w:rPr>
          <w:rFonts w:ascii="Arial" w:hAnsi="Arial" w:cs="Arial"/>
          <w:sz w:val="22"/>
          <w:szCs w:val="22"/>
        </w:rPr>
        <w:t xml:space="preserve">.1 </w:t>
      </w:r>
      <w:r w:rsidR="002A3073" w:rsidRPr="00A03902">
        <w:rPr>
          <w:rFonts w:ascii="Arial" w:hAnsi="Arial" w:cs="Arial"/>
          <w:sz w:val="22"/>
          <w:szCs w:val="22"/>
        </w:rPr>
        <w:tab/>
      </w:r>
      <w:r w:rsidRPr="00A03902">
        <w:rPr>
          <w:rFonts w:ascii="Arial" w:hAnsi="Arial" w:cs="Arial"/>
          <w:sz w:val="22"/>
          <w:szCs w:val="22"/>
          <w:u w:val="single"/>
          <w:rPrChange w:id="2210" w:author="Elsabe Viljoen" w:date="2025-12-11T13:12:00Z" w16du:dateUtc="2025-12-11T11:12:00Z">
            <w:rPr>
              <w:rFonts w:ascii="Arial" w:hAnsi="Arial" w:cs="Arial"/>
              <w:b/>
              <w:bCs/>
              <w:sz w:val="22"/>
              <w:szCs w:val="22"/>
              <w:u w:val="single"/>
            </w:rPr>
          </w:rPrChange>
        </w:rPr>
        <w:t>Independent Contractors</w:t>
      </w:r>
    </w:p>
    <w:p w14:paraId="259BBAF5" w14:textId="17BE3BEC" w:rsidR="00F559D8" w:rsidRPr="00A03902" w:rsidRDefault="0017734E">
      <w:pPr>
        <w:tabs>
          <w:tab w:val="left" w:pos="851"/>
        </w:tabs>
        <w:spacing w:line="360" w:lineRule="auto"/>
        <w:ind w:left="720" w:hanging="720"/>
        <w:jc w:val="both"/>
        <w:rPr>
          <w:rFonts w:ascii="Arial" w:hAnsi="Arial" w:cs="Arial"/>
          <w:sz w:val="22"/>
          <w:szCs w:val="22"/>
        </w:rPr>
        <w:pPrChange w:id="2211" w:author="Elsabe Viljoen" w:date="2025-11-28T06:49:00Z" w16du:dateUtc="2025-11-28T04:49:00Z">
          <w:pPr>
            <w:tabs>
              <w:tab w:val="left" w:pos="851"/>
            </w:tabs>
            <w:spacing w:line="360" w:lineRule="auto"/>
            <w:ind w:left="851" w:hanging="851"/>
          </w:pPr>
        </w:pPrChange>
      </w:pPr>
      <w:ins w:id="2212" w:author="Elsabe Viljoen" w:date="2025-11-24T10:55:00Z" w16du:dateUtc="2025-11-24T08:55:00Z">
        <w:r w:rsidRPr="00A03902">
          <w:rPr>
            <w:rFonts w:ascii="Arial" w:hAnsi="Arial" w:cs="Arial"/>
            <w:sz w:val="22"/>
            <w:szCs w:val="22"/>
          </w:rPr>
          <w:t>18</w:t>
        </w:r>
      </w:ins>
      <w:del w:id="2213" w:author="Elsabe Viljoen" w:date="2025-11-24T10:55:00Z" w16du:dateUtc="2025-11-24T08:55:00Z">
        <w:r w:rsidR="00F559D8" w:rsidRPr="00A03902" w:rsidDel="0017734E">
          <w:rPr>
            <w:rFonts w:ascii="Arial" w:hAnsi="Arial" w:cs="Arial"/>
            <w:sz w:val="22"/>
            <w:szCs w:val="22"/>
          </w:rPr>
          <w:delText>23</w:delText>
        </w:r>
      </w:del>
      <w:r w:rsidR="00F559D8" w:rsidRPr="00A03902">
        <w:rPr>
          <w:rFonts w:ascii="Arial" w:hAnsi="Arial" w:cs="Arial"/>
          <w:sz w:val="22"/>
          <w:szCs w:val="22"/>
        </w:rPr>
        <w:t xml:space="preserve">.1.1 </w:t>
      </w:r>
      <w:r w:rsidR="002A3073" w:rsidRPr="00A03902">
        <w:rPr>
          <w:rFonts w:ascii="Arial" w:hAnsi="Arial" w:cs="Arial"/>
          <w:sz w:val="22"/>
          <w:szCs w:val="22"/>
        </w:rPr>
        <w:tab/>
      </w:r>
      <w:r w:rsidR="00F559D8" w:rsidRPr="00A03902">
        <w:rPr>
          <w:rFonts w:ascii="Arial" w:hAnsi="Arial" w:cs="Arial"/>
          <w:sz w:val="22"/>
          <w:szCs w:val="22"/>
        </w:rPr>
        <w:t>The relationship between Infinity Films and Idea Candy in terms of this Agreement is that of independent contracting producers and co-producers, and nothing in this Agreement shall be construed as creating a partnership, joint venture (save for the contemplated SPV), agency, employment relationship or fiduciary duty between them beyond the express terms hereof.</w:t>
      </w:r>
    </w:p>
    <w:p w14:paraId="219F6F02" w14:textId="77777777" w:rsidR="002A3073" w:rsidRPr="00A03902" w:rsidRDefault="002A3073">
      <w:pPr>
        <w:tabs>
          <w:tab w:val="left" w:pos="851"/>
        </w:tabs>
        <w:spacing w:line="360" w:lineRule="auto"/>
        <w:ind w:left="720" w:hanging="720"/>
        <w:jc w:val="both"/>
        <w:rPr>
          <w:rFonts w:ascii="Arial" w:hAnsi="Arial" w:cs="Arial"/>
          <w:sz w:val="22"/>
          <w:szCs w:val="22"/>
        </w:rPr>
        <w:pPrChange w:id="2214" w:author="Elsabe Viljoen" w:date="2025-11-28T06:49:00Z" w16du:dateUtc="2025-11-28T04:49:00Z">
          <w:pPr>
            <w:tabs>
              <w:tab w:val="left" w:pos="851"/>
            </w:tabs>
            <w:spacing w:line="360" w:lineRule="auto"/>
            <w:ind w:left="851" w:hanging="851"/>
          </w:pPr>
        </w:pPrChange>
      </w:pPr>
    </w:p>
    <w:p w14:paraId="626013B5" w14:textId="1E1C0CBB" w:rsidR="00F559D8" w:rsidRDefault="0017734E">
      <w:pPr>
        <w:tabs>
          <w:tab w:val="left" w:pos="851"/>
        </w:tabs>
        <w:spacing w:line="360" w:lineRule="auto"/>
        <w:ind w:left="720" w:hanging="720"/>
        <w:jc w:val="both"/>
        <w:rPr>
          <w:ins w:id="2215" w:author="Elsabe Viljoen" w:date="2025-11-24T10:55:00Z" w16du:dateUtc="2025-11-24T08:55:00Z"/>
          <w:rFonts w:ascii="Arial" w:hAnsi="Arial" w:cs="Arial"/>
          <w:sz w:val="22"/>
          <w:szCs w:val="22"/>
        </w:rPr>
        <w:pPrChange w:id="2216" w:author="Elsabe Viljoen" w:date="2025-11-28T06:49:00Z" w16du:dateUtc="2025-11-28T04:49:00Z">
          <w:pPr>
            <w:tabs>
              <w:tab w:val="left" w:pos="851"/>
            </w:tabs>
            <w:spacing w:line="360" w:lineRule="auto"/>
            <w:ind w:left="720" w:hanging="720"/>
          </w:pPr>
        </w:pPrChange>
      </w:pPr>
      <w:ins w:id="2217" w:author="Elsabe Viljoen" w:date="2025-11-24T10:55:00Z" w16du:dateUtc="2025-11-24T08:55:00Z">
        <w:r w:rsidRPr="00A03902">
          <w:rPr>
            <w:rFonts w:ascii="Arial" w:hAnsi="Arial" w:cs="Arial"/>
            <w:sz w:val="22"/>
            <w:szCs w:val="22"/>
          </w:rPr>
          <w:t>18</w:t>
        </w:r>
      </w:ins>
      <w:del w:id="2218" w:author="Elsabe Viljoen" w:date="2025-11-24T10:55:00Z" w16du:dateUtc="2025-11-24T08:55:00Z">
        <w:r w:rsidR="00F559D8" w:rsidRPr="00A03902" w:rsidDel="0017734E">
          <w:rPr>
            <w:rFonts w:ascii="Arial" w:hAnsi="Arial" w:cs="Arial"/>
            <w:sz w:val="22"/>
            <w:szCs w:val="22"/>
          </w:rPr>
          <w:delText>23</w:delText>
        </w:r>
      </w:del>
      <w:r w:rsidR="00F559D8" w:rsidRPr="00A03902">
        <w:rPr>
          <w:rFonts w:ascii="Arial" w:hAnsi="Arial" w:cs="Arial"/>
          <w:sz w:val="22"/>
          <w:szCs w:val="22"/>
        </w:rPr>
        <w:t xml:space="preserve">.1.2 </w:t>
      </w:r>
      <w:r w:rsidR="002A3073" w:rsidRPr="00A03902">
        <w:rPr>
          <w:rFonts w:ascii="Arial" w:hAnsi="Arial" w:cs="Arial"/>
          <w:sz w:val="22"/>
          <w:szCs w:val="22"/>
        </w:rPr>
        <w:tab/>
      </w:r>
      <w:r w:rsidR="00F559D8" w:rsidRPr="00A03902">
        <w:rPr>
          <w:rFonts w:ascii="Arial" w:hAnsi="Arial" w:cs="Arial"/>
          <w:sz w:val="22"/>
          <w:szCs w:val="22"/>
        </w:rPr>
        <w:t>No Party shall hold itself out as the agent of the other Party, nor shall any Party incur any liability or obligation on behalf of the other</w:t>
      </w:r>
      <w:r w:rsidR="00F559D8" w:rsidRPr="00F559D8">
        <w:rPr>
          <w:rFonts w:ascii="Arial" w:hAnsi="Arial" w:cs="Arial"/>
          <w:sz w:val="22"/>
          <w:szCs w:val="22"/>
        </w:rPr>
        <w:t xml:space="preserve"> Party, except as expressly provided in this Agreement or in any subsequent written agreement.</w:t>
      </w:r>
    </w:p>
    <w:p w14:paraId="7FF7C158" w14:textId="77777777" w:rsidR="0017734E" w:rsidRPr="00F559D8" w:rsidRDefault="0017734E">
      <w:pPr>
        <w:tabs>
          <w:tab w:val="left" w:pos="851"/>
        </w:tabs>
        <w:spacing w:line="360" w:lineRule="auto"/>
        <w:ind w:left="720" w:hanging="720"/>
        <w:jc w:val="both"/>
        <w:rPr>
          <w:rFonts w:ascii="Arial" w:hAnsi="Arial" w:cs="Arial"/>
          <w:sz w:val="22"/>
          <w:szCs w:val="22"/>
        </w:rPr>
        <w:pPrChange w:id="2219" w:author="Elsabe Viljoen" w:date="2025-11-28T06:49:00Z" w16du:dateUtc="2025-11-28T04:49:00Z">
          <w:pPr>
            <w:tabs>
              <w:tab w:val="left" w:pos="851"/>
            </w:tabs>
            <w:spacing w:line="360" w:lineRule="auto"/>
            <w:ind w:left="851" w:hanging="851"/>
          </w:pPr>
        </w:pPrChange>
      </w:pPr>
    </w:p>
    <w:p w14:paraId="40A1D28E" w14:textId="2F7A7209" w:rsidR="00F559D8" w:rsidRPr="00A03902" w:rsidRDefault="00F559D8">
      <w:pPr>
        <w:pStyle w:val="ListParagraph"/>
        <w:numPr>
          <w:ilvl w:val="0"/>
          <w:numId w:val="23"/>
        </w:numPr>
        <w:tabs>
          <w:tab w:val="left" w:pos="709"/>
        </w:tabs>
        <w:spacing w:line="360" w:lineRule="auto"/>
        <w:ind w:hanging="720"/>
        <w:jc w:val="both"/>
        <w:rPr>
          <w:rFonts w:ascii="Arial" w:hAnsi="Arial" w:cs="Arial"/>
          <w:sz w:val="22"/>
          <w:szCs w:val="22"/>
          <w:u w:val="single"/>
          <w:rPrChange w:id="2220" w:author="Elsabe Viljoen" w:date="2025-12-11T13:12:00Z" w16du:dateUtc="2025-12-11T11:12:00Z">
            <w:rPr/>
          </w:rPrChange>
        </w:rPr>
        <w:pPrChange w:id="2221" w:author="Elsabe Viljoen" w:date="2025-11-28T06:49:00Z" w16du:dateUtc="2025-11-28T04:49:00Z">
          <w:pPr>
            <w:numPr>
              <w:numId w:val="19"/>
            </w:numPr>
            <w:tabs>
              <w:tab w:val="left" w:pos="851"/>
              <w:tab w:val="num" w:pos="1440"/>
            </w:tabs>
            <w:spacing w:line="360" w:lineRule="auto"/>
            <w:ind w:left="851" w:hanging="851"/>
          </w:pPr>
        </w:pPrChange>
      </w:pPr>
      <w:r w:rsidRPr="0017734E">
        <w:rPr>
          <w:rFonts w:ascii="Arial" w:hAnsi="Arial" w:cs="Arial"/>
          <w:b/>
          <w:bCs/>
          <w:sz w:val="22"/>
          <w:szCs w:val="22"/>
          <w:u w:val="single"/>
          <w:rPrChange w:id="2222" w:author="Elsabe Viljoen" w:date="2025-11-24T10:55:00Z" w16du:dateUtc="2025-11-24T08:55:00Z">
            <w:rPr/>
          </w:rPrChange>
        </w:rPr>
        <w:t>GENERAL</w:t>
      </w:r>
    </w:p>
    <w:p w14:paraId="72EAAC2B" w14:textId="12292D65" w:rsidR="002A3073" w:rsidRPr="00A03902" w:rsidRDefault="00F559D8">
      <w:pPr>
        <w:tabs>
          <w:tab w:val="left" w:pos="851"/>
        </w:tabs>
        <w:spacing w:line="360" w:lineRule="auto"/>
        <w:ind w:left="720" w:hanging="720"/>
        <w:jc w:val="both"/>
        <w:rPr>
          <w:rFonts w:ascii="Arial" w:hAnsi="Arial" w:cs="Arial"/>
          <w:sz w:val="22"/>
          <w:szCs w:val="22"/>
        </w:rPr>
        <w:pPrChange w:id="2223" w:author="Elsabe Viljoen" w:date="2025-11-28T06:49:00Z" w16du:dateUtc="2025-11-28T04:49:00Z">
          <w:pPr>
            <w:tabs>
              <w:tab w:val="left" w:pos="851"/>
            </w:tabs>
            <w:spacing w:line="360" w:lineRule="auto"/>
            <w:ind w:left="851" w:hanging="851"/>
          </w:pPr>
        </w:pPrChange>
      </w:pPr>
      <w:del w:id="2224" w:author="Elsabe Viljoen" w:date="2025-11-24T10:55:00Z" w16du:dateUtc="2025-11-24T08:55:00Z">
        <w:r w:rsidRPr="00A03902" w:rsidDel="0017734E">
          <w:rPr>
            <w:rFonts w:ascii="Arial" w:hAnsi="Arial" w:cs="Arial"/>
            <w:sz w:val="22"/>
            <w:szCs w:val="22"/>
          </w:rPr>
          <w:delText>24</w:delText>
        </w:r>
      </w:del>
      <w:ins w:id="2225" w:author="Elsabe Viljoen" w:date="2025-11-24T10:55:00Z" w16du:dateUtc="2025-11-24T08:55:00Z">
        <w:r w:rsidR="0017734E" w:rsidRPr="00A03902">
          <w:rPr>
            <w:rFonts w:ascii="Arial" w:hAnsi="Arial" w:cs="Arial"/>
            <w:sz w:val="22"/>
            <w:szCs w:val="22"/>
          </w:rPr>
          <w:t>19</w:t>
        </w:r>
      </w:ins>
      <w:r w:rsidRPr="00A03902">
        <w:rPr>
          <w:rFonts w:ascii="Arial" w:hAnsi="Arial" w:cs="Arial"/>
          <w:sz w:val="22"/>
          <w:szCs w:val="22"/>
        </w:rPr>
        <w:t xml:space="preserve">.1 </w:t>
      </w:r>
      <w:r w:rsidR="002A3073" w:rsidRPr="00A03902">
        <w:rPr>
          <w:rFonts w:ascii="Arial" w:hAnsi="Arial" w:cs="Arial"/>
          <w:sz w:val="22"/>
          <w:szCs w:val="22"/>
        </w:rPr>
        <w:tab/>
      </w:r>
      <w:r w:rsidRPr="00A03902">
        <w:rPr>
          <w:rFonts w:ascii="Arial" w:hAnsi="Arial" w:cs="Arial"/>
          <w:sz w:val="22"/>
          <w:szCs w:val="22"/>
          <w:u w:val="single"/>
          <w:rPrChange w:id="2226" w:author="Elsabe Viljoen" w:date="2025-12-11T13:12:00Z" w16du:dateUtc="2025-12-11T11:12:00Z">
            <w:rPr>
              <w:rFonts w:ascii="Arial" w:hAnsi="Arial" w:cs="Arial"/>
              <w:b/>
              <w:bCs/>
              <w:sz w:val="22"/>
              <w:szCs w:val="22"/>
              <w:u w:val="single"/>
            </w:rPr>
          </w:rPrChange>
        </w:rPr>
        <w:t>Whole Agreement</w:t>
      </w:r>
    </w:p>
    <w:p w14:paraId="1B1760DD" w14:textId="3A022E3A" w:rsidR="00F559D8" w:rsidRPr="00A03902" w:rsidRDefault="0017734E">
      <w:pPr>
        <w:tabs>
          <w:tab w:val="left" w:pos="851"/>
        </w:tabs>
        <w:spacing w:line="360" w:lineRule="auto"/>
        <w:ind w:left="720" w:hanging="720"/>
        <w:jc w:val="both"/>
        <w:rPr>
          <w:rFonts w:ascii="Arial" w:hAnsi="Arial" w:cs="Arial"/>
          <w:sz w:val="22"/>
          <w:szCs w:val="22"/>
        </w:rPr>
        <w:pPrChange w:id="2227" w:author="Elsabe Viljoen" w:date="2025-11-28T06:49:00Z" w16du:dateUtc="2025-11-28T04:49:00Z">
          <w:pPr>
            <w:tabs>
              <w:tab w:val="left" w:pos="851"/>
            </w:tabs>
            <w:spacing w:line="360" w:lineRule="auto"/>
            <w:ind w:left="851" w:hanging="851"/>
          </w:pPr>
        </w:pPrChange>
      </w:pPr>
      <w:ins w:id="2228" w:author="Elsabe Viljoen" w:date="2025-11-24T10:55:00Z" w16du:dateUtc="2025-11-24T08:55:00Z">
        <w:r w:rsidRPr="00A03902">
          <w:rPr>
            <w:rFonts w:ascii="Arial" w:hAnsi="Arial" w:cs="Arial"/>
            <w:sz w:val="22"/>
            <w:szCs w:val="22"/>
          </w:rPr>
          <w:t>19</w:t>
        </w:r>
      </w:ins>
      <w:del w:id="2229"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.1.1 </w:t>
      </w:r>
      <w:r w:rsidR="002A3073" w:rsidRPr="00A03902">
        <w:rPr>
          <w:rFonts w:ascii="Arial" w:hAnsi="Arial" w:cs="Arial"/>
          <w:sz w:val="22"/>
          <w:szCs w:val="22"/>
        </w:rPr>
        <w:tab/>
      </w:r>
      <w:r w:rsidR="00F559D8" w:rsidRPr="00A03902">
        <w:rPr>
          <w:rFonts w:ascii="Arial" w:hAnsi="Arial" w:cs="Arial"/>
          <w:sz w:val="22"/>
          <w:szCs w:val="22"/>
        </w:rPr>
        <w:t>This Agreement constitutes the entire agreement between the Parties in relation to its subject matter and supersedes all prior drafts, negotiations, understandings and agreements (whether written or oral) between them relating to the same subject matter.</w:t>
      </w:r>
    </w:p>
    <w:p w14:paraId="0D5A9C79" w14:textId="77777777" w:rsidR="00C8693B" w:rsidRPr="00A03902" w:rsidRDefault="00C8693B">
      <w:pPr>
        <w:tabs>
          <w:tab w:val="left" w:pos="851"/>
        </w:tabs>
        <w:spacing w:line="360" w:lineRule="auto"/>
        <w:ind w:left="720" w:hanging="720"/>
        <w:jc w:val="both"/>
        <w:rPr>
          <w:ins w:id="2230" w:author="Elsabe Viljoen" w:date="2025-12-11T13:01:00Z" w16du:dateUtc="2025-12-11T11:01:00Z"/>
          <w:rFonts w:ascii="Arial" w:hAnsi="Arial" w:cs="Arial"/>
          <w:sz w:val="22"/>
          <w:szCs w:val="22"/>
        </w:rPr>
      </w:pPr>
    </w:p>
    <w:p w14:paraId="5CE07EA3" w14:textId="77777777" w:rsidR="00F27471" w:rsidRPr="00A03902" w:rsidRDefault="00F27471">
      <w:pPr>
        <w:tabs>
          <w:tab w:val="left" w:pos="851"/>
        </w:tabs>
        <w:spacing w:line="360" w:lineRule="auto"/>
        <w:ind w:left="720" w:hanging="720"/>
        <w:jc w:val="both"/>
        <w:rPr>
          <w:ins w:id="2231" w:author="Elsabe Viljoen" w:date="2025-12-11T13:01:00Z" w16du:dateUtc="2025-12-11T11:01:00Z"/>
          <w:rFonts w:ascii="Arial" w:hAnsi="Arial" w:cs="Arial"/>
          <w:sz w:val="22"/>
          <w:szCs w:val="22"/>
        </w:rPr>
      </w:pPr>
    </w:p>
    <w:p w14:paraId="08BA07DE" w14:textId="77777777" w:rsidR="00F27471" w:rsidRPr="00A03902" w:rsidRDefault="00F27471">
      <w:pPr>
        <w:tabs>
          <w:tab w:val="left" w:pos="851"/>
        </w:tabs>
        <w:spacing w:line="360" w:lineRule="auto"/>
        <w:ind w:left="720" w:hanging="720"/>
        <w:jc w:val="both"/>
        <w:rPr>
          <w:ins w:id="2232" w:author="Elsabe Viljoen" w:date="2025-12-11T13:01:00Z" w16du:dateUtc="2025-12-11T11:01:00Z"/>
          <w:rFonts w:ascii="Arial" w:hAnsi="Arial" w:cs="Arial"/>
          <w:sz w:val="22"/>
          <w:szCs w:val="22"/>
        </w:rPr>
      </w:pPr>
    </w:p>
    <w:p w14:paraId="1A72E035" w14:textId="77777777" w:rsidR="00F27471" w:rsidRPr="00A03902" w:rsidRDefault="00F27471">
      <w:pPr>
        <w:tabs>
          <w:tab w:val="left" w:pos="851"/>
        </w:tabs>
        <w:spacing w:line="360" w:lineRule="auto"/>
        <w:ind w:left="720" w:hanging="720"/>
        <w:jc w:val="both"/>
        <w:rPr>
          <w:rFonts w:ascii="Arial" w:hAnsi="Arial" w:cs="Arial"/>
          <w:sz w:val="22"/>
          <w:szCs w:val="22"/>
        </w:rPr>
        <w:pPrChange w:id="2233" w:author="Elsabe Viljoen" w:date="2025-11-28T06:49:00Z" w16du:dateUtc="2025-11-28T04:49:00Z">
          <w:pPr>
            <w:tabs>
              <w:tab w:val="left" w:pos="851"/>
            </w:tabs>
            <w:spacing w:line="360" w:lineRule="auto"/>
            <w:ind w:left="851" w:hanging="851"/>
          </w:pPr>
        </w:pPrChange>
      </w:pPr>
    </w:p>
    <w:p w14:paraId="2F6E5841" w14:textId="5ECF58FE" w:rsidR="002A3073" w:rsidRPr="00A03902" w:rsidRDefault="0017734E">
      <w:pPr>
        <w:tabs>
          <w:tab w:val="left" w:pos="851"/>
        </w:tabs>
        <w:spacing w:line="360" w:lineRule="auto"/>
        <w:ind w:left="720" w:hanging="720"/>
        <w:jc w:val="both"/>
        <w:rPr>
          <w:rFonts w:ascii="Arial" w:hAnsi="Arial" w:cs="Arial"/>
          <w:sz w:val="22"/>
          <w:szCs w:val="22"/>
          <w:rPrChange w:id="2234" w:author="Elsabe Viljoen" w:date="2025-12-11T13:12:00Z" w16du:dateUtc="2025-12-11T11:12:00Z">
            <w:rPr>
              <w:rFonts w:ascii="Arial" w:hAnsi="Arial" w:cs="Arial"/>
              <w:b/>
              <w:bCs/>
              <w:sz w:val="22"/>
              <w:szCs w:val="22"/>
            </w:rPr>
          </w:rPrChange>
        </w:rPr>
        <w:pPrChange w:id="2235" w:author="Elsabe Viljoen" w:date="2025-11-28T06:49:00Z" w16du:dateUtc="2025-11-28T04:49:00Z">
          <w:pPr>
            <w:tabs>
              <w:tab w:val="left" w:pos="851"/>
            </w:tabs>
            <w:spacing w:line="360" w:lineRule="auto"/>
            <w:ind w:left="851" w:hanging="851"/>
          </w:pPr>
        </w:pPrChange>
      </w:pPr>
      <w:ins w:id="2236" w:author="Elsabe Viljoen" w:date="2025-11-24T10:55:00Z" w16du:dateUtc="2025-11-24T08:55:00Z">
        <w:r w:rsidRPr="00A03902">
          <w:rPr>
            <w:rFonts w:ascii="Arial" w:hAnsi="Arial" w:cs="Arial"/>
            <w:sz w:val="22"/>
            <w:szCs w:val="22"/>
          </w:rPr>
          <w:t>19</w:t>
        </w:r>
      </w:ins>
      <w:del w:id="2237"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.2 </w:t>
      </w:r>
      <w:r w:rsidR="002A3073" w:rsidRPr="00A03902">
        <w:rPr>
          <w:rFonts w:ascii="Arial" w:hAnsi="Arial" w:cs="Arial"/>
          <w:sz w:val="22"/>
          <w:szCs w:val="22"/>
        </w:rPr>
        <w:tab/>
      </w:r>
      <w:r w:rsidR="00F559D8" w:rsidRPr="00A03902">
        <w:rPr>
          <w:rFonts w:ascii="Arial" w:hAnsi="Arial" w:cs="Arial"/>
          <w:sz w:val="22"/>
          <w:szCs w:val="22"/>
          <w:u w:val="single"/>
          <w:rPrChange w:id="2238" w:author="Elsabe Viljoen" w:date="2025-12-11T13:12:00Z" w16du:dateUtc="2025-12-11T11:12:00Z">
            <w:rPr>
              <w:rFonts w:ascii="Arial" w:hAnsi="Arial" w:cs="Arial"/>
              <w:b/>
              <w:bCs/>
              <w:sz w:val="22"/>
              <w:szCs w:val="22"/>
              <w:u w:val="single"/>
            </w:rPr>
          </w:rPrChange>
        </w:rPr>
        <w:t>Variations</w:t>
      </w:r>
    </w:p>
    <w:p w14:paraId="70120BDF" w14:textId="5849051F" w:rsidR="00F559D8" w:rsidRPr="00A03902" w:rsidRDefault="0017734E">
      <w:pPr>
        <w:tabs>
          <w:tab w:val="left" w:pos="851"/>
        </w:tabs>
        <w:spacing w:line="360" w:lineRule="auto"/>
        <w:ind w:left="720" w:hanging="720"/>
        <w:jc w:val="both"/>
        <w:rPr>
          <w:rFonts w:ascii="Arial" w:hAnsi="Arial" w:cs="Arial"/>
          <w:sz w:val="22"/>
          <w:szCs w:val="22"/>
        </w:rPr>
        <w:pPrChange w:id="2239" w:author="Elsabe Viljoen" w:date="2025-11-28T06:49:00Z" w16du:dateUtc="2025-11-28T04:49:00Z">
          <w:pPr>
            <w:tabs>
              <w:tab w:val="left" w:pos="851"/>
            </w:tabs>
            <w:spacing w:line="360" w:lineRule="auto"/>
            <w:ind w:left="851" w:hanging="851"/>
          </w:pPr>
        </w:pPrChange>
      </w:pPr>
      <w:ins w:id="2240" w:author="Elsabe Viljoen" w:date="2025-11-24T10:55:00Z" w16du:dateUtc="2025-11-24T08:55:00Z">
        <w:r w:rsidRPr="00A03902">
          <w:rPr>
            <w:rFonts w:ascii="Arial" w:hAnsi="Arial" w:cs="Arial"/>
            <w:sz w:val="22"/>
            <w:szCs w:val="22"/>
          </w:rPr>
          <w:t>19</w:t>
        </w:r>
      </w:ins>
      <w:del w:id="2241"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.2.1 </w:t>
      </w:r>
      <w:r w:rsidR="002A3073" w:rsidRPr="00A03902">
        <w:rPr>
          <w:rFonts w:ascii="Arial" w:hAnsi="Arial" w:cs="Arial"/>
          <w:sz w:val="22"/>
          <w:szCs w:val="22"/>
        </w:rPr>
        <w:tab/>
      </w:r>
      <w:r w:rsidR="00F559D8" w:rsidRPr="00A03902">
        <w:rPr>
          <w:rFonts w:ascii="Arial" w:hAnsi="Arial" w:cs="Arial"/>
          <w:sz w:val="22"/>
          <w:szCs w:val="22"/>
        </w:rPr>
        <w:t>No addition to, variation of or agreed cancellation of this Agreement shall be of any force or effect unless it is in writing and signed by duly authorised representatives of both Parties and, where required, approved by Netflix.</w:t>
      </w:r>
    </w:p>
    <w:p w14:paraId="7F5E5023" w14:textId="49A41D09" w:rsidR="00F559D8" w:rsidRPr="00A03902" w:rsidRDefault="00F559D8">
      <w:pPr>
        <w:tabs>
          <w:tab w:val="left" w:pos="851"/>
        </w:tabs>
        <w:spacing w:line="360" w:lineRule="auto"/>
        <w:ind w:left="720" w:hanging="720"/>
        <w:jc w:val="both"/>
        <w:rPr>
          <w:rFonts w:ascii="Arial" w:hAnsi="Arial" w:cs="Arial"/>
          <w:sz w:val="22"/>
          <w:szCs w:val="22"/>
        </w:rPr>
        <w:pPrChange w:id="2242" w:author="Elsabe Viljoen" w:date="2025-11-28T06:49:00Z" w16du:dateUtc="2025-11-28T04:49:00Z">
          <w:pPr>
            <w:tabs>
              <w:tab w:val="left" w:pos="851"/>
            </w:tabs>
            <w:spacing w:line="360" w:lineRule="auto"/>
            <w:ind w:hanging="851"/>
          </w:pPr>
        </w:pPrChange>
      </w:pPr>
    </w:p>
    <w:p w14:paraId="7AB14BC3" w14:textId="5D8DB8CB" w:rsidR="00C8693B" w:rsidRPr="00A03902" w:rsidRDefault="0017734E">
      <w:pPr>
        <w:tabs>
          <w:tab w:val="left" w:pos="851"/>
        </w:tabs>
        <w:spacing w:line="360" w:lineRule="auto"/>
        <w:ind w:left="720" w:hanging="720"/>
        <w:jc w:val="both"/>
        <w:rPr>
          <w:rFonts w:ascii="Arial" w:hAnsi="Arial" w:cs="Arial"/>
          <w:sz w:val="22"/>
          <w:szCs w:val="22"/>
          <w:rPrChange w:id="2243" w:author="Elsabe Viljoen" w:date="2025-12-11T13:12:00Z" w16du:dateUtc="2025-12-11T11:12:00Z">
            <w:rPr>
              <w:rFonts w:ascii="Arial" w:hAnsi="Arial" w:cs="Arial"/>
              <w:b/>
              <w:bCs/>
              <w:sz w:val="22"/>
              <w:szCs w:val="22"/>
            </w:rPr>
          </w:rPrChange>
        </w:rPr>
        <w:pPrChange w:id="2244" w:author="Elsabe Viljoen" w:date="2025-11-28T06:49:00Z" w16du:dateUtc="2025-11-28T04:49:00Z">
          <w:pPr>
            <w:tabs>
              <w:tab w:val="left" w:pos="851"/>
            </w:tabs>
            <w:spacing w:line="360" w:lineRule="auto"/>
            <w:ind w:left="851" w:hanging="851"/>
          </w:pPr>
        </w:pPrChange>
      </w:pPr>
      <w:ins w:id="2245" w:author="Elsabe Viljoen" w:date="2025-11-24T10:55:00Z" w16du:dateUtc="2025-11-24T08:55:00Z">
        <w:r w:rsidRPr="00A03902">
          <w:rPr>
            <w:rFonts w:ascii="Arial" w:hAnsi="Arial" w:cs="Arial"/>
            <w:sz w:val="22"/>
            <w:szCs w:val="22"/>
          </w:rPr>
          <w:t>19</w:t>
        </w:r>
      </w:ins>
      <w:del w:id="2246"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.3 </w:t>
      </w:r>
      <w:r w:rsidR="002A3073" w:rsidRPr="00A03902">
        <w:rPr>
          <w:rFonts w:ascii="Arial" w:hAnsi="Arial" w:cs="Arial"/>
          <w:sz w:val="22"/>
          <w:szCs w:val="22"/>
        </w:rPr>
        <w:tab/>
      </w:r>
      <w:r w:rsidR="00F559D8" w:rsidRPr="00A03902">
        <w:rPr>
          <w:rFonts w:ascii="Arial" w:hAnsi="Arial" w:cs="Arial"/>
          <w:sz w:val="22"/>
          <w:szCs w:val="22"/>
          <w:u w:val="single"/>
          <w:rPrChange w:id="2247" w:author="Elsabe Viljoen" w:date="2025-12-11T13:12:00Z" w16du:dateUtc="2025-12-11T11:12:00Z">
            <w:rPr>
              <w:rFonts w:ascii="Arial" w:hAnsi="Arial" w:cs="Arial"/>
              <w:b/>
              <w:bCs/>
              <w:sz w:val="22"/>
              <w:szCs w:val="22"/>
              <w:u w:val="single"/>
            </w:rPr>
          </w:rPrChange>
        </w:rPr>
        <w:t>Waiver</w:t>
      </w:r>
    </w:p>
    <w:p w14:paraId="60353EBB" w14:textId="3308654F" w:rsidR="00F559D8" w:rsidRPr="00A03902" w:rsidRDefault="00F559D8">
      <w:pPr>
        <w:tabs>
          <w:tab w:val="left" w:pos="851"/>
        </w:tabs>
        <w:spacing w:line="360" w:lineRule="auto"/>
        <w:ind w:left="720" w:hanging="720"/>
        <w:jc w:val="both"/>
        <w:rPr>
          <w:rFonts w:ascii="Arial" w:hAnsi="Arial" w:cs="Arial"/>
          <w:sz w:val="22"/>
          <w:szCs w:val="22"/>
        </w:rPr>
        <w:pPrChange w:id="2248"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 xml:space="preserve"> </w:t>
      </w:r>
      <w:r w:rsidR="00C8693B" w:rsidRPr="00A03902">
        <w:rPr>
          <w:rFonts w:ascii="Arial" w:hAnsi="Arial" w:cs="Arial"/>
          <w:sz w:val="22"/>
          <w:szCs w:val="22"/>
        </w:rPr>
        <w:tab/>
      </w:r>
      <w:r w:rsidRPr="00A03902">
        <w:rPr>
          <w:rFonts w:ascii="Arial" w:hAnsi="Arial" w:cs="Arial"/>
          <w:sz w:val="22"/>
          <w:szCs w:val="22"/>
        </w:rPr>
        <w:t>No relaxation, indulgence or extension of time granted by either Party to the other shall constitute a waiver of any of that Party’s rights in terms of this Agreement, nor shall it operate as an estoppel against that Party or preclude it from exercising any of its rights in the future.</w:t>
      </w:r>
    </w:p>
    <w:p w14:paraId="75B47B0D" w14:textId="7EB46202" w:rsidR="00F559D8" w:rsidRPr="00A03902" w:rsidRDefault="00F559D8">
      <w:pPr>
        <w:tabs>
          <w:tab w:val="left" w:pos="851"/>
        </w:tabs>
        <w:spacing w:line="360" w:lineRule="auto"/>
        <w:ind w:left="720" w:hanging="720"/>
        <w:jc w:val="both"/>
        <w:rPr>
          <w:rFonts w:ascii="Arial" w:hAnsi="Arial" w:cs="Arial"/>
          <w:sz w:val="22"/>
          <w:szCs w:val="22"/>
        </w:rPr>
        <w:pPrChange w:id="2249" w:author="Elsabe Viljoen" w:date="2025-11-28T06:49:00Z" w16du:dateUtc="2025-11-28T04:49:00Z">
          <w:pPr>
            <w:tabs>
              <w:tab w:val="left" w:pos="851"/>
            </w:tabs>
            <w:spacing w:line="360" w:lineRule="auto"/>
            <w:ind w:left="851" w:hanging="851"/>
          </w:pPr>
        </w:pPrChange>
      </w:pPr>
    </w:p>
    <w:p w14:paraId="43E51E2F" w14:textId="5F309FE4" w:rsidR="00C8693B" w:rsidRPr="00A03902" w:rsidRDefault="0017734E">
      <w:pPr>
        <w:tabs>
          <w:tab w:val="left" w:pos="851"/>
        </w:tabs>
        <w:spacing w:line="360" w:lineRule="auto"/>
        <w:ind w:left="720" w:hanging="720"/>
        <w:jc w:val="both"/>
        <w:rPr>
          <w:rFonts w:ascii="Arial" w:hAnsi="Arial" w:cs="Arial"/>
          <w:sz w:val="22"/>
          <w:szCs w:val="22"/>
        </w:rPr>
        <w:pPrChange w:id="2250" w:author="Elsabe Viljoen" w:date="2025-11-28T06:49:00Z" w16du:dateUtc="2025-11-28T04:49:00Z">
          <w:pPr>
            <w:tabs>
              <w:tab w:val="left" w:pos="851"/>
            </w:tabs>
            <w:spacing w:line="360" w:lineRule="auto"/>
            <w:ind w:left="851" w:hanging="851"/>
          </w:pPr>
        </w:pPrChange>
      </w:pPr>
      <w:ins w:id="2251" w:author="Elsabe Viljoen" w:date="2025-11-24T10:55:00Z" w16du:dateUtc="2025-11-24T08:55:00Z">
        <w:r w:rsidRPr="00A03902">
          <w:rPr>
            <w:rFonts w:ascii="Arial" w:hAnsi="Arial" w:cs="Arial"/>
            <w:sz w:val="22"/>
            <w:szCs w:val="22"/>
          </w:rPr>
          <w:t>19</w:t>
        </w:r>
      </w:ins>
      <w:del w:id="2252"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.4 </w:t>
      </w:r>
      <w:r w:rsidR="00C8693B" w:rsidRPr="00A03902">
        <w:rPr>
          <w:rFonts w:ascii="Arial" w:hAnsi="Arial" w:cs="Arial"/>
          <w:sz w:val="22"/>
          <w:szCs w:val="22"/>
        </w:rPr>
        <w:tab/>
      </w:r>
      <w:r w:rsidR="00F559D8" w:rsidRPr="00A03902">
        <w:rPr>
          <w:rFonts w:ascii="Arial" w:hAnsi="Arial" w:cs="Arial"/>
          <w:sz w:val="22"/>
          <w:szCs w:val="22"/>
          <w:u w:val="single"/>
          <w:rPrChange w:id="2253" w:author="Elsabe Viljoen" w:date="2025-12-11T13:12:00Z" w16du:dateUtc="2025-12-11T11:12:00Z">
            <w:rPr>
              <w:rFonts w:ascii="Arial" w:hAnsi="Arial" w:cs="Arial"/>
              <w:b/>
              <w:bCs/>
              <w:sz w:val="22"/>
              <w:szCs w:val="22"/>
              <w:u w:val="single"/>
            </w:rPr>
          </w:rPrChange>
        </w:rPr>
        <w:t>Severability</w:t>
      </w:r>
    </w:p>
    <w:p w14:paraId="27E189E0" w14:textId="567C331D" w:rsidR="00F559D8" w:rsidRPr="00A03902" w:rsidRDefault="00F559D8">
      <w:pPr>
        <w:tabs>
          <w:tab w:val="left" w:pos="851"/>
        </w:tabs>
        <w:spacing w:line="360" w:lineRule="auto"/>
        <w:ind w:left="720" w:hanging="720"/>
        <w:jc w:val="both"/>
        <w:rPr>
          <w:rFonts w:ascii="Arial" w:hAnsi="Arial" w:cs="Arial"/>
          <w:sz w:val="22"/>
          <w:szCs w:val="22"/>
        </w:rPr>
        <w:pPrChange w:id="2254" w:author="Elsabe Viljoen" w:date="2025-11-28T06:49:00Z" w16du:dateUtc="2025-11-28T04:49:00Z">
          <w:pPr>
            <w:tabs>
              <w:tab w:val="left" w:pos="851"/>
            </w:tabs>
            <w:spacing w:line="360" w:lineRule="auto"/>
            <w:ind w:left="851" w:hanging="851"/>
          </w:pPr>
        </w:pPrChange>
      </w:pPr>
      <w:r w:rsidRPr="00A03902">
        <w:rPr>
          <w:rFonts w:ascii="Arial" w:hAnsi="Arial" w:cs="Arial"/>
          <w:sz w:val="22"/>
          <w:szCs w:val="22"/>
        </w:rPr>
        <w:t xml:space="preserve"> </w:t>
      </w:r>
      <w:r w:rsidR="00C8693B" w:rsidRPr="00A03902">
        <w:rPr>
          <w:rFonts w:ascii="Arial" w:hAnsi="Arial" w:cs="Arial"/>
          <w:sz w:val="22"/>
          <w:szCs w:val="22"/>
        </w:rPr>
        <w:tab/>
      </w:r>
      <w:r w:rsidRPr="00A03902">
        <w:rPr>
          <w:rFonts w:ascii="Arial" w:hAnsi="Arial" w:cs="Arial"/>
          <w:sz w:val="22"/>
          <w:szCs w:val="22"/>
        </w:rPr>
        <w:t>If any provision of this Agreement is found by a court of competent jurisdiction to be invalid, unlawful or unenforceable, such provision shall be severed from the Agreement to the extent of its invalidity, and the remaining provisions shall continue to be of full force and effect, provided that the Parties shall in good faith negotiate a replacement provision that most closely reflects the original intent in a lawful manner.</w:t>
      </w:r>
    </w:p>
    <w:p w14:paraId="12731C70" w14:textId="3F1DEFBB" w:rsidR="00F559D8" w:rsidRPr="00A03902" w:rsidRDefault="00F559D8">
      <w:pPr>
        <w:tabs>
          <w:tab w:val="left" w:pos="851"/>
        </w:tabs>
        <w:spacing w:line="360" w:lineRule="auto"/>
        <w:ind w:left="720" w:hanging="720"/>
        <w:jc w:val="both"/>
        <w:rPr>
          <w:rFonts w:ascii="Arial" w:hAnsi="Arial" w:cs="Arial"/>
          <w:sz w:val="22"/>
          <w:szCs w:val="22"/>
        </w:rPr>
        <w:pPrChange w:id="2255" w:author="Elsabe Viljoen" w:date="2025-11-28T06:49:00Z" w16du:dateUtc="2025-11-28T04:49:00Z">
          <w:pPr>
            <w:tabs>
              <w:tab w:val="left" w:pos="851"/>
            </w:tabs>
            <w:spacing w:line="360" w:lineRule="auto"/>
            <w:ind w:left="851" w:hanging="851"/>
          </w:pPr>
        </w:pPrChange>
      </w:pPr>
    </w:p>
    <w:p w14:paraId="3C6ABE39" w14:textId="02019DDF" w:rsidR="00C8693B" w:rsidRPr="00A03902" w:rsidRDefault="0017734E">
      <w:pPr>
        <w:tabs>
          <w:tab w:val="left" w:pos="851"/>
        </w:tabs>
        <w:spacing w:line="360" w:lineRule="auto"/>
        <w:ind w:left="720" w:hanging="720"/>
        <w:jc w:val="both"/>
        <w:rPr>
          <w:rFonts w:ascii="Arial" w:hAnsi="Arial" w:cs="Arial"/>
          <w:sz w:val="22"/>
          <w:szCs w:val="22"/>
        </w:rPr>
        <w:pPrChange w:id="2256" w:author="Elsabe Viljoen" w:date="2025-11-28T06:49:00Z" w16du:dateUtc="2025-11-28T04:49:00Z">
          <w:pPr>
            <w:tabs>
              <w:tab w:val="left" w:pos="851"/>
            </w:tabs>
            <w:spacing w:line="360" w:lineRule="auto"/>
            <w:ind w:left="851" w:hanging="851"/>
          </w:pPr>
        </w:pPrChange>
      </w:pPr>
      <w:ins w:id="2257" w:author="Elsabe Viljoen" w:date="2025-11-24T10:55:00Z" w16du:dateUtc="2025-11-24T08:55:00Z">
        <w:r w:rsidRPr="00A03902">
          <w:rPr>
            <w:rFonts w:ascii="Arial" w:hAnsi="Arial" w:cs="Arial"/>
            <w:sz w:val="22"/>
            <w:szCs w:val="22"/>
          </w:rPr>
          <w:t>19</w:t>
        </w:r>
      </w:ins>
      <w:del w:id="2258"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.5 </w:t>
      </w:r>
      <w:r w:rsidR="00C8693B" w:rsidRPr="00A03902">
        <w:rPr>
          <w:rFonts w:ascii="Arial" w:hAnsi="Arial" w:cs="Arial"/>
          <w:sz w:val="22"/>
          <w:szCs w:val="22"/>
        </w:rPr>
        <w:tab/>
      </w:r>
      <w:r w:rsidR="00F559D8" w:rsidRPr="00A03902">
        <w:rPr>
          <w:rFonts w:ascii="Arial" w:hAnsi="Arial" w:cs="Arial"/>
          <w:sz w:val="22"/>
          <w:szCs w:val="22"/>
          <w:u w:val="single"/>
          <w:rPrChange w:id="2259" w:author="Elsabe Viljoen" w:date="2025-12-11T13:12:00Z" w16du:dateUtc="2025-12-11T11:12:00Z">
            <w:rPr>
              <w:rFonts w:ascii="Arial" w:hAnsi="Arial" w:cs="Arial"/>
              <w:b/>
              <w:bCs/>
              <w:sz w:val="22"/>
              <w:szCs w:val="22"/>
              <w:u w:val="single"/>
            </w:rPr>
          </w:rPrChange>
        </w:rPr>
        <w:t>Counterparts and Electronic Signatures</w:t>
      </w:r>
    </w:p>
    <w:p w14:paraId="6516A1CB" w14:textId="676F4549" w:rsidR="00F559D8" w:rsidRPr="00A03902" w:rsidRDefault="0017734E">
      <w:pPr>
        <w:tabs>
          <w:tab w:val="left" w:pos="851"/>
        </w:tabs>
        <w:spacing w:line="360" w:lineRule="auto"/>
        <w:ind w:left="720" w:hanging="720"/>
        <w:jc w:val="both"/>
        <w:rPr>
          <w:rFonts w:ascii="Arial" w:hAnsi="Arial" w:cs="Arial"/>
          <w:sz w:val="22"/>
          <w:szCs w:val="22"/>
        </w:rPr>
        <w:pPrChange w:id="2260" w:author="Elsabe Viljoen" w:date="2025-11-28T06:49:00Z" w16du:dateUtc="2025-11-28T04:49:00Z">
          <w:pPr>
            <w:tabs>
              <w:tab w:val="left" w:pos="851"/>
            </w:tabs>
            <w:spacing w:line="360" w:lineRule="auto"/>
            <w:ind w:left="851" w:hanging="851"/>
          </w:pPr>
        </w:pPrChange>
      </w:pPr>
      <w:ins w:id="2261" w:author="Elsabe Viljoen" w:date="2025-11-24T10:55:00Z" w16du:dateUtc="2025-11-24T08:55:00Z">
        <w:r w:rsidRPr="00A03902">
          <w:rPr>
            <w:rFonts w:ascii="Arial" w:hAnsi="Arial" w:cs="Arial"/>
            <w:sz w:val="22"/>
            <w:szCs w:val="22"/>
          </w:rPr>
          <w:t>19</w:t>
        </w:r>
      </w:ins>
      <w:del w:id="2262"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.5.1 </w:t>
      </w:r>
      <w:r w:rsidR="00C8693B" w:rsidRPr="00A03902">
        <w:rPr>
          <w:rFonts w:ascii="Arial" w:hAnsi="Arial" w:cs="Arial"/>
          <w:sz w:val="22"/>
          <w:szCs w:val="22"/>
        </w:rPr>
        <w:tab/>
      </w:r>
      <w:r w:rsidR="00F559D8" w:rsidRPr="00A03902">
        <w:rPr>
          <w:rFonts w:ascii="Arial" w:hAnsi="Arial" w:cs="Arial"/>
          <w:sz w:val="22"/>
          <w:szCs w:val="22"/>
        </w:rPr>
        <w:t>This Agreement may be executed in counterparts, each of which shall be deemed an original, and all of which together shall constitute one and the same agreement.</w:t>
      </w:r>
    </w:p>
    <w:p w14:paraId="73239EBC" w14:textId="77777777" w:rsidR="00C8693B" w:rsidRPr="00A03902" w:rsidRDefault="00C8693B">
      <w:pPr>
        <w:tabs>
          <w:tab w:val="left" w:pos="851"/>
        </w:tabs>
        <w:spacing w:line="360" w:lineRule="auto"/>
        <w:ind w:left="720" w:hanging="720"/>
        <w:jc w:val="both"/>
        <w:rPr>
          <w:rFonts w:ascii="Arial" w:hAnsi="Arial" w:cs="Arial"/>
          <w:sz w:val="22"/>
          <w:szCs w:val="22"/>
        </w:rPr>
        <w:pPrChange w:id="2263" w:author="Elsabe Viljoen" w:date="2025-11-28T06:49:00Z" w16du:dateUtc="2025-11-28T04:49:00Z">
          <w:pPr>
            <w:tabs>
              <w:tab w:val="left" w:pos="851"/>
            </w:tabs>
            <w:spacing w:line="360" w:lineRule="auto"/>
            <w:ind w:left="851" w:hanging="851"/>
          </w:pPr>
        </w:pPrChange>
      </w:pPr>
    </w:p>
    <w:p w14:paraId="3049CFEC" w14:textId="2B82382C" w:rsidR="00F559D8" w:rsidRPr="00A03902" w:rsidRDefault="0017734E">
      <w:pPr>
        <w:tabs>
          <w:tab w:val="left" w:pos="851"/>
        </w:tabs>
        <w:spacing w:line="360" w:lineRule="auto"/>
        <w:ind w:left="720" w:hanging="720"/>
        <w:jc w:val="both"/>
        <w:rPr>
          <w:rFonts w:ascii="Arial" w:hAnsi="Arial" w:cs="Arial"/>
          <w:sz w:val="22"/>
          <w:szCs w:val="22"/>
        </w:rPr>
        <w:pPrChange w:id="2264" w:author="Elsabe Viljoen" w:date="2025-11-28T06:49:00Z" w16du:dateUtc="2025-11-28T04:49:00Z">
          <w:pPr>
            <w:tabs>
              <w:tab w:val="left" w:pos="851"/>
            </w:tabs>
            <w:spacing w:line="360" w:lineRule="auto"/>
            <w:ind w:left="851" w:hanging="851"/>
          </w:pPr>
        </w:pPrChange>
      </w:pPr>
      <w:ins w:id="2265" w:author="Elsabe Viljoen" w:date="2025-11-24T10:55:00Z" w16du:dateUtc="2025-11-24T08:55:00Z">
        <w:r w:rsidRPr="00A03902">
          <w:rPr>
            <w:rFonts w:ascii="Arial" w:hAnsi="Arial" w:cs="Arial"/>
            <w:sz w:val="22"/>
            <w:szCs w:val="22"/>
          </w:rPr>
          <w:t>19</w:t>
        </w:r>
      </w:ins>
      <w:del w:id="2266" w:author="Elsabe Viljoen" w:date="2025-11-24T10:55:00Z" w16du:dateUtc="2025-11-24T08:55:00Z">
        <w:r w:rsidR="00F559D8" w:rsidRPr="00A03902" w:rsidDel="0017734E">
          <w:rPr>
            <w:rFonts w:ascii="Arial" w:hAnsi="Arial" w:cs="Arial"/>
            <w:sz w:val="22"/>
            <w:szCs w:val="22"/>
          </w:rPr>
          <w:delText>24</w:delText>
        </w:r>
      </w:del>
      <w:r w:rsidR="00F559D8" w:rsidRPr="00A03902">
        <w:rPr>
          <w:rFonts w:ascii="Arial" w:hAnsi="Arial" w:cs="Arial"/>
          <w:sz w:val="22"/>
          <w:szCs w:val="22"/>
        </w:rPr>
        <w:t xml:space="preserve">.5.2 </w:t>
      </w:r>
      <w:r w:rsidR="00C8693B" w:rsidRPr="00A03902">
        <w:rPr>
          <w:rFonts w:ascii="Arial" w:hAnsi="Arial" w:cs="Arial"/>
          <w:sz w:val="22"/>
          <w:szCs w:val="22"/>
        </w:rPr>
        <w:tab/>
      </w:r>
      <w:r w:rsidR="00F559D8" w:rsidRPr="00A03902">
        <w:rPr>
          <w:rFonts w:ascii="Arial" w:hAnsi="Arial" w:cs="Arial"/>
          <w:sz w:val="22"/>
          <w:szCs w:val="22"/>
        </w:rPr>
        <w:t>Signatures transmitted electronically (including scanned signatures and digitally authenticated signatures) shall, to the fullest extent permitted by law, have the same legal effect as original handwritten signatures.</w:t>
      </w:r>
    </w:p>
    <w:p w14:paraId="230D787B" w14:textId="0F7A9F10" w:rsidR="003B48E7" w:rsidRPr="00A03902" w:rsidDel="0017734E" w:rsidRDefault="003B48E7">
      <w:pPr>
        <w:tabs>
          <w:tab w:val="left" w:pos="851"/>
        </w:tabs>
        <w:spacing w:line="360" w:lineRule="auto"/>
        <w:ind w:left="720" w:hanging="720"/>
        <w:jc w:val="both"/>
        <w:rPr>
          <w:del w:id="2267" w:author="Elsabe Viljoen" w:date="2025-11-24T10:55:00Z" w16du:dateUtc="2025-11-24T08:55:00Z"/>
          <w:rFonts w:ascii="Arial" w:hAnsi="Arial" w:cs="Arial"/>
          <w:sz w:val="22"/>
          <w:szCs w:val="22"/>
        </w:rPr>
        <w:pPrChange w:id="2268" w:author="Elsabe Viljoen" w:date="2025-11-28T06:49:00Z" w16du:dateUtc="2025-11-28T04:49:00Z">
          <w:pPr>
            <w:tabs>
              <w:tab w:val="left" w:pos="851"/>
            </w:tabs>
            <w:spacing w:line="360" w:lineRule="auto"/>
          </w:pPr>
        </w:pPrChange>
      </w:pPr>
    </w:p>
    <w:p w14:paraId="155434A7" w14:textId="140D5B76" w:rsidR="003B48E7" w:rsidRPr="00A03902" w:rsidDel="0017734E" w:rsidRDefault="003B48E7">
      <w:pPr>
        <w:tabs>
          <w:tab w:val="left" w:pos="851"/>
        </w:tabs>
        <w:spacing w:line="360" w:lineRule="auto"/>
        <w:ind w:left="720" w:hanging="720"/>
        <w:jc w:val="both"/>
        <w:rPr>
          <w:del w:id="2269" w:author="Elsabe Viljoen" w:date="2025-11-24T10:55:00Z" w16du:dateUtc="2025-11-24T08:55:00Z"/>
          <w:rFonts w:ascii="Arial" w:hAnsi="Arial" w:cs="Arial"/>
          <w:sz w:val="22"/>
          <w:szCs w:val="22"/>
        </w:rPr>
        <w:pPrChange w:id="2270" w:author="Elsabe Viljoen" w:date="2025-11-28T06:49:00Z" w16du:dateUtc="2025-11-28T04:49:00Z">
          <w:pPr>
            <w:tabs>
              <w:tab w:val="left" w:pos="851"/>
            </w:tabs>
            <w:spacing w:line="360" w:lineRule="auto"/>
          </w:pPr>
        </w:pPrChange>
      </w:pPr>
    </w:p>
    <w:p w14:paraId="497325A0" w14:textId="620DAB75" w:rsidR="003B48E7" w:rsidRPr="00A03902" w:rsidDel="0017734E" w:rsidRDefault="003B48E7">
      <w:pPr>
        <w:tabs>
          <w:tab w:val="left" w:pos="851"/>
        </w:tabs>
        <w:spacing w:line="360" w:lineRule="auto"/>
        <w:ind w:left="720" w:hanging="720"/>
        <w:jc w:val="both"/>
        <w:rPr>
          <w:del w:id="2271" w:author="Elsabe Viljoen" w:date="2025-11-24T10:55:00Z" w16du:dateUtc="2025-11-24T08:55:00Z"/>
          <w:rFonts w:ascii="Arial" w:hAnsi="Arial" w:cs="Arial"/>
          <w:sz w:val="22"/>
          <w:szCs w:val="22"/>
        </w:rPr>
        <w:pPrChange w:id="2272" w:author="Elsabe Viljoen" w:date="2025-11-28T06:49:00Z" w16du:dateUtc="2025-11-28T04:49:00Z">
          <w:pPr>
            <w:tabs>
              <w:tab w:val="left" w:pos="851"/>
            </w:tabs>
            <w:spacing w:line="360" w:lineRule="auto"/>
          </w:pPr>
        </w:pPrChange>
      </w:pPr>
    </w:p>
    <w:p w14:paraId="3A77A88E" w14:textId="77777777" w:rsidR="003B48E7" w:rsidRPr="00A03902" w:rsidRDefault="003B48E7">
      <w:pPr>
        <w:tabs>
          <w:tab w:val="left" w:pos="851"/>
        </w:tabs>
        <w:spacing w:line="360" w:lineRule="auto"/>
        <w:ind w:left="720" w:hanging="720"/>
        <w:jc w:val="both"/>
        <w:rPr>
          <w:rFonts w:ascii="Arial" w:hAnsi="Arial" w:cs="Arial"/>
          <w:sz w:val="22"/>
          <w:szCs w:val="22"/>
        </w:rPr>
        <w:pPrChange w:id="2273" w:author="Elsabe Viljoen" w:date="2025-11-28T06:49:00Z" w16du:dateUtc="2025-11-28T04:49:00Z">
          <w:pPr>
            <w:tabs>
              <w:tab w:val="left" w:pos="851"/>
            </w:tabs>
            <w:spacing w:line="360" w:lineRule="auto"/>
          </w:pPr>
        </w:pPrChange>
      </w:pPr>
    </w:p>
    <w:p w14:paraId="38527BDF" w14:textId="3937B6DE" w:rsidR="00C8693B" w:rsidRPr="00A03902" w:rsidRDefault="00F559D8">
      <w:pPr>
        <w:tabs>
          <w:tab w:val="left" w:pos="851"/>
        </w:tabs>
        <w:spacing w:line="360" w:lineRule="auto"/>
        <w:ind w:left="720" w:hanging="720"/>
        <w:jc w:val="both"/>
        <w:rPr>
          <w:rFonts w:ascii="Arial" w:hAnsi="Arial" w:cs="Arial"/>
          <w:sz w:val="22"/>
          <w:szCs w:val="22"/>
        </w:rPr>
        <w:pPrChange w:id="2274" w:author="Elsabe Viljoen" w:date="2025-11-28T06:49:00Z" w16du:dateUtc="2025-11-28T04:49:00Z">
          <w:pPr>
            <w:tabs>
              <w:tab w:val="left" w:pos="851"/>
            </w:tabs>
            <w:spacing w:line="360" w:lineRule="auto"/>
            <w:ind w:left="851" w:hanging="851"/>
          </w:pPr>
        </w:pPrChange>
      </w:pPr>
      <w:del w:id="2275" w:author="Elsabe Viljoen" w:date="2025-11-24T10:55:00Z" w16du:dateUtc="2025-11-24T08:55:00Z">
        <w:r w:rsidRPr="00A03902" w:rsidDel="0017734E">
          <w:rPr>
            <w:rFonts w:ascii="Arial" w:hAnsi="Arial" w:cs="Arial"/>
            <w:sz w:val="22"/>
            <w:szCs w:val="22"/>
          </w:rPr>
          <w:delText>24</w:delText>
        </w:r>
      </w:del>
      <w:ins w:id="2276" w:author="Elsabe Viljoen" w:date="2025-11-24T10:55:00Z" w16du:dateUtc="2025-11-24T08:55:00Z">
        <w:r w:rsidR="0017734E" w:rsidRPr="00A03902">
          <w:rPr>
            <w:rFonts w:ascii="Arial" w:hAnsi="Arial" w:cs="Arial"/>
            <w:sz w:val="22"/>
            <w:szCs w:val="22"/>
          </w:rPr>
          <w:t>19</w:t>
        </w:r>
      </w:ins>
      <w:r w:rsidRPr="00A03902">
        <w:rPr>
          <w:rFonts w:ascii="Arial" w:hAnsi="Arial" w:cs="Arial"/>
          <w:sz w:val="22"/>
          <w:szCs w:val="22"/>
        </w:rPr>
        <w:t xml:space="preserve">.6 </w:t>
      </w:r>
      <w:r w:rsidR="00C8693B" w:rsidRPr="00A03902">
        <w:rPr>
          <w:rFonts w:ascii="Arial" w:hAnsi="Arial" w:cs="Arial"/>
          <w:sz w:val="22"/>
          <w:szCs w:val="22"/>
        </w:rPr>
        <w:tab/>
      </w:r>
      <w:r w:rsidRPr="00A03902">
        <w:rPr>
          <w:rFonts w:ascii="Arial" w:hAnsi="Arial" w:cs="Arial"/>
          <w:sz w:val="22"/>
          <w:szCs w:val="22"/>
          <w:u w:val="single"/>
          <w:rPrChange w:id="2277" w:author="Elsabe Viljoen" w:date="2025-12-11T13:12:00Z" w16du:dateUtc="2025-12-11T11:12:00Z">
            <w:rPr>
              <w:rFonts w:ascii="Arial" w:hAnsi="Arial" w:cs="Arial"/>
              <w:b/>
              <w:bCs/>
              <w:sz w:val="22"/>
              <w:szCs w:val="22"/>
              <w:u w:val="single"/>
            </w:rPr>
          </w:rPrChange>
        </w:rPr>
        <w:t>Costs</w:t>
      </w:r>
    </w:p>
    <w:p w14:paraId="7D46B32F" w14:textId="555C1AB8" w:rsidR="00F559D8" w:rsidRPr="00F559D8" w:rsidRDefault="00C8693B">
      <w:pPr>
        <w:tabs>
          <w:tab w:val="left" w:pos="851"/>
        </w:tabs>
        <w:spacing w:line="360" w:lineRule="auto"/>
        <w:ind w:left="720" w:hanging="720"/>
        <w:jc w:val="both"/>
        <w:rPr>
          <w:rFonts w:ascii="Arial" w:hAnsi="Arial" w:cs="Arial"/>
          <w:sz w:val="22"/>
          <w:szCs w:val="22"/>
        </w:rPr>
        <w:pPrChange w:id="2278" w:author="Elsabe Viljoen" w:date="2025-11-28T06:49:00Z" w16du:dateUtc="2025-11-28T04:49:00Z">
          <w:pPr>
            <w:tabs>
              <w:tab w:val="left" w:pos="851"/>
            </w:tabs>
            <w:spacing w:line="360" w:lineRule="auto"/>
            <w:ind w:left="851" w:hanging="851"/>
          </w:pPr>
        </w:pPrChange>
      </w:pPr>
      <w:r w:rsidRPr="008F296B">
        <w:rPr>
          <w:rFonts w:ascii="Arial" w:hAnsi="Arial" w:cs="Arial"/>
          <w:sz w:val="22"/>
          <w:szCs w:val="22"/>
        </w:rPr>
        <w:tab/>
      </w:r>
      <w:r w:rsidR="00F559D8" w:rsidRPr="00F559D8">
        <w:rPr>
          <w:rFonts w:ascii="Arial" w:hAnsi="Arial" w:cs="Arial"/>
          <w:sz w:val="22"/>
          <w:szCs w:val="22"/>
        </w:rPr>
        <w:t>Each Party shall bear its own legal and professional costs incurred in the negotiation and preparation of this Agreement, unless otherwise agreed in writing or provided for in a commissioning or production agreement with Netflix.</w:t>
      </w:r>
    </w:p>
    <w:p w14:paraId="1C54FCA0" w14:textId="3C18BEB2" w:rsidR="00F559D8" w:rsidRPr="00F559D8" w:rsidRDefault="00F559D8">
      <w:pPr>
        <w:spacing w:line="360" w:lineRule="auto"/>
        <w:ind w:left="720" w:hanging="720"/>
        <w:jc w:val="both"/>
        <w:rPr>
          <w:rFonts w:ascii="Arial" w:hAnsi="Arial" w:cs="Arial"/>
          <w:sz w:val="22"/>
          <w:szCs w:val="22"/>
        </w:rPr>
        <w:pPrChange w:id="2279" w:author="Elsabe Viljoen" w:date="2025-11-28T06:49:00Z" w16du:dateUtc="2025-11-28T04:49:00Z">
          <w:pPr>
            <w:spacing w:line="360" w:lineRule="auto"/>
            <w:ind w:left="851" w:hanging="851"/>
          </w:pPr>
        </w:pPrChange>
      </w:pPr>
    </w:p>
    <w:p w14:paraId="6B9F86F5" w14:textId="0B266812"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Signed at ______________________ on this _____</w:t>
      </w:r>
      <w:del w:id="2280" w:author="Elsabe Viljoen" w:date="2025-12-11T13:01:00Z" w16du:dateUtc="2025-12-11T11:01:00Z">
        <w:r w:rsidRPr="00F559D8" w:rsidDel="00F27471">
          <w:rPr>
            <w:rFonts w:ascii="Arial" w:hAnsi="Arial" w:cs="Arial"/>
            <w:sz w:val="22"/>
            <w:szCs w:val="22"/>
          </w:rPr>
          <w:delText>_</w:delText>
        </w:r>
      </w:del>
      <w:r w:rsidRPr="00F559D8">
        <w:rPr>
          <w:rFonts w:ascii="Arial" w:hAnsi="Arial" w:cs="Arial"/>
          <w:sz w:val="22"/>
          <w:szCs w:val="22"/>
        </w:rPr>
        <w:t xml:space="preserve"> day of _________________</w:t>
      </w:r>
      <w:del w:id="2281" w:author="Elsabe Viljoen" w:date="2025-12-11T13:01:00Z" w16du:dateUtc="2025-12-11T11:01:00Z">
        <w:r w:rsidR="003B48E7" w:rsidDel="00F27471">
          <w:rPr>
            <w:rFonts w:ascii="Arial" w:hAnsi="Arial" w:cs="Arial"/>
            <w:sz w:val="22"/>
            <w:szCs w:val="22"/>
            <w:u w:val="single"/>
          </w:rPr>
          <w:tab/>
        </w:r>
      </w:del>
      <w:r w:rsidRPr="00F559D8">
        <w:rPr>
          <w:rFonts w:ascii="Arial" w:hAnsi="Arial" w:cs="Arial"/>
          <w:sz w:val="22"/>
          <w:szCs w:val="22"/>
        </w:rPr>
        <w:t>_ 20_____</w:t>
      </w:r>
    </w:p>
    <w:p w14:paraId="6A12733E" w14:textId="77777777" w:rsidR="00F27471" w:rsidRDefault="00F27471" w:rsidP="00F559D8">
      <w:pPr>
        <w:spacing w:line="360" w:lineRule="auto"/>
        <w:rPr>
          <w:ins w:id="2282" w:author="Elsabe Viljoen" w:date="2025-12-11T13:02:00Z" w16du:dateUtc="2025-12-11T11:02:00Z"/>
          <w:rFonts w:ascii="Arial" w:hAnsi="Arial" w:cs="Arial"/>
          <w:sz w:val="22"/>
          <w:szCs w:val="22"/>
        </w:rPr>
      </w:pPr>
    </w:p>
    <w:p w14:paraId="3EBF7766" w14:textId="5C1115F1" w:rsidR="00F27471" w:rsidRPr="00F27471" w:rsidRDefault="00F27471" w:rsidP="00F559D8">
      <w:pPr>
        <w:spacing w:line="360" w:lineRule="auto"/>
        <w:rPr>
          <w:ins w:id="2283" w:author="Elsabe Viljoen" w:date="2025-12-11T13:02:00Z" w16du:dateUtc="2025-12-11T11:02:00Z"/>
          <w:rFonts w:ascii="Arial" w:hAnsi="Arial" w:cs="Arial"/>
          <w:sz w:val="22"/>
          <w:szCs w:val="22"/>
          <w:u w:val="single"/>
          <w:rPrChange w:id="2284" w:author="Elsabe Viljoen" w:date="2025-12-11T13:02:00Z" w16du:dateUtc="2025-12-11T11:02:00Z">
            <w:rPr>
              <w:ins w:id="2285" w:author="Elsabe Viljoen" w:date="2025-12-11T13:02:00Z" w16du:dateUtc="2025-12-11T11:02:00Z"/>
              <w:rFonts w:ascii="Arial" w:hAnsi="Arial" w:cs="Arial"/>
              <w:sz w:val="22"/>
              <w:szCs w:val="22"/>
            </w:rPr>
          </w:rPrChange>
        </w:rPr>
      </w:pPr>
      <w:ins w:id="2286" w:author="Elsabe Viljoen" w:date="2025-12-11T13:02:00Z" w16du:dateUtc="2025-12-11T11:02:00Z">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ins>
    </w:p>
    <w:p w14:paraId="6209582B" w14:textId="552D1D07"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For and on behalf of</w:t>
      </w:r>
      <w:r w:rsidRPr="00F559D8">
        <w:rPr>
          <w:rFonts w:ascii="Arial" w:hAnsi="Arial" w:cs="Arial"/>
          <w:sz w:val="22"/>
          <w:szCs w:val="22"/>
        </w:rPr>
        <w:br/>
      </w:r>
      <w:r w:rsidRPr="00F559D8">
        <w:rPr>
          <w:rFonts w:ascii="Arial" w:hAnsi="Arial" w:cs="Arial"/>
          <w:b/>
          <w:bCs/>
          <w:sz w:val="22"/>
          <w:szCs w:val="22"/>
        </w:rPr>
        <w:t>INFINITY FILMS (PTY) LTD</w:t>
      </w:r>
      <w:ins w:id="2287" w:author="Elsabe Viljoen" w:date="2025-12-11T13:01:00Z" w16du:dateUtc="2025-12-11T11:01:00Z">
        <w:r w:rsidR="00F27471">
          <w:rPr>
            <w:rFonts w:ascii="Arial" w:hAnsi="Arial" w:cs="Arial"/>
            <w:b/>
            <w:bCs/>
            <w:sz w:val="22"/>
            <w:szCs w:val="22"/>
          </w:rPr>
          <w:tab/>
        </w:r>
        <w:r w:rsidR="00F27471">
          <w:rPr>
            <w:rFonts w:ascii="Arial" w:hAnsi="Arial" w:cs="Arial"/>
            <w:b/>
            <w:bCs/>
            <w:sz w:val="22"/>
            <w:szCs w:val="22"/>
          </w:rPr>
          <w:tab/>
        </w:r>
        <w:r w:rsidR="00F27471">
          <w:rPr>
            <w:rFonts w:ascii="Arial" w:hAnsi="Arial" w:cs="Arial"/>
            <w:b/>
            <w:bCs/>
            <w:sz w:val="22"/>
            <w:szCs w:val="22"/>
          </w:rPr>
          <w:tab/>
        </w:r>
        <w:r w:rsidR="00F27471">
          <w:rPr>
            <w:rFonts w:ascii="Arial" w:hAnsi="Arial" w:cs="Arial"/>
            <w:b/>
            <w:bCs/>
            <w:sz w:val="22"/>
            <w:szCs w:val="22"/>
          </w:rPr>
          <w:tab/>
        </w:r>
      </w:ins>
    </w:p>
    <w:p w14:paraId="1B884A82" w14:textId="4979E700" w:rsidR="00F559D8" w:rsidRPr="00F559D8" w:rsidRDefault="00F559D8" w:rsidP="00F559D8">
      <w:pPr>
        <w:spacing w:line="360" w:lineRule="auto"/>
        <w:rPr>
          <w:rFonts w:ascii="Arial" w:hAnsi="Arial" w:cs="Arial"/>
          <w:sz w:val="22"/>
          <w:szCs w:val="22"/>
        </w:rPr>
      </w:pPr>
    </w:p>
    <w:p w14:paraId="569F0B62" w14:textId="77777777"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Name: ___________________________</w:t>
      </w:r>
      <w:r w:rsidRPr="00F559D8">
        <w:rPr>
          <w:rFonts w:ascii="Arial" w:hAnsi="Arial" w:cs="Arial"/>
          <w:sz w:val="22"/>
          <w:szCs w:val="22"/>
        </w:rPr>
        <w:br/>
        <w:t>Capacity: _________________________</w:t>
      </w:r>
      <w:r w:rsidRPr="00F559D8">
        <w:rPr>
          <w:rFonts w:ascii="Arial" w:hAnsi="Arial" w:cs="Arial"/>
          <w:sz w:val="22"/>
          <w:szCs w:val="22"/>
        </w:rPr>
        <w:br/>
        <w:t>Who warrants that he/she is duly authorised hereto.</w:t>
      </w:r>
    </w:p>
    <w:p w14:paraId="1A88E688" w14:textId="77777777" w:rsidR="00482EA2" w:rsidRDefault="00482EA2" w:rsidP="00F559D8">
      <w:pPr>
        <w:spacing w:line="360" w:lineRule="auto"/>
        <w:rPr>
          <w:rFonts w:ascii="Arial" w:hAnsi="Arial" w:cs="Arial"/>
          <w:sz w:val="22"/>
          <w:szCs w:val="22"/>
        </w:rPr>
      </w:pPr>
    </w:p>
    <w:p w14:paraId="6092487A" w14:textId="77777777" w:rsidR="00482EA2" w:rsidRDefault="00482EA2" w:rsidP="00F559D8">
      <w:pPr>
        <w:spacing w:line="360" w:lineRule="auto"/>
        <w:rPr>
          <w:rFonts w:ascii="Arial" w:hAnsi="Arial" w:cs="Arial"/>
          <w:sz w:val="22"/>
          <w:szCs w:val="22"/>
        </w:rPr>
      </w:pPr>
    </w:p>
    <w:p w14:paraId="2E84843F" w14:textId="5FA63D3E"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Signed at _____________________</w:t>
      </w:r>
      <w:del w:id="2288" w:author="Elsabe Viljoen" w:date="2025-12-11T13:02:00Z" w16du:dateUtc="2025-12-11T11:02:00Z">
        <w:r w:rsidRPr="00F559D8" w:rsidDel="00F27471">
          <w:rPr>
            <w:rFonts w:ascii="Arial" w:hAnsi="Arial" w:cs="Arial"/>
            <w:sz w:val="22"/>
            <w:szCs w:val="22"/>
          </w:rPr>
          <w:delText>__</w:delText>
        </w:r>
      </w:del>
      <w:r w:rsidRPr="00F559D8">
        <w:rPr>
          <w:rFonts w:ascii="Arial" w:hAnsi="Arial" w:cs="Arial"/>
          <w:sz w:val="22"/>
          <w:szCs w:val="22"/>
        </w:rPr>
        <w:t>___ on this _____</w:t>
      </w:r>
      <w:del w:id="2289" w:author="Elsabe Viljoen" w:date="2025-12-11T13:02:00Z" w16du:dateUtc="2025-12-11T11:02:00Z">
        <w:r w:rsidRPr="00F559D8" w:rsidDel="00F27471">
          <w:rPr>
            <w:rFonts w:ascii="Arial" w:hAnsi="Arial" w:cs="Arial"/>
            <w:sz w:val="22"/>
            <w:szCs w:val="22"/>
          </w:rPr>
          <w:delText>_</w:delText>
        </w:r>
      </w:del>
      <w:r w:rsidRPr="00F559D8">
        <w:rPr>
          <w:rFonts w:ascii="Arial" w:hAnsi="Arial" w:cs="Arial"/>
          <w:sz w:val="22"/>
          <w:szCs w:val="22"/>
        </w:rPr>
        <w:t xml:space="preserve"> day of _____</w:t>
      </w:r>
      <w:del w:id="2290" w:author="Elsabe Viljoen" w:date="2025-12-11T13:02:00Z" w16du:dateUtc="2025-12-11T11:02:00Z">
        <w:r w:rsidRPr="00F559D8" w:rsidDel="00F27471">
          <w:rPr>
            <w:rFonts w:ascii="Arial" w:hAnsi="Arial" w:cs="Arial"/>
            <w:sz w:val="22"/>
            <w:szCs w:val="22"/>
          </w:rPr>
          <w:delText>__</w:delText>
        </w:r>
      </w:del>
      <w:r w:rsidRPr="00F559D8">
        <w:rPr>
          <w:rFonts w:ascii="Arial" w:hAnsi="Arial" w:cs="Arial"/>
          <w:sz w:val="22"/>
          <w:szCs w:val="22"/>
        </w:rPr>
        <w:t>__________</w:t>
      </w:r>
      <w:r w:rsidR="003B48E7">
        <w:rPr>
          <w:rFonts w:ascii="Arial" w:hAnsi="Arial" w:cs="Arial"/>
          <w:sz w:val="22"/>
          <w:szCs w:val="22"/>
          <w:u w:val="single"/>
        </w:rPr>
        <w:tab/>
      </w:r>
      <w:r w:rsidRPr="00F559D8">
        <w:rPr>
          <w:rFonts w:ascii="Arial" w:hAnsi="Arial" w:cs="Arial"/>
          <w:sz w:val="22"/>
          <w:szCs w:val="22"/>
        </w:rPr>
        <w:t>_ 20_____</w:t>
      </w:r>
    </w:p>
    <w:p w14:paraId="3F15B28B" w14:textId="77777777" w:rsidR="00F27471" w:rsidRDefault="00F27471" w:rsidP="00F559D8">
      <w:pPr>
        <w:spacing w:line="360" w:lineRule="auto"/>
        <w:rPr>
          <w:ins w:id="2291" w:author="Elsabe Viljoen" w:date="2025-12-11T13:02:00Z" w16du:dateUtc="2025-12-11T11:02:00Z"/>
          <w:rFonts w:ascii="Arial" w:hAnsi="Arial" w:cs="Arial"/>
          <w:sz w:val="22"/>
          <w:szCs w:val="22"/>
        </w:rPr>
      </w:pPr>
    </w:p>
    <w:p w14:paraId="11BFE14D" w14:textId="0380DEA7" w:rsidR="00F27471" w:rsidRPr="00F27471" w:rsidRDefault="00F27471" w:rsidP="00F559D8">
      <w:pPr>
        <w:spacing w:line="360" w:lineRule="auto"/>
        <w:rPr>
          <w:ins w:id="2292" w:author="Elsabe Viljoen" w:date="2025-12-11T13:02:00Z" w16du:dateUtc="2025-12-11T11:02:00Z"/>
          <w:rFonts w:ascii="Arial" w:hAnsi="Arial" w:cs="Arial"/>
          <w:sz w:val="22"/>
          <w:szCs w:val="22"/>
          <w:u w:val="single"/>
          <w:rPrChange w:id="2293" w:author="Elsabe Viljoen" w:date="2025-12-11T13:02:00Z" w16du:dateUtc="2025-12-11T11:02:00Z">
            <w:rPr>
              <w:ins w:id="2294" w:author="Elsabe Viljoen" w:date="2025-12-11T13:02:00Z" w16du:dateUtc="2025-12-11T11:02:00Z"/>
              <w:rFonts w:ascii="Arial" w:hAnsi="Arial" w:cs="Arial"/>
              <w:sz w:val="22"/>
              <w:szCs w:val="22"/>
            </w:rPr>
          </w:rPrChange>
        </w:rPr>
      </w:pPr>
      <w:ins w:id="2295" w:author="Elsabe Viljoen" w:date="2025-12-11T13:02:00Z" w16du:dateUtc="2025-12-11T11:02:00Z">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ins>
    </w:p>
    <w:p w14:paraId="2CD22FF7" w14:textId="47DA035D"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For and on behalf of</w:t>
      </w:r>
      <w:r w:rsidRPr="00F559D8">
        <w:rPr>
          <w:rFonts w:ascii="Arial" w:hAnsi="Arial" w:cs="Arial"/>
          <w:sz w:val="22"/>
          <w:szCs w:val="22"/>
        </w:rPr>
        <w:br/>
      </w:r>
      <w:r w:rsidRPr="00F559D8">
        <w:rPr>
          <w:rFonts w:ascii="Arial" w:hAnsi="Arial" w:cs="Arial"/>
          <w:b/>
          <w:bCs/>
          <w:sz w:val="22"/>
          <w:szCs w:val="22"/>
        </w:rPr>
        <w:t>IDEA CANDY (PTY) LTD</w:t>
      </w:r>
    </w:p>
    <w:p w14:paraId="1686F0B9" w14:textId="6E751902" w:rsidR="00F559D8" w:rsidRPr="00F559D8" w:rsidRDefault="00F559D8" w:rsidP="00F559D8">
      <w:pPr>
        <w:spacing w:line="360" w:lineRule="auto"/>
        <w:rPr>
          <w:rFonts w:ascii="Arial" w:hAnsi="Arial" w:cs="Arial"/>
          <w:sz w:val="22"/>
          <w:szCs w:val="22"/>
        </w:rPr>
      </w:pPr>
    </w:p>
    <w:p w14:paraId="51CDA274" w14:textId="77777777" w:rsidR="00F559D8" w:rsidRPr="00F559D8" w:rsidRDefault="00F559D8" w:rsidP="00F559D8">
      <w:pPr>
        <w:spacing w:line="360" w:lineRule="auto"/>
        <w:rPr>
          <w:rFonts w:ascii="Arial" w:hAnsi="Arial" w:cs="Arial"/>
          <w:sz w:val="22"/>
          <w:szCs w:val="22"/>
        </w:rPr>
      </w:pPr>
      <w:r w:rsidRPr="00F559D8">
        <w:rPr>
          <w:rFonts w:ascii="Arial" w:hAnsi="Arial" w:cs="Arial"/>
          <w:sz w:val="22"/>
          <w:szCs w:val="22"/>
        </w:rPr>
        <w:t>Name: ___________________________</w:t>
      </w:r>
      <w:r w:rsidRPr="00F559D8">
        <w:rPr>
          <w:rFonts w:ascii="Arial" w:hAnsi="Arial" w:cs="Arial"/>
          <w:sz w:val="22"/>
          <w:szCs w:val="22"/>
        </w:rPr>
        <w:br/>
        <w:t>Capacity: _________________________</w:t>
      </w:r>
      <w:r w:rsidRPr="00F559D8">
        <w:rPr>
          <w:rFonts w:ascii="Arial" w:hAnsi="Arial" w:cs="Arial"/>
          <w:sz w:val="22"/>
          <w:szCs w:val="22"/>
        </w:rPr>
        <w:br/>
        <w:t>Who warrants that he/she is duly authorised hereto.</w:t>
      </w:r>
    </w:p>
    <w:p w14:paraId="1C09C3A8" w14:textId="77777777" w:rsidR="00F559D8" w:rsidRPr="008F296B" w:rsidRDefault="00F559D8" w:rsidP="008B4279">
      <w:pPr>
        <w:spacing w:line="360" w:lineRule="auto"/>
        <w:rPr>
          <w:rFonts w:ascii="Arial" w:hAnsi="Arial" w:cs="Arial"/>
          <w:sz w:val="22"/>
          <w:szCs w:val="22"/>
        </w:rPr>
      </w:pPr>
    </w:p>
    <w:sectPr w:rsidR="00F559D8" w:rsidRPr="008F296B" w:rsidSect="003B48E7">
      <w:headerReference w:type="default" r:id="rId8"/>
      <w:pgSz w:w="11906" w:h="16838"/>
      <w:pgMar w:top="1440" w:right="1440" w:bottom="1134"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8F9E" w14:textId="77777777" w:rsidR="006E7DA7" w:rsidRDefault="006E7DA7" w:rsidP="00F559D8">
      <w:r>
        <w:separator/>
      </w:r>
    </w:p>
  </w:endnote>
  <w:endnote w:type="continuationSeparator" w:id="0">
    <w:p w14:paraId="27D5F2C5" w14:textId="77777777" w:rsidR="006E7DA7" w:rsidRDefault="006E7DA7" w:rsidP="00F55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542B" w14:textId="77777777" w:rsidR="006E7DA7" w:rsidRDefault="006E7DA7" w:rsidP="00F559D8">
      <w:r>
        <w:separator/>
      </w:r>
    </w:p>
  </w:footnote>
  <w:footnote w:type="continuationSeparator" w:id="0">
    <w:p w14:paraId="6A73A50D" w14:textId="77777777" w:rsidR="006E7DA7" w:rsidRDefault="006E7DA7" w:rsidP="00F55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157852"/>
      <w:docPartObj>
        <w:docPartGallery w:val="Page Numbers (Top of Page)"/>
        <w:docPartUnique/>
      </w:docPartObj>
    </w:sdtPr>
    <w:sdtContent>
      <w:p w14:paraId="38D302FF" w14:textId="2249FD5F" w:rsidR="00F559D8" w:rsidRDefault="00F559D8">
        <w:pPr>
          <w:pStyle w:val="Header"/>
          <w:jc w:val="center"/>
        </w:pPr>
        <w:r>
          <w:fldChar w:fldCharType="begin"/>
        </w:r>
        <w:r>
          <w:instrText>PAGE   \* MERGEFORMAT</w:instrText>
        </w:r>
        <w:r>
          <w:fldChar w:fldCharType="separate"/>
        </w:r>
        <w:r>
          <w:t>2</w:t>
        </w:r>
        <w:r>
          <w:fldChar w:fldCharType="end"/>
        </w:r>
      </w:p>
    </w:sdtContent>
  </w:sdt>
  <w:p w14:paraId="12C318FB" w14:textId="77777777" w:rsidR="00F559D8" w:rsidRDefault="00F55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79"/>
    <w:multiLevelType w:val="multilevel"/>
    <w:tmpl w:val="A6C4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4C76"/>
    <w:multiLevelType w:val="multilevel"/>
    <w:tmpl w:val="0F5CBB1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44375"/>
    <w:multiLevelType w:val="multilevel"/>
    <w:tmpl w:val="51C08D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8520B"/>
    <w:multiLevelType w:val="multilevel"/>
    <w:tmpl w:val="8D6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C5C32"/>
    <w:multiLevelType w:val="multilevel"/>
    <w:tmpl w:val="877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416AF"/>
    <w:multiLevelType w:val="multilevel"/>
    <w:tmpl w:val="B6545230"/>
    <w:lvl w:ilvl="0">
      <w:start w:val="18"/>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23647AFB"/>
    <w:multiLevelType w:val="hybridMultilevel"/>
    <w:tmpl w:val="AAEA3F1C"/>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B45AA5"/>
    <w:multiLevelType w:val="multilevel"/>
    <w:tmpl w:val="6F081466"/>
    <w:lvl w:ilvl="0">
      <w:start w:val="24"/>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283E7AC5"/>
    <w:multiLevelType w:val="multilevel"/>
    <w:tmpl w:val="4556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F7AB8"/>
    <w:multiLevelType w:val="multilevel"/>
    <w:tmpl w:val="642679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0707B"/>
    <w:multiLevelType w:val="multilevel"/>
    <w:tmpl w:val="47C2620C"/>
    <w:lvl w:ilvl="0">
      <w:start w:val="12"/>
      <w:numFmt w:val="decimal"/>
      <w:lvlText w:val="%1."/>
      <w:lvlJc w:val="left"/>
      <w:pPr>
        <w:ind w:left="720" w:hanging="360"/>
      </w:pPr>
      <w:rPr>
        <w:rFonts w:hint="default"/>
      </w:rPr>
    </w:lvl>
    <w:lvl w:ilvl="1">
      <w:start w:val="2"/>
      <w:numFmt w:val="decimal"/>
      <w:isLgl/>
      <w:lvlText w:val="%1.%2"/>
      <w:lvlJc w:val="left"/>
      <w:pPr>
        <w:ind w:left="1776" w:hanging="1416"/>
      </w:pPr>
      <w:rPr>
        <w:rFonts w:hint="default"/>
      </w:rPr>
    </w:lvl>
    <w:lvl w:ilvl="2">
      <w:start w:val="2"/>
      <w:numFmt w:val="decimal"/>
      <w:isLgl/>
      <w:lvlText w:val="%1.%2.%3"/>
      <w:lvlJc w:val="left"/>
      <w:pPr>
        <w:ind w:left="1776" w:hanging="1416"/>
      </w:pPr>
      <w:rPr>
        <w:rFonts w:hint="default"/>
      </w:rPr>
    </w:lvl>
    <w:lvl w:ilvl="3">
      <w:start w:val="1"/>
      <w:numFmt w:val="decimal"/>
      <w:isLgl/>
      <w:lvlText w:val="%1.%2.%3.%4"/>
      <w:lvlJc w:val="left"/>
      <w:pPr>
        <w:ind w:left="1776" w:hanging="1416"/>
      </w:pPr>
      <w:rPr>
        <w:rFonts w:hint="default"/>
      </w:rPr>
    </w:lvl>
    <w:lvl w:ilvl="4">
      <w:start w:val="1"/>
      <w:numFmt w:val="decimal"/>
      <w:isLgl/>
      <w:lvlText w:val="%1.%2.%3.%4.%5"/>
      <w:lvlJc w:val="left"/>
      <w:pPr>
        <w:ind w:left="1776" w:hanging="1416"/>
      </w:pPr>
      <w:rPr>
        <w:rFonts w:hint="default"/>
      </w:rPr>
    </w:lvl>
    <w:lvl w:ilvl="5">
      <w:start w:val="1"/>
      <w:numFmt w:val="decimal"/>
      <w:isLgl/>
      <w:lvlText w:val="%1.%2.%3.%4.%5.%6"/>
      <w:lvlJc w:val="left"/>
      <w:pPr>
        <w:ind w:left="1776" w:hanging="1416"/>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274613"/>
    <w:multiLevelType w:val="multilevel"/>
    <w:tmpl w:val="EFFAEF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F61AEB"/>
    <w:multiLevelType w:val="hybridMultilevel"/>
    <w:tmpl w:val="20F48346"/>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F54A83"/>
    <w:multiLevelType w:val="multilevel"/>
    <w:tmpl w:val="B2C0275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10FAC"/>
    <w:multiLevelType w:val="hybridMultilevel"/>
    <w:tmpl w:val="0888A1A4"/>
    <w:lvl w:ilvl="0" w:tplc="8298760C">
      <w:start w:val="1"/>
      <w:numFmt w:val="lowerLetter"/>
      <w:lvlText w:val="(%1)"/>
      <w:lvlJc w:val="left"/>
      <w:pPr>
        <w:ind w:left="1441" w:hanging="732"/>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54BF6B87"/>
    <w:multiLevelType w:val="multilevel"/>
    <w:tmpl w:val="D8C0ED9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F4BB3"/>
    <w:multiLevelType w:val="multilevel"/>
    <w:tmpl w:val="D32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0131B"/>
    <w:multiLevelType w:val="multilevel"/>
    <w:tmpl w:val="3B906D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D0EE3"/>
    <w:multiLevelType w:val="multilevel"/>
    <w:tmpl w:val="7E4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53D1A"/>
    <w:multiLevelType w:val="multilevel"/>
    <w:tmpl w:val="BC2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A00FC"/>
    <w:multiLevelType w:val="multilevel"/>
    <w:tmpl w:val="FBFEE140"/>
    <w:lvl w:ilvl="0">
      <w:start w:val="2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7003720F"/>
    <w:multiLevelType w:val="multilevel"/>
    <w:tmpl w:val="E244EC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BF6BEE"/>
    <w:multiLevelType w:val="multilevel"/>
    <w:tmpl w:val="BDFE43DC"/>
    <w:lvl w:ilvl="0">
      <w:start w:val="23"/>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num w:numId="1" w16cid:durableId="428279746">
    <w:abstractNumId w:val="16"/>
  </w:num>
  <w:num w:numId="2" w16cid:durableId="302126933">
    <w:abstractNumId w:val="19"/>
  </w:num>
  <w:num w:numId="3" w16cid:durableId="1925216285">
    <w:abstractNumId w:val="4"/>
  </w:num>
  <w:num w:numId="4" w16cid:durableId="1607468820">
    <w:abstractNumId w:val="14"/>
  </w:num>
  <w:num w:numId="5" w16cid:durableId="2037731849">
    <w:abstractNumId w:val="18"/>
  </w:num>
  <w:num w:numId="6" w16cid:durableId="1187253045">
    <w:abstractNumId w:val="0"/>
  </w:num>
  <w:num w:numId="7" w16cid:durableId="1666588564">
    <w:abstractNumId w:val="21"/>
  </w:num>
  <w:num w:numId="8" w16cid:durableId="1931545338">
    <w:abstractNumId w:val="6"/>
  </w:num>
  <w:num w:numId="9" w16cid:durableId="1310788309">
    <w:abstractNumId w:val="17"/>
  </w:num>
  <w:num w:numId="10" w16cid:durableId="1586527323">
    <w:abstractNumId w:val="11"/>
  </w:num>
  <w:num w:numId="11" w16cid:durableId="498933411">
    <w:abstractNumId w:val="13"/>
  </w:num>
  <w:num w:numId="12" w16cid:durableId="1190603228">
    <w:abstractNumId w:val="2"/>
  </w:num>
  <w:num w:numId="13" w16cid:durableId="1063717238">
    <w:abstractNumId w:val="5"/>
  </w:num>
  <w:num w:numId="14" w16cid:durableId="1678381520">
    <w:abstractNumId w:val="9"/>
  </w:num>
  <w:num w:numId="15" w16cid:durableId="1908102101">
    <w:abstractNumId w:val="1"/>
  </w:num>
  <w:num w:numId="16" w16cid:durableId="1265655296">
    <w:abstractNumId w:val="15"/>
  </w:num>
  <w:num w:numId="17" w16cid:durableId="1971863105">
    <w:abstractNumId w:val="20"/>
  </w:num>
  <w:num w:numId="18" w16cid:durableId="1508835328">
    <w:abstractNumId w:val="22"/>
  </w:num>
  <w:num w:numId="19" w16cid:durableId="1917395867">
    <w:abstractNumId w:val="7"/>
  </w:num>
  <w:num w:numId="20" w16cid:durableId="327755680">
    <w:abstractNumId w:val="8"/>
  </w:num>
  <w:num w:numId="21" w16cid:durableId="2108456021">
    <w:abstractNumId w:val="3"/>
  </w:num>
  <w:num w:numId="22" w16cid:durableId="1083911798">
    <w:abstractNumId w:val="12"/>
  </w:num>
  <w:num w:numId="23" w16cid:durableId="131564636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sabe Viljoen">
    <w15:presenceInfo w15:providerId="Windows Live" w15:userId="e4d5e6c803d8d58b"/>
  </w15:person>
  <w15:person w15:author="Louis Pretorius">
    <w15:presenceInfo w15:providerId="Windows Live" w15:userId="6d1fc40634ba83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5E"/>
    <w:rsid w:val="00032541"/>
    <w:rsid w:val="000373A5"/>
    <w:rsid w:val="000421BA"/>
    <w:rsid w:val="00046BF2"/>
    <w:rsid w:val="000A055E"/>
    <w:rsid w:val="000A6038"/>
    <w:rsid w:val="00124D76"/>
    <w:rsid w:val="00164C76"/>
    <w:rsid w:val="0017734E"/>
    <w:rsid w:val="0019104F"/>
    <w:rsid w:val="001C347D"/>
    <w:rsid w:val="001C3B4C"/>
    <w:rsid w:val="001E43EE"/>
    <w:rsid w:val="001F3529"/>
    <w:rsid w:val="0020654D"/>
    <w:rsid w:val="00214E2C"/>
    <w:rsid w:val="0022505D"/>
    <w:rsid w:val="0024221F"/>
    <w:rsid w:val="00263F7C"/>
    <w:rsid w:val="002A3073"/>
    <w:rsid w:val="002C78B8"/>
    <w:rsid w:val="002D1336"/>
    <w:rsid w:val="002E7A53"/>
    <w:rsid w:val="00333430"/>
    <w:rsid w:val="00345469"/>
    <w:rsid w:val="00352D75"/>
    <w:rsid w:val="003538E9"/>
    <w:rsid w:val="0036205F"/>
    <w:rsid w:val="003A73DA"/>
    <w:rsid w:val="003B3616"/>
    <w:rsid w:val="003B48E7"/>
    <w:rsid w:val="003D5458"/>
    <w:rsid w:val="00410885"/>
    <w:rsid w:val="00426B80"/>
    <w:rsid w:val="004302A6"/>
    <w:rsid w:val="004372B5"/>
    <w:rsid w:val="0044528B"/>
    <w:rsid w:val="00445C9F"/>
    <w:rsid w:val="004467FE"/>
    <w:rsid w:val="0047169F"/>
    <w:rsid w:val="00476480"/>
    <w:rsid w:val="00482EA2"/>
    <w:rsid w:val="004923E8"/>
    <w:rsid w:val="0052361A"/>
    <w:rsid w:val="005273E1"/>
    <w:rsid w:val="00547089"/>
    <w:rsid w:val="0056794B"/>
    <w:rsid w:val="00576ED6"/>
    <w:rsid w:val="005B1A98"/>
    <w:rsid w:val="005D39F1"/>
    <w:rsid w:val="00613E41"/>
    <w:rsid w:val="00615B73"/>
    <w:rsid w:val="0062210A"/>
    <w:rsid w:val="00647BBB"/>
    <w:rsid w:val="006521C1"/>
    <w:rsid w:val="006638B0"/>
    <w:rsid w:val="006728D7"/>
    <w:rsid w:val="006749F4"/>
    <w:rsid w:val="006A606A"/>
    <w:rsid w:val="006C2C11"/>
    <w:rsid w:val="006E7DA7"/>
    <w:rsid w:val="006F4EB7"/>
    <w:rsid w:val="0074145B"/>
    <w:rsid w:val="00771AF0"/>
    <w:rsid w:val="00772C02"/>
    <w:rsid w:val="007B6E1A"/>
    <w:rsid w:val="00801681"/>
    <w:rsid w:val="008176D3"/>
    <w:rsid w:val="008442E1"/>
    <w:rsid w:val="00846C2F"/>
    <w:rsid w:val="008812AF"/>
    <w:rsid w:val="008821FE"/>
    <w:rsid w:val="008B4279"/>
    <w:rsid w:val="008B631B"/>
    <w:rsid w:val="008D501E"/>
    <w:rsid w:val="008F296B"/>
    <w:rsid w:val="008F5E56"/>
    <w:rsid w:val="00911471"/>
    <w:rsid w:val="00967311"/>
    <w:rsid w:val="009677B9"/>
    <w:rsid w:val="00995EF9"/>
    <w:rsid w:val="009A7F8E"/>
    <w:rsid w:val="009E0F06"/>
    <w:rsid w:val="009F1DE1"/>
    <w:rsid w:val="00A03902"/>
    <w:rsid w:val="00A07E12"/>
    <w:rsid w:val="00A31B59"/>
    <w:rsid w:val="00A5044E"/>
    <w:rsid w:val="00A61F4F"/>
    <w:rsid w:val="00AB4CBB"/>
    <w:rsid w:val="00AD3763"/>
    <w:rsid w:val="00AE536C"/>
    <w:rsid w:val="00AF59C2"/>
    <w:rsid w:val="00B06388"/>
    <w:rsid w:val="00B11FFC"/>
    <w:rsid w:val="00B44BE2"/>
    <w:rsid w:val="00B510B9"/>
    <w:rsid w:val="00B5346C"/>
    <w:rsid w:val="00B65834"/>
    <w:rsid w:val="00BB5A7F"/>
    <w:rsid w:val="00BC77E5"/>
    <w:rsid w:val="00BD696C"/>
    <w:rsid w:val="00C10029"/>
    <w:rsid w:val="00C1504A"/>
    <w:rsid w:val="00C3106A"/>
    <w:rsid w:val="00C4208B"/>
    <w:rsid w:val="00C521CE"/>
    <w:rsid w:val="00C56115"/>
    <w:rsid w:val="00C8693B"/>
    <w:rsid w:val="00C91AFF"/>
    <w:rsid w:val="00CA4D3A"/>
    <w:rsid w:val="00CE7B12"/>
    <w:rsid w:val="00CF02F9"/>
    <w:rsid w:val="00CF4B2E"/>
    <w:rsid w:val="00D070CD"/>
    <w:rsid w:val="00D27780"/>
    <w:rsid w:val="00D8312A"/>
    <w:rsid w:val="00D92E79"/>
    <w:rsid w:val="00D94C27"/>
    <w:rsid w:val="00D978CC"/>
    <w:rsid w:val="00DE78EB"/>
    <w:rsid w:val="00E03360"/>
    <w:rsid w:val="00E34177"/>
    <w:rsid w:val="00E61795"/>
    <w:rsid w:val="00E65534"/>
    <w:rsid w:val="00E72A39"/>
    <w:rsid w:val="00F14095"/>
    <w:rsid w:val="00F23BBC"/>
    <w:rsid w:val="00F27471"/>
    <w:rsid w:val="00F559D8"/>
    <w:rsid w:val="00F56DBE"/>
    <w:rsid w:val="00F97F7B"/>
    <w:rsid w:val="00FC2BBE"/>
    <w:rsid w:val="00FF44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F347"/>
  <w15:chartTrackingRefBased/>
  <w15:docId w15:val="{ADB7EAB8-FC58-4562-B38E-31557B06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kern w:val="2"/>
        <w:sz w:val="22"/>
        <w:szCs w:val="22"/>
        <w:lang w:val="en-US" w:eastAsia="en-US" w:bidi="en-US"/>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DE1"/>
    <w:pPr>
      <w:spacing w:after="0" w:line="240" w:lineRule="auto"/>
    </w:pPr>
    <w:rPr>
      <w:sz w:val="24"/>
      <w:szCs w:val="24"/>
      <w:lang w:val="en-GB"/>
    </w:rPr>
  </w:style>
  <w:style w:type="paragraph" w:styleId="Heading1">
    <w:name w:val="heading 1"/>
    <w:basedOn w:val="Normal"/>
    <w:next w:val="Normal"/>
    <w:link w:val="Heading1Char"/>
    <w:uiPriority w:val="9"/>
    <w:qFormat/>
    <w:rsid w:val="009F1DE1"/>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9F1DE1"/>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9F1DE1"/>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9F1DE1"/>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9F1DE1"/>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9F1DE1"/>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9F1DE1"/>
    <w:pPr>
      <w:spacing w:before="240" w:after="60"/>
      <w:outlineLvl w:val="6"/>
    </w:pPr>
  </w:style>
  <w:style w:type="paragraph" w:styleId="Heading8">
    <w:name w:val="heading 8"/>
    <w:basedOn w:val="Normal"/>
    <w:next w:val="Normal"/>
    <w:link w:val="Heading8Char"/>
    <w:uiPriority w:val="9"/>
    <w:semiHidden/>
    <w:unhideWhenUsed/>
    <w:qFormat/>
    <w:rsid w:val="009F1DE1"/>
    <w:pPr>
      <w:spacing w:before="240" w:after="60"/>
      <w:outlineLvl w:val="7"/>
    </w:pPr>
    <w:rPr>
      <w:i/>
      <w:iCs/>
    </w:rPr>
  </w:style>
  <w:style w:type="paragraph" w:styleId="Heading9">
    <w:name w:val="heading 9"/>
    <w:basedOn w:val="Normal"/>
    <w:next w:val="Normal"/>
    <w:link w:val="Heading9Char"/>
    <w:uiPriority w:val="9"/>
    <w:semiHidden/>
    <w:unhideWhenUsed/>
    <w:qFormat/>
    <w:rsid w:val="009F1DE1"/>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E1"/>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9F1DE1"/>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9F1DE1"/>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9F1DE1"/>
    <w:rPr>
      <w:b/>
      <w:bCs/>
      <w:sz w:val="28"/>
      <w:szCs w:val="28"/>
    </w:rPr>
  </w:style>
  <w:style w:type="character" w:customStyle="1" w:styleId="Heading5Char">
    <w:name w:val="Heading 5 Char"/>
    <w:basedOn w:val="DefaultParagraphFont"/>
    <w:link w:val="Heading5"/>
    <w:uiPriority w:val="9"/>
    <w:semiHidden/>
    <w:rsid w:val="009F1DE1"/>
    <w:rPr>
      <w:b/>
      <w:bCs/>
      <w:i/>
      <w:iCs/>
      <w:sz w:val="26"/>
      <w:szCs w:val="26"/>
    </w:rPr>
  </w:style>
  <w:style w:type="character" w:customStyle="1" w:styleId="Heading6Char">
    <w:name w:val="Heading 6 Char"/>
    <w:basedOn w:val="DefaultParagraphFont"/>
    <w:link w:val="Heading6"/>
    <w:uiPriority w:val="9"/>
    <w:semiHidden/>
    <w:rsid w:val="009F1DE1"/>
    <w:rPr>
      <w:b/>
      <w:bCs/>
    </w:rPr>
  </w:style>
  <w:style w:type="character" w:customStyle="1" w:styleId="Heading7Char">
    <w:name w:val="Heading 7 Char"/>
    <w:basedOn w:val="DefaultParagraphFont"/>
    <w:link w:val="Heading7"/>
    <w:uiPriority w:val="9"/>
    <w:semiHidden/>
    <w:rsid w:val="009F1DE1"/>
    <w:rPr>
      <w:sz w:val="24"/>
      <w:szCs w:val="24"/>
    </w:rPr>
  </w:style>
  <w:style w:type="character" w:customStyle="1" w:styleId="Heading8Char">
    <w:name w:val="Heading 8 Char"/>
    <w:basedOn w:val="DefaultParagraphFont"/>
    <w:link w:val="Heading8"/>
    <w:uiPriority w:val="9"/>
    <w:semiHidden/>
    <w:rsid w:val="009F1DE1"/>
    <w:rPr>
      <w:i/>
      <w:iCs/>
      <w:sz w:val="24"/>
      <w:szCs w:val="24"/>
    </w:rPr>
  </w:style>
  <w:style w:type="character" w:customStyle="1" w:styleId="Heading9Char">
    <w:name w:val="Heading 9 Char"/>
    <w:basedOn w:val="DefaultParagraphFont"/>
    <w:link w:val="Heading9"/>
    <w:uiPriority w:val="9"/>
    <w:semiHidden/>
    <w:rsid w:val="009F1DE1"/>
    <w:rPr>
      <w:rFonts w:asciiTheme="majorHAnsi" w:eastAsiaTheme="majorEastAsia" w:hAnsiTheme="majorHAnsi"/>
    </w:rPr>
  </w:style>
  <w:style w:type="paragraph" w:styleId="Title">
    <w:name w:val="Title"/>
    <w:basedOn w:val="Normal"/>
    <w:next w:val="Normal"/>
    <w:link w:val="TitleChar"/>
    <w:uiPriority w:val="10"/>
    <w:qFormat/>
    <w:rsid w:val="009F1DE1"/>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9F1DE1"/>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9F1DE1"/>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9F1DE1"/>
    <w:rPr>
      <w:rFonts w:asciiTheme="majorHAnsi" w:eastAsiaTheme="majorEastAsia" w:hAnsiTheme="majorHAnsi"/>
      <w:sz w:val="24"/>
      <w:szCs w:val="24"/>
    </w:rPr>
  </w:style>
  <w:style w:type="character" w:styleId="Strong">
    <w:name w:val="Strong"/>
    <w:basedOn w:val="DefaultParagraphFont"/>
    <w:uiPriority w:val="22"/>
    <w:qFormat/>
    <w:rsid w:val="009F1DE1"/>
    <w:rPr>
      <w:b/>
      <w:bCs/>
    </w:rPr>
  </w:style>
  <w:style w:type="character" w:styleId="Emphasis">
    <w:name w:val="Emphasis"/>
    <w:basedOn w:val="DefaultParagraphFont"/>
    <w:uiPriority w:val="20"/>
    <w:qFormat/>
    <w:rsid w:val="009F1DE1"/>
    <w:rPr>
      <w:rFonts w:asciiTheme="minorHAnsi" w:hAnsiTheme="minorHAnsi"/>
      <w:b/>
      <w:i/>
      <w:iCs/>
    </w:rPr>
  </w:style>
  <w:style w:type="paragraph" w:styleId="NoSpacing">
    <w:name w:val="No Spacing"/>
    <w:basedOn w:val="Normal"/>
    <w:link w:val="NoSpacingChar"/>
    <w:uiPriority w:val="1"/>
    <w:qFormat/>
    <w:rsid w:val="009F1DE1"/>
    <w:rPr>
      <w:szCs w:val="32"/>
    </w:rPr>
  </w:style>
  <w:style w:type="paragraph" w:styleId="ListParagraph">
    <w:name w:val="List Paragraph"/>
    <w:basedOn w:val="Normal"/>
    <w:uiPriority w:val="34"/>
    <w:qFormat/>
    <w:rsid w:val="009F1DE1"/>
    <w:pPr>
      <w:ind w:left="720"/>
      <w:contextualSpacing/>
    </w:pPr>
  </w:style>
  <w:style w:type="paragraph" w:styleId="Quote">
    <w:name w:val="Quote"/>
    <w:basedOn w:val="Normal"/>
    <w:next w:val="Normal"/>
    <w:link w:val="QuoteChar"/>
    <w:uiPriority w:val="29"/>
    <w:qFormat/>
    <w:rsid w:val="009F1DE1"/>
    <w:rPr>
      <w:i/>
    </w:rPr>
  </w:style>
  <w:style w:type="character" w:customStyle="1" w:styleId="QuoteChar">
    <w:name w:val="Quote Char"/>
    <w:basedOn w:val="DefaultParagraphFont"/>
    <w:link w:val="Quote"/>
    <w:uiPriority w:val="29"/>
    <w:rsid w:val="009F1DE1"/>
    <w:rPr>
      <w:i/>
      <w:sz w:val="24"/>
      <w:szCs w:val="24"/>
    </w:rPr>
  </w:style>
  <w:style w:type="paragraph" w:styleId="IntenseQuote">
    <w:name w:val="Intense Quote"/>
    <w:basedOn w:val="Normal"/>
    <w:next w:val="Normal"/>
    <w:link w:val="IntenseQuoteChar"/>
    <w:uiPriority w:val="30"/>
    <w:qFormat/>
    <w:rsid w:val="009F1DE1"/>
    <w:pPr>
      <w:ind w:left="720" w:right="720"/>
    </w:pPr>
    <w:rPr>
      <w:b/>
      <w:i/>
      <w:szCs w:val="22"/>
    </w:rPr>
  </w:style>
  <w:style w:type="character" w:customStyle="1" w:styleId="IntenseQuoteChar">
    <w:name w:val="Intense Quote Char"/>
    <w:basedOn w:val="DefaultParagraphFont"/>
    <w:link w:val="IntenseQuote"/>
    <w:uiPriority w:val="30"/>
    <w:rsid w:val="009F1DE1"/>
    <w:rPr>
      <w:b/>
      <w:i/>
      <w:sz w:val="24"/>
    </w:rPr>
  </w:style>
  <w:style w:type="character" w:styleId="SubtleEmphasis">
    <w:name w:val="Subtle Emphasis"/>
    <w:uiPriority w:val="19"/>
    <w:qFormat/>
    <w:rsid w:val="009F1DE1"/>
    <w:rPr>
      <w:i/>
      <w:color w:val="5A5A5A" w:themeColor="text1" w:themeTint="A5"/>
    </w:rPr>
  </w:style>
  <w:style w:type="character" w:styleId="IntenseEmphasis">
    <w:name w:val="Intense Emphasis"/>
    <w:basedOn w:val="DefaultParagraphFont"/>
    <w:uiPriority w:val="21"/>
    <w:qFormat/>
    <w:rsid w:val="009F1DE1"/>
    <w:rPr>
      <w:b/>
      <w:i/>
      <w:sz w:val="24"/>
      <w:szCs w:val="24"/>
      <w:u w:val="single"/>
    </w:rPr>
  </w:style>
  <w:style w:type="character" w:styleId="SubtleReference">
    <w:name w:val="Subtle Reference"/>
    <w:basedOn w:val="DefaultParagraphFont"/>
    <w:uiPriority w:val="31"/>
    <w:qFormat/>
    <w:rsid w:val="009F1DE1"/>
    <w:rPr>
      <w:sz w:val="24"/>
      <w:szCs w:val="24"/>
      <w:u w:val="single"/>
    </w:rPr>
  </w:style>
  <w:style w:type="character" w:styleId="IntenseReference">
    <w:name w:val="Intense Reference"/>
    <w:basedOn w:val="DefaultParagraphFont"/>
    <w:uiPriority w:val="32"/>
    <w:qFormat/>
    <w:rsid w:val="009F1DE1"/>
    <w:rPr>
      <w:b/>
      <w:sz w:val="24"/>
      <w:u w:val="single"/>
    </w:rPr>
  </w:style>
  <w:style w:type="character" w:styleId="BookTitle">
    <w:name w:val="Book Title"/>
    <w:basedOn w:val="DefaultParagraphFont"/>
    <w:uiPriority w:val="33"/>
    <w:qFormat/>
    <w:rsid w:val="009F1DE1"/>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F1DE1"/>
    <w:pPr>
      <w:outlineLvl w:val="9"/>
    </w:pPr>
  </w:style>
  <w:style w:type="paragraph" w:styleId="Header">
    <w:name w:val="header"/>
    <w:basedOn w:val="Normal"/>
    <w:link w:val="HeaderChar"/>
    <w:uiPriority w:val="99"/>
    <w:unhideWhenUsed/>
    <w:rsid w:val="00F559D8"/>
    <w:pPr>
      <w:tabs>
        <w:tab w:val="center" w:pos="4513"/>
        <w:tab w:val="right" w:pos="9026"/>
      </w:tabs>
    </w:pPr>
  </w:style>
  <w:style w:type="character" w:customStyle="1" w:styleId="HeaderChar">
    <w:name w:val="Header Char"/>
    <w:basedOn w:val="DefaultParagraphFont"/>
    <w:link w:val="Header"/>
    <w:uiPriority w:val="99"/>
    <w:rsid w:val="00F559D8"/>
    <w:rPr>
      <w:sz w:val="24"/>
      <w:szCs w:val="24"/>
      <w:lang w:val="en-GB"/>
    </w:rPr>
  </w:style>
  <w:style w:type="paragraph" w:styleId="Footer">
    <w:name w:val="footer"/>
    <w:basedOn w:val="Normal"/>
    <w:link w:val="FooterChar"/>
    <w:uiPriority w:val="99"/>
    <w:unhideWhenUsed/>
    <w:rsid w:val="00F559D8"/>
    <w:pPr>
      <w:tabs>
        <w:tab w:val="center" w:pos="4513"/>
        <w:tab w:val="right" w:pos="9026"/>
      </w:tabs>
    </w:pPr>
  </w:style>
  <w:style w:type="character" w:customStyle="1" w:styleId="FooterChar">
    <w:name w:val="Footer Char"/>
    <w:basedOn w:val="DefaultParagraphFont"/>
    <w:link w:val="Footer"/>
    <w:uiPriority w:val="99"/>
    <w:rsid w:val="00F559D8"/>
    <w:rPr>
      <w:sz w:val="24"/>
      <w:szCs w:val="24"/>
      <w:lang w:val="en-GB"/>
    </w:rPr>
  </w:style>
  <w:style w:type="table" w:styleId="TableGrid">
    <w:name w:val="Table Grid"/>
    <w:basedOn w:val="TableNormal"/>
    <w:uiPriority w:val="59"/>
    <w:rsid w:val="008F2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8F296B"/>
    <w:rPr>
      <w:sz w:val="24"/>
      <w:szCs w:val="32"/>
      <w:lang w:val="en-GB"/>
    </w:rPr>
  </w:style>
  <w:style w:type="paragraph" w:styleId="NormalWeb">
    <w:name w:val="Normal (Web)"/>
    <w:basedOn w:val="Normal"/>
    <w:uiPriority w:val="99"/>
    <w:semiHidden/>
    <w:unhideWhenUsed/>
    <w:rsid w:val="00A31B59"/>
    <w:rPr>
      <w:rFonts w:ascii="Times New Roman" w:hAnsi="Times New Roman"/>
    </w:rPr>
  </w:style>
  <w:style w:type="paragraph" w:styleId="Revision">
    <w:name w:val="Revision"/>
    <w:hidden/>
    <w:uiPriority w:val="99"/>
    <w:semiHidden/>
    <w:rsid w:val="002E7A53"/>
    <w:pPr>
      <w:spacing w:after="0" w:line="240" w:lineRule="auto"/>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F4115-3E19-4124-BC69-E880A84D2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59</Pages>
  <Words>18646</Words>
  <Characters>106287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Elsabe Viljoen</dc:creator>
  <cp:keywords/>
  <dc:description/>
  <cp:lastModifiedBy>Elsabe Viljoen</cp:lastModifiedBy>
  <cp:revision>4</cp:revision>
  <cp:lastPrinted>2025-12-11T11:12:00Z</cp:lastPrinted>
  <dcterms:created xsi:type="dcterms:W3CDTF">2025-12-11T10:48:00Z</dcterms:created>
  <dcterms:modified xsi:type="dcterms:W3CDTF">2025-12-11T11:12:00Z</dcterms:modified>
</cp:coreProperties>
</file>